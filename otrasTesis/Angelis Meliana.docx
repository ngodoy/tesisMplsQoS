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Default Extension="sldx" ContentType="application/vnd.openxmlformats-officedocument.presentationml.slide"/>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A36" w:rsidRDefault="00060A36" w:rsidP="00E36515">
      <w:pPr>
        <w:jc w:val="center"/>
        <w:rPr>
          <w:rFonts w:ascii="Arial" w:hAnsi="Arial" w:cs="Arial"/>
          <w:i w:val="0"/>
          <w:color w:val="000000"/>
          <w:szCs w:val="24"/>
          <w:lang w:val="pt-BR"/>
        </w:rPr>
      </w:pPr>
    </w:p>
    <w:p w:rsidR="00F559DF" w:rsidRPr="00751A8E" w:rsidRDefault="008B0A7F" w:rsidP="00E36515">
      <w:pPr>
        <w:jc w:val="center"/>
        <w:rPr>
          <w:rFonts w:ascii="Arial" w:hAnsi="Arial" w:cs="Arial"/>
          <w:i w:val="0"/>
          <w:color w:val="000000"/>
          <w:szCs w:val="24"/>
          <w:lang w:val="pt-BR"/>
        </w:rPr>
      </w:pPr>
      <w:r w:rsidRPr="00751A8E">
        <w:rPr>
          <w:rFonts w:ascii="Arial" w:hAnsi="Arial" w:cs="Arial"/>
          <w:noProof/>
          <w:szCs w:val="24"/>
          <w:lang w:val="es-VE" w:eastAsia="es-VE"/>
        </w:rPr>
        <w:drawing>
          <wp:anchor distT="0" distB="0" distL="114935" distR="114935" simplePos="0" relativeHeight="251636224" behindDoc="0" locked="0" layoutInCell="1" allowOverlap="1">
            <wp:simplePos x="0" y="0"/>
            <wp:positionH relativeFrom="column">
              <wp:posOffset>-228600</wp:posOffset>
            </wp:positionH>
            <wp:positionV relativeFrom="paragraph">
              <wp:posOffset>-114300</wp:posOffset>
            </wp:positionV>
            <wp:extent cx="750570" cy="909955"/>
            <wp:effectExtent l="19050" t="0" r="0" b="0"/>
            <wp:wrapNone/>
            <wp:docPr id="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8"/>
                    <a:srcRect/>
                    <a:stretch>
                      <a:fillRect/>
                    </a:stretch>
                  </pic:blipFill>
                  <pic:spPr bwMode="auto">
                    <a:xfrm>
                      <a:off x="0" y="0"/>
                      <a:ext cx="750570" cy="909955"/>
                    </a:xfrm>
                    <a:prstGeom prst="rect">
                      <a:avLst/>
                    </a:prstGeom>
                    <a:solidFill>
                      <a:srgbClr val="FFFFFF"/>
                    </a:solidFill>
                  </pic:spPr>
                </pic:pic>
              </a:graphicData>
            </a:graphic>
          </wp:anchor>
        </w:drawing>
      </w:r>
      <w:r w:rsidR="00F559DF" w:rsidRPr="00751A8E">
        <w:rPr>
          <w:rFonts w:ascii="Arial" w:hAnsi="Arial" w:cs="Arial"/>
          <w:i w:val="0"/>
          <w:color w:val="000000"/>
          <w:szCs w:val="24"/>
          <w:lang w:val="pt-BR"/>
        </w:rPr>
        <w:t>REPÚBLICA BOLIVARIANA DE VENEZUELA</w:t>
      </w:r>
    </w:p>
    <w:p w:rsidR="00F559DF" w:rsidRPr="00751A8E" w:rsidRDefault="00F559DF" w:rsidP="00E36515">
      <w:pPr>
        <w:jc w:val="center"/>
        <w:rPr>
          <w:rFonts w:ascii="Arial" w:hAnsi="Arial" w:cs="Arial"/>
          <w:i w:val="0"/>
          <w:color w:val="000000"/>
          <w:szCs w:val="24"/>
        </w:rPr>
      </w:pPr>
      <w:r w:rsidRPr="00751A8E">
        <w:rPr>
          <w:rFonts w:ascii="Arial" w:hAnsi="Arial" w:cs="Arial"/>
          <w:i w:val="0"/>
          <w:color w:val="000000"/>
          <w:szCs w:val="24"/>
        </w:rPr>
        <w:t>UNIVERSIDAD DEL ZULIA</w:t>
      </w:r>
    </w:p>
    <w:p w:rsidR="00F559DF" w:rsidRPr="00751A8E" w:rsidRDefault="00F559DF" w:rsidP="00E36515">
      <w:pPr>
        <w:jc w:val="center"/>
        <w:rPr>
          <w:rFonts w:ascii="Arial" w:hAnsi="Arial" w:cs="Arial"/>
          <w:i w:val="0"/>
          <w:color w:val="000000"/>
          <w:szCs w:val="24"/>
        </w:rPr>
      </w:pPr>
      <w:r w:rsidRPr="00751A8E">
        <w:rPr>
          <w:rFonts w:ascii="Arial" w:hAnsi="Arial" w:cs="Arial"/>
          <w:i w:val="0"/>
          <w:color w:val="000000"/>
          <w:szCs w:val="24"/>
        </w:rPr>
        <w:t>FACULTAD EXPERIMENTAL DE CIENCIAS</w:t>
      </w:r>
    </w:p>
    <w:p w:rsidR="00F559DF" w:rsidRPr="00751A8E" w:rsidRDefault="00F559DF" w:rsidP="00E36515">
      <w:pPr>
        <w:jc w:val="center"/>
        <w:rPr>
          <w:rFonts w:ascii="Arial" w:hAnsi="Arial" w:cs="Arial"/>
          <w:i w:val="0"/>
          <w:color w:val="000000"/>
          <w:szCs w:val="24"/>
        </w:rPr>
      </w:pPr>
      <w:r w:rsidRPr="00751A8E">
        <w:rPr>
          <w:rFonts w:ascii="Arial" w:hAnsi="Arial" w:cs="Arial"/>
          <w:i w:val="0"/>
          <w:color w:val="000000"/>
          <w:szCs w:val="24"/>
        </w:rPr>
        <w:t>DIVISIÓN DE PROGRAMAS ESPECIALES</w:t>
      </w:r>
    </w:p>
    <w:p w:rsidR="00F559DF" w:rsidRPr="00751A8E" w:rsidRDefault="00F559DF" w:rsidP="00E36515">
      <w:pPr>
        <w:jc w:val="center"/>
        <w:rPr>
          <w:rFonts w:ascii="Arial" w:hAnsi="Arial" w:cs="Arial"/>
          <w:i w:val="0"/>
          <w:color w:val="000000"/>
          <w:szCs w:val="24"/>
        </w:rPr>
      </w:pPr>
      <w:r w:rsidRPr="00751A8E">
        <w:rPr>
          <w:rFonts w:ascii="Arial" w:hAnsi="Arial" w:cs="Arial"/>
          <w:i w:val="0"/>
          <w:color w:val="000000"/>
          <w:szCs w:val="24"/>
        </w:rPr>
        <w:t>LICENCIATURA EN COMPUTACIÓN</w:t>
      </w: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E36515">
      <w:pPr>
        <w:jc w:val="center"/>
        <w:rPr>
          <w:rFonts w:ascii="Arial" w:hAnsi="Arial" w:cs="Arial"/>
          <w:i w:val="0"/>
          <w:color w:val="000000"/>
          <w:szCs w:val="24"/>
        </w:rPr>
      </w:pPr>
      <w:r w:rsidRPr="00751A8E">
        <w:rPr>
          <w:rFonts w:ascii="Arial" w:eastAsia="Batang" w:hAnsi="Arial" w:cs="Arial"/>
          <w:b/>
          <w:bCs/>
          <w:i w:val="0"/>
          <w:iCs/>
          <w:color w:val="000000"/>
          <w:szCs w:val="24"/>
        </w:rPr>
        <w:t>Influencia del protocolo IPv6 en redes basadas en MPLS (</w:t>
      </w:r>
      <w:proofErr w:type="spellStart"/>
      <w:r w:rsidRPr="00751A8E">
        <w:rPr>
          <w:rFonts w:ascii="Arial" w:eastAsia="Batang" w:hAnsi="Arial" w:cs="Arial"/>
          <w:b/>
          <w:bCs/>
          <w:i w:val="0"/>
          <w:iCs/>
          <w:color w:val="000000"/>
          <w:szCs w:val="24"/>
        </w:rPr>
        <w:t>Multiprotocol</w:t>
      </w:r>
      <w:proofErr w:type="spellEnd"/>
      <w:r w:rsidRPr="00751A8E">
        <w:rPr>
          <w:rFonts w:ascii="Arial" w:eastAsia="Batang" w:hAnsi="Arial" w:cs="Arial"/>
          <w:b/>
          <w:bCs/>
          <w:i w:val="0"/>
          <w:iCs/>
          <w:color w:val="000000"/>
          <w:szCs w:val="24"/>
        </w:rPr>
        <w:t xml:space="preserve"> </w:t>
      </w:r>
      <w:proofErr w:type="spellStart"/>
      <w:r w:rsidRPr="00751A8E">
        <w:rPr>
          <w:rFonts w:ascii="Arial" w:eastAsia="Batang" w:hAnsi="Arial" w:cs="Arial"/>
          <w:b/>
          <w:bCs/>
          <w:i w:val="0"/>
          <w:iCs/>
          <w:color w:val="000000"/>
          <w:szCs w:val="24"/>
        </w:rPr>
        <w:t>Label</w:t>
      </w:r>
      <w:proofErr w:type="spellEnd"/>
      <w:r w:rsidRPr="00751A8E">
        <w:rPr>
          <w:rFonts w:ascii="Arial" w:eastAsia="Batang" w:hAnsi="Arial" w:cs="Arial"/>
          <w:b/>
          <w:bCs/>
          <w:i w:val="0"/>
          <w:iCs/>
          <w:color w:val="000000"/>
          <w:szCs w:val="24"/>
        </w:rPr>
        <w:t xml:space="preserve"> </w:t>
      </w:r>
      <w:proofErr w:type="spellStart"/>
      <w:r w:rsidRPr="00751A8E">
        <w:rPr>
          <w:rFonts w:ascii="Arial" w:eastAsia="Batang" w:hAnsi="Arial" w:cs="Arial"/>
          <w:b/>
          <w:bCs/>
          <w:i w:val="0"/>
          <w:iCs/>
          <w:color w:val="000000"/>
          <w:szCs w:val="24"/>
        </w:rPr>
        <w:t>Switching</w:t>
      </w:r>
      <w:proofErr w:type="spellEnd"/>
      <w:r w:rsidRPr="00751A8E">
        <w:rPr>
          <w:rFonts w:ascii="Arial" w:eastAsia="Batang" w:hAnsi="Arial" w:cs="Arial"/>
          <w:b/>
          <w:bCs/>
          <w:i w:val="0"/>
          <w:iCs/>
          <w:color w:val="000000"/>
          <w:szCs w:val="24"/>
        </w:rPr>
        <w:t xml:space="preserve">) </w:t>
      </w:r>
    </w:p>
    <w:p w:rsidR="00F559DF" w:rsidRPr="00751A8E" w:rsidRDefault="00F559DF" w:rsidP="00E36515">
      <w:pPr>
        <w:jc w:val="center"/>
        <w:rPr>
          <w:rFonts w:ascii="Arial" w:hAnsi="Arial" w:cs="Arial"/>
          <w:i w:val="0"/>
          <w:color w:val="000000"/>
          <w:szCs w:val="24"/>
        </w:rPr>
      </w:pPr>
    </w:p>
    <w:p w:rsidR="00F559DF" w:rsidRPr="00751A8E" w:rsidRDefault="00F559DF" w:rsidP="00E36515">
      <w:pPr>
        <w:jc w:val="center"/>
        <w:rPr>
          <w:rFonts w:ascii="Arial" w:hAnsi="Arial" w:cs="Arial"/>
          <w:i w:val="0"/>
          <w:color w:val="000000"/>
          <w:szCs w:val="24"/>
        </w:rPr>
      </w:pPr>
      <w:r w:rsidRPr="00751A8E">
        <w:rPr>
          <w:rFonts w:ascii="Arial" w:hAnsi="Arial" w:cs="Arial"/>
          <w:i w:val="0"/>
          <w:color w:val="000000"/>
          <w:szCs w:val="24"/>
        </w:rPr>
        <w:t xml:space="preserve">Proyecto de Trabajo Especial de Grado presentado como requisito para optar </w:t>
      </w:r>
      <w:r w:rsidRPr="00751A8E">
        <w:rPr>
          <w:rFonts w:ascii="Arial" w:hAnsi="Arial" w:cs="Arial"/>
          <w:i w:val="0"/>
          <w:color w:val="000000"/>
          <w:szCs w:val="24"/>
        </w:rPr>
        <w:br/>
        <w:t>al título de Licenciada en Computación</w:t>
      </w:r>
    </w:p>
    <w:p w:rsidR="00F559DF" w:rsidRPr="00751A8E" w:rsidRDefault="00F559DF" w:rsidP="00B679D4">
      <w:pPr>
        <w:rPr>
          <w:rFonts w:ascii="Arial" w:hAnsi="Arial" w:cs="Arial"/>
          <w:i w:val="0"/>
          <w:color w:val="000000"/>
          <w:szCs w:val="24"/>
          <w:lang w:val="es-VE"/>
        </w:rPr>
      </w:pPr>
    </w:p>
    <w:p w:rsidR="00F559DF" w:rsidRPr="00751A8E" w:rsidRDefault="00F559DF" w:rsidP="00B679D4">
      <w:pPr>
        <w:rPr>
          <w:rFonts w:ascii="Arial" w:hAnsi="Arial" w:cs="Arial"/>
          <w:i w:val="0"/>
          <w:color w:val="000000"/>
          <w:szCs w:val="24"/>
          <w:lang w:val="es-VE"/>
        </w:rPr>
      </w:pPr>
    </w:p>
    <w:p w:rsidR="00F559DF" w:rsidRPr="00751A8E" w:rsidRDefault="00F559DF" w:rsidP="00B679D4">
      <w:pPr>
        <w:pStyle w:val="Ttulo3"/>
        <w:numPr>
          <w:ilvl w:val="0"/>
          <w:numId w:val="0"/>
        </w:numPr>
        <w:jc w:val="right"/>
        <w:rPr>
          <w:rFonts w:ascii="Arial" w:hAnsi="Arial" w:cs="Arial"/>
          <w:b w:val="0"/>
          <w:color w:val="000000"/>
          <w:sz w:val="24"/>
          <w:szCs w:val="24"/>
        </w:rPr>
      </w:pPr>
      <w:r w:rsidRPr="00751A8E">
        <w:rPr>
          <w:rFonts w:ascii="Arial" w:hAnsi="Arial" w:cs="Arial"/>
          <w:b w:val="0"/>
          <w:color w:val="000000"/>
          <w:sz w:val="24"/>
          <w:szCs w:val="24"/>
        </w:rPr>
        <w:t>Autor:</w:t>
      </w:r>
      <w:r w:rsidRPr="00751A8E">
        <w:rPr>
          <w:rFonts w:ascii="Arial" w:hAnsi="Arial" w:cs="Arial"/>
          <w:color w:val="000000"/>
          <w:sz w:val="24"/>
          <w:szCs w:val="24"/>
        </w:rPr>
        <w:t xml:space="preserve"> </w:t>
      </w:r>
      <w:proofErr w:type="spellStart"/>
      <w:r w:rsidRPr="00751A8E">
        <w:rPr>
          <w:rFonts w:ascii="Arial" w:hAnsi="Arial" w:cs="Arial"/>
          <w:b w:val="0"/>
          <w:color w:val="000000"/>
          <w:sz w:val="24"/>
          <w:szCs w:val="24"/>
        </w:rPr>
        <w:t>Br.</w:t>
      </w:r>
      <w:proofErr w:type="spellEnd"/>
      <w:r w:rsidRPr="00751A8E">
        <w:rPr>
          <w:rFonts w:ascii="Arial" w:hAnsi="Arial" w:cs="Arial"/>
          <w:color w:val="000000"/>
          <w:sz w:val="24"/>
          <w:szCs w:val="24"/>
        </w:rPr>
        <w:t xml:space="preserve"> </w:t>
      </w:r>
      <w:proofErr w:type="spellStart"/>
      <w:r w:rsidRPr="00751A8E">
        <w:rPr>
          <w:rFonts w:ascii="Arial" w:hAnsi="Arial" w:cs="Arial"/>
          <w:b w:val="0"/>
          <w:color w:val="000000"/>
          <w:sz w:val="24"/>
          <w:szCs w:val="24"/>
        </w:rPr>
        <w:t>Angelis</w:t>
      </w:r>
      <w:proofErr w:type="spellEnd"/>
      <w:r w:rsidRPr="00751A8E">
        <w:rPr>
          <w:rFonts w:ascii="Arial" w:hAnsi="Arial" w:cs="Arial"/>
          <w:b w:val="0"/>
          <w:color w:val="000000"/>
          <w:sz w:val="24"/>
          <w:szCs w:val="24"/>
        </w:rPr>
        <w:t xml:space="preserve"> Meliana Carrasquero Urdaneta</w:t>
      </w:r>
    </w:p>
    <w:p w:rsidR="00F559DF" w:rsidRPr="00751A8E" w:rsidRDefault="00F559DF" w:rsidP="00B679D4">
      <w:pPr>
        <w:rPr>
          <w:rFonts w:ascii="Arial" w:hAnsi="Arial" w:cs="Arial"/>
          <w:i w:val="0"/>
          <w:color w:val="000000"/>
          <w:szCs w:val="24"/>
          <w:lang w:val="es-VE"/>
        </w:rPr>
      </w:pPr>
    </w:p>
    <w:p w:rsidR="00F559DF" w:rsidRPr="00751A8E" w:rsidRDefault="00F559DF" w:rsidP="00B679D4">
      <w:pPr>
        <w:rPr>
          <w:rFonts w:ascii="Arial" w:hAnsi="Arial" w:cs="Arial"/>
          <w:i w:val="0"/>
          <w:color w:val="000000"/>
          <w:szCs w:val="24"/>
          <w:lang w:val="es-VE"/>
        </w:rPr>
      </w:pPr>
    </w:p>
    <w:p w:rsidR="00F559DF" w:rsidRPr="00751A8E" w:rsidRDefault="00F559DF" w:rsidP="00B679D4">
      <w:pPr>
        <w:jc w:val="right"/>
        <w:rPr>
          <w:rFonts w:ascii="Arial" w:hAnsi="Arial" w:cs="Arial"/>
          <w:i w:val="0"/>
          <w:color w:val="000000"/>
          <w:szCs w:val="24"/>
        </w:rPr>
      </w:pPr>
      <w:r w:rsidRPr="00751A8E">
        <w:rPr>
          <w:rFonts w:ascii="Arial" w:hAnsi="Arial" w:cs="Arial"/>
          <w:bCs/>
          <w:i w:val="0"/>
          <w:color w:val="000000"/>
          <w:szCs w:val="24"/>
        </w:rPr>
        <w:t>Tutor</w:t>
      </w:r>
      <w:r w:rsidRPr="00751A8E">
        <w:rPr>
          <w:rFonts w:ascii="Arial" w:hAnsi="Arial" w:cs="Arial"/>
          <w:b/>
          <w:i w:val="0"/>
          <w:color w:val="000000"/>
          <w:szCs w:val="24"/>
        </w:rPr>
        <w:t xml:space="preserve">: </w:t>
      </w:r>
      <w:proofErr w:type="spellStart"/>
      <w:r w:rsidRPr="00751A8E">
        <w:rPr>
          <w:rFonts w:ascii="Arial" w:hAnsi="Arial" w:cs="Arial"/>
          <w:i w:val="0"/>
          <w:color w:val="000000"/>
          <w:szCs w:val="24"/>
        </w:rPr>
        <w:t>Msc.</w:t>
      </w:r>
      <w:proofErr w:type="spellEnd"/>
      <w:r w:rsidRPr="00751A8E">
        <w:rPr>
          <w:rFonts w:ascii="Arial" w:hAnsi="Arial" w:cs="Arial"/>
          <w:b/>
          <w:i w:val="0"/>
          <w:color w:val="000000"/>
          <w:szCs w:val="24"/>
        </w:rPr>
        <w:t xml:space="preserve"> </w:t>
      </w:r>
      <w:r w:rsidRPr="00751A8E">
        <w:rPr>
          <w:rFonts w:ascii="Arial" w:hAnsi="Arial" w:cs="Arial"/>
          <w:i w:val="0"/>
          <w:color w:val="000000"/>
          <w:szCs w:val="24"/>
        </w:rPr>
        <w:t>Alfredo Acurero</w:t>
      </w:r>
    </w:p>
    <w:p w:rsidR="00F559DF" w:rsidRPr="00751A8E" w:rsidRDefault="00F559DF" w:rsidP="00B679D4">
      <w:pPr>
        <w:jc w:val="right"/>
        <w:rPr>
          <w:rFonts w:ascii="Arial" w:hAnsi="Arial" w:cs="Arial"/>
          <w:i w:val="0"/>
          <w:color w:val="000000"/>
          <w:szCs w:val="24"/>
        </w:rPr>
      </w:pPr>
    </w:p>
    <w:p w:rsidR="00F559DF" w:rsidRPr="00751A8E" w:rsidRDefault="00F559DF" w:rsidP="00B679D4">
      <w:pPr>
        <w:jc w:val="right"/>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r w:rsidRPr="00751A8E">
        <w:rPr>
          <w:rFonts w:ascii="Arial" w:hAnsi="Arial" w:cs="Arial"/>
          <w:i w:val="0"/>
          <w:color w:val="000000"/>
          <w:szCs w:val="24"/>
        </w:rPr>
        <w:t xml:space="preserve">Maracaibo, </w:t>
      </w:r>
      <w:r w:rsidR="00FA345C">
        <w:rPr>
          <w:rFonts w:ascii="Arial" w:hAnsi="Arial" w:cs="Arial"/>
          <w:i w:val="0"/>
          <w:color w:val="000000"/>
          <w:szCs w:val="24"/>
        </w:rPr>
        <w:t>Marzo</w:t>
      </w:r>
      <w:r w:rsidR="00F647BB">
        <w:rPr>
          <w:rFonts w:ascii="Arial" w:hAnsi="Arial" w:cs="Arial"/>
          <w:i w:val="0"/>
          <w:color w:val="000000"/>
          <w:szCs w:val="24"/>
        </w:rPr>
        <w:t xml:space="preserve"> de 2012</w:t>
      </w: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hAnsi="Arial" w:cs="Arial"/>
          <w:b/>
          <w:i w:val="0"/>
          <w:color w:val="000000"/>
          <w:szCs w:val="24"/>
        </w:rPr>
      </w:pPr>
    </w:p>
    <w:p w:rsidR="00F559DF" w:rsidRPr="00751A8E" w:rsidRDefault="00F559DF" w:rsidP="00B679D4">
      <w:pPr>
        <w:jc w:val="center"/>
        <w:rPr>
          <w:rFonts w:ascii="Arial" w:eastAsia="Batang" w:hAnsi="Arial" w:cs="Arial"/>
          <w:b/>
          <w:bCs/>
          <w:i w:val="0"/>
          <w:iCs/>
          <w:color w:val="000000"/>
          <w:szCs w:val="24"/>
        </w:rPr>
      </w:pPr>
      <w:r w:rsidRPr="00751A8E">
        <w:rPr>
          <w:rFonts w:ascii="Arial" w:eastAsia="Batang" w:hAnsi="Arial" w:cs="Arial"/>
          <w:b/>
          <w:bCs/>
          <w:i w:val="0"/>
          <w:iCs/>
          <w:color w:val="000000"/>
          <w:szCs w:val="24"/>
        </w:rPr>
        <w:t>Influencia del protocolo IPv6 en redes basadas en MPLS (</w:t>
      </w:r>
      <w:proofErr w:type="spellStart"/>
      <w:r w:rsidRPr="00751A8E">
        <w:rPr>
          <w:rFonts w:ascii="Arial" w:eastAsia="Batang" w:hAnsi="Arial" w:cs="Arial"/>
          <w:b/>
          <w:bCs/>
          <w:i w:val="0"/>
          <w:iCs/>
          <w:color w:val="000000"/>
          <w:szCs w:val="24"/>
        </w:rPr>
        <w:t>Multiprotocol</w:t>
      </w:r>
      <w:proofErr w:type="spellEnd"/>
      <w:r w:rsidRPr="00751A8E">
        <w:rPr>
          <w:rFonts w:ascii="Arial" w:eastAsia="Batang" w:hAnsi="Arial" w:cs="Arial"/>
          <w:b/>
          <w:bCs/>
          <w:i w:val="0"/>
          <w:iCs/>
          <w:color w:val="000000"/>
          <w:szCs w:val="24"/>
        </w:rPr>
        <w:t xml:space="preserve"> </w:t>
      </w:r>
      <w:proofErr w:type="spellStart"/>
      <w:r w:rsidRPr="00751A8E">
        <w:rPr>
          <w:rFonts w:ascii="Arial" w:eastAsia="Batang" w:hAnsi="Arial" w:cs="Arial"/>
          <w:b/>
          <w:bCs/>
          <w:i w:val="0"/>
          <w:iCs/>
          <w:color w:val="000000"/>
          <w:szCs w:val="24"/>
        </w:rPr>
        <w:t>Label</w:t>
      </w:r>
      <w:proofErr w:type="spellEnd"/>
      <w:r w:rsidRPr="00751A8E">
        <w:rPr>
          <w:rFonts w:ascii="Arial" w:eastAsia="Batang" w:hAnsi="Arial" w:cs="Arial"/>
          <w:b/>
          <w:bCs/>
          <w:i w:val="0"/>
          <w:iCs/>
          <w:color w:val="000000"/>
          <w:szCs w:val="24"/>
        </w:rPr>
        <w:t xml:space="preserve"> </w:t>
      </w:r>
      <w:proofErr w:type="spellStart"/>
      <w:r w:rsidRPr="00751A8E">
        <w:rPr>
          <w:rFonts w:ascii="Arial" w:eastAsia="Batang" w:hAnsi="Arial" w:cs="Arial"/>
          <w:b/>
          <w:bCs/>
          <w:i w:val="0"/>
          <w:iCs/>
          <w:color w:val="000000"/>
          <w:szCs w:val="24"/>
        </w:rPr>
        <w:t>Switching</w:t>
      </w:r>
      <w:proofErr w:type="spellEnd"/>
      <w:r w:rsidRPr="00751A8E">
        <w:rPr>
          <w:rFonts w:ascii="Arial" w:eastAsia="Batang" w:hAnsi="Arial" w:cs="Arial"/>
          <w:b/>
          <w:bCs/>
          <w:i w:val="0"/>
          <w:iCs/>
          <w:color w:val="000000"/>
          <w:szCs w:val="24"/>
        </w:rPr>
        <w:t xml:space="preserve">) </w:t>
      </w:r>
    </w:p>
    <w:p w:rsidR="00F559DF" w:rsidRPr="00751A8E" w:rsidRDefault="00F559DF" w:rsidP="00B679D4">
      <w:pPr>
        <w:spacing w:line="360" w:lineRule="auto"/>
        <w:rPr>
          <w:rFonts w:ascii="Arial" w:hAnsi="Arial" w:cs="Arial"/>
          <w:i w:val="0"/>
          <w:color w:val="000000"/>
          <w:szCs w:val="24"/>
        </w:rPr>
      </w:pPr>
    </w:p>
    <w:p w:rsidR="00F559DF" w:rsidRPr="00751A8E" w:rsidRDefault="00F559DF" w:rsidP="00B679D4">
      <w:pPr>
        <w:spacing w:line="360" w:lineRule="auto"/>
        <w:rPr>
          <w:rFonts w:ascii="Arial" w:hAnsi="Arial" w:cs="Arial"/>
          <w:i w:val="0"/>
          <w:color w:val="000000"/>
          <w:szCs w:val="24"/>
        </w:rPr>
      </w:pPr>
    </w:p>
    <w:p w:rsidR="00F559DF" w:rsidRPr="00751A8E" w:rsidRDefault="00F559DF" w:rsidP="00B679D4">
      <w:pPr>
        <w:spacing w:line="360" w:lineRule="auto"/>
        <w:rPr>
          <w:rFonts w:ascii="Arial" w:hAnsi="Arial" w:cs="Arial"/>
          <w:i w:val="0"/>
          <w:color w:val="000000"/>
          <w:szCs w:val="24"/>
        </w:rPr>
      </w:pPr>
    </w:p>
    <w:p w:rsidR="00F559DF" w:rsidRPr="00751A8E" w:rsidRDefault="00F559DF" w:rsidP="00B679D4">
      <w:pPr>
        <w:spacing w:line="360" w:lineRule="auto"/>
        <w:rPr>
          <w:rFonts w:ascii="Arial" w:hAnsi="Arial" w:cs="Arial"/>
          <w:i w:val="0"/>
          <w:color w:val="000000"/>
          <w:szCs w:val="24"/>
        </w:rPr>
      </w:pPr>
    </w:p>
    <w:p w:rsidR="00F559DF" w:rsidRPr="00751A8E" w:rsidRDefault="00F559DF" w:rsidP="00B679D4">
      <w:pPr>
        <w:spacing w:line="360" w:lineRule="auto"/>
        <w:rPr>
          <w:rFonts w:ascii="Arial" w:hAnsi="Arial" w:cs="Arial"/>
          <w:i w:val="0"/>
          <w:color w:val="000000"/>
          <w:szCs w:val="24"/>
        </w:rPr>
      </w:pPr>
    </w:p>
    <w:p w:rsidR="00F559DF" w:rsidRPr="00751A8E" w:rsidRDefault="00F559DF" w:rsidP="00B679D4">
      <w:pPr>
        <w:spacing w:line="360" w:lineRule="auto"/>
        <w:rPr>
          <w:rFonts w:ascii="Arial" w:hAnsi="Arial" w:cs="Arial"/>
          <w:i w:val="0"/>
          <w:color w:val="000000"/>
          <w:szCs w:val="24"/>
        </w:rPr>
      </w:pPr>
    </w:p>
    <w:p w:rsidR="00F559DF" w:rsidRPr="00751A8E" w:rsidRDefault="005869BB" w:rsidP="00B679D4">
      <w:pPr>
        <w:spacing w:line="360" w:lineRule="auto"/>
        <w:jc w:val="center"/>
        <w:rPr>
          <w:rFonts w:ascii="Arial" w:hAnsi="Arial" w:cs="Arial"/>
          <w:i w:val="0"/>
          <w:color w:val="000000"/>
          <w:szCs w:val="24"/>
        </w:rPr>
      </w:pPr>
      <w:r w:rsidRPr="005869BB">
        <w:rPr>
          <w:rFonts w:ascii="Arial" w:hAnsi="Arial" w:cs="Arial"/>
          <w:noProof/>
          <w:szCs w:val="24"/>
          <w:lang w:val="es-VE" w:eastAsia="es-VE"/>
        </w:rPr>
        <w:pict>
          <v:line id="_x0000_s1027" style="position:absolute;left:0;text-align:left;z-index:251634176" from="99pt,10.55pt" to="378pt,10.55pt"/>
        </w:pict>
      </w:r>
    </w:p>
    <w:p w:rsidR="00F559DF" w:rsidRPr="00751A8E" w:rsidRDefault="00F559DF" w:rsidP="00B679D4">
      <w:pPr>
        <w:jc w:val="center"/>
        <w:rPr>
          <w:rFonts w:ascii="Arial" w:hAnsi="Arial" w:cs="Arial"/>
          <w:i w:val="0"/>
          <w:color w:val="000000"/>
          <w:szCs w:val="24"/>
        </w:rPr>
      </w:pPr>
      <w:r w:rsidRPr="00751A8E">
        <w:rPr>
          <w:rFonts w:ascii="Arial" w:hAnsi="Arial" w:cs="Arial"/>
          <w:i w:val="0"/>
          <w:color w:val="000000"/>
          <w:szCs w:val="24"/>
        </w:rPr>
        <w:t xml:space="preserve"> </w:t>
      </w:r>
      <w:proofErr w:type="spellStart"/>
      <w:r w:rsidRPr="00751A8E">
        <w:rPr>
          <w:rFonts w:ascii="Arial" w:hAnsi="Arial" w:cs="Arial"/>
          <w:i w:val="0"/>
          <w:color w:val="000000"/>
          <w:szCs w:val="24"/>
        </w:rPr>
        <w:t>Angelis</w:t>
      </w:r>
      <w:proofErr w:type="spellEnd"/>
      <w:r w:rsidRPr="00751A8E">
        <w:rPr>
          <w:rFonts w:ascii="Arial" w:hAnsi="Arial" w:cs="Arial"/>
          <w:i w:val="0"/>
          <w:color w:val="000000"/>
          <w:szCs w:val="24"/>
        </w:rPr>
        <w:t xml:space="preserve"> Carrasquero  </w:t>
      </w:r>
    </w:p>
    <w:p w:rsidR="00F559DF" w:rsidRPr="00751A8E" w:rsidRDefault="00F559DF" w:rsidP="00B679D4">
      <w:pPr>
        <w:jc w:val="center"/>
        <w:rPr>
          <w:rFonts w:ascii="Arial" w:hAnsi="Arial" w:cs="Arial"/>
          <w:i w:val="0"/>
          <w:color w:val="000000"/>
          <w:szCs w:val="24"/>
        </w:rPr>
      </w:pPr>
      <w:r w:rsidRPr="00751A8E">
        <w:rPr>
          <w:rFonts w:ascii="Arial" w:hAnsi="Arial" w:cs="Arial"/>
          <w:i w:val="0"/>
          <w:color w:val="000000"/>
          <w:szCs w:val="24"/>
        </w:rPr>
        <w:t>C.I. No.: 20.280.333</w:t>
      </w:r>
    </w:p>
    <w:p w:rsidR="00F559DF" w:rsidRPr="00751A8E" w:rsidRDefault="00A220AB" w:rsidP="00B679D4">
      <w:pPr>
        <w:jc w:val="center"/>
        <w:rPr>
          <w:rFonts w:ascii="Arial" w:hAnsi="Arial" w:cs="Arial"/>
          <w:i w:val="0"/>
          <w:color w:val="000000"/>
          <w:szCs w:val="24"/>
        </w:rPr>
      </w:pPr>
      <w:r>
        <w:rPr>
          <w:rFonts w:ascii="Arial" w:hAnsi="Arial" w:cs="Arial"/>
          <w:i w:val="0"/>
          <w:color w:val="000000"/>
          <w:szCs w:val="24"/>
        </w:rPr>
        <w:t>Teléfono: 58-424-6959334</w:t>
      </w:r>
    </w:p>
    <w:p w:rsidR="00F559DF" w:rsidRPr="00751A8E" w:rsidRDefault="00F559DF" w:rsidP="00B679D4">
      <w:pPr>
        <w:jc w:val="center"/>
        <w:rPr>
          <w:rFonts w:ascii="Arial" w:hAnsi="Arial" w:cs="Arial"/>
          <w:i w:val="0"/>
          <w:color w:val="000000"/>
          <w:szCs w:val="24"/>
        </w:rPr>
      </w:pPr>
      <w:r w:rsidRPr="00751A8E">
        <w:rPr>
          <w:rFonts w:ascii="Arial" w:hAnsi="Arial" w:cs="Arial"/>
          <w:i w:val="0"/>
          <w:color w:val="000000"/>
          <w:szCs w:val="24"/>
        </w:rPr>
        <w:t xml:space="preserve">Urb. Las </w:t>
      </w:r>
      <w:proofErr w:type="spellStart"/>
      <w:r w:rsidRPr="00751A8E">
        <w:rPr>
          <w:rFonts w:ascii="Arial" w:hAnsi="Arial" w:cs="Arial"/>
          <w:i w:val="0"/>
          <w:color w:val="000000"/>
          <w:szCs w:val="24"/>
        </w:rPr>
        <w:t>Amalias</w:t>
      </w:r>
      <w:proofErr w:type="spellEnd"/>
      <w:r w:rsidRPr="00751A8E">
        <w:rPr>
          <w:rFonts w:ascii="Arial" w:hAnsi="Arial" w:cs="Arial"/>
          <w:i w:val="0"/>
          <w:color w:val="000000"/>
          <w:szCs w:val="24"/>
        </w:rPr>
        <w:t xml:space="preserve"> Calle 59 </w:t>
      </w:r>
      <w:proofErr w:type="gramStart"/>
      <w:r w:rsidRPr="00751A8E">
        <w:rPr>
          <w:rFonts w:ascii="Arial" w:hAnsi="Arial" w:cs="Arial"/>
          <w:i w:val="0"/>
          <w:color w:val="000000"/>
          <w:szCs w:val="24"/>
        </w:rPr>
        <w:t>casa</w:t>
      </w:r>
      <w:proofErr w:type="gramEnd"/>
      <w:r w:rsidRPr="00751A8E">
        <w:rPr>
          <w:rFonts w:ascii="Arial" w:hAnsi="Arial" w:cs="Arial"/>
          <w:i w:val="0"/>
          <w:color w:val="000000"/>
          <w:szCs w:val="24"/>
        </w:rPr>
        <w:t xml:space="preserve"> 78ª-144</w:t>
      </w:r>
    </w:p>
    <w:p w:rsidR="00F559DF" w:rsidRPr="00751A8E" w:rsidRDefault="00F559DF" w:rsidP="00B679D4">
      <w:pPr>
        <w:jc w:val="center"/>
        <w:rPr>
          <w:rFonts w:ascii="Arial" w:hAnsi="Arial" w:cs="Arial"/>
          <w:i w:val="0"/>
          <w:color w:val="000000"/>
          <w:szCs w:val="24"/>
        </w:rPr>
      </w:pPr>
      <w:r w:rsidRPr="00751A8E">
        <w:rPr>
          <w:rFonts w:ascii="Arial" w:hAnsi="Arial" w:cs="Arial"/>
          <w:i w:val="0"/>
          <w:color w:val="000000"/>
          <w:szCs w:val="24"/>
        </w:rPr>
        <w:t>Correo electrónico: angie_88_9@hotmail.com</w:t>
      </w: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F559DF" w:rsidP="00B679D4">
      <w:pPr>
        <w:jc w:val="center"/>
        <w:rPr>
          <w:rFonts w:ascii="Arial" w:hAnsi="Arial" w:cs="Arial"/>
          <w:i w:val="0"/>
          <w:color w:val="000000"/>
          <w:szCs w:val="24"/>
        </w:rPr>
      </w:pPr>
    </w:p>
    <w:p w:rsidR="00F559DF" w:rsidRPr="00751A8E" w:rsidRDefault="005869BB" w:rsidP="00B679D4">
      <w:pPr>
        <w:jc w:val="center"/>
        <w:rPr>
          <w:rFonts w:ascii="Arial" w:hAnsi="Arial" w:cs="Arial"/>
          <w:i w:val="0"/>
          <w:color w:val="000000"/>
          <w:szCs w:val="24"/>
        </w:rPr>
      </w:pPr>
      <w:r w:rsidRPr="005869BB">
        <w:rPr>
          <w:rFonts w:ascii="Arial" w:hAnsi="Arial" w:cs="Arial"/>
          <w:noProof/>
          <w:szCs w:val="24"/>
          <w:lang w:val="es-VE" w:eastAsia="es-VE"/>
        </w:rPr>
        <w:pict>
          <v:line id="_x0000_s1028" style="position:absolute;left:0;text-align:left;z-index:251635200" from="-3pt,7.5pt" to="222pt,7.5pt"/>
        </w:pict>
      </w:r>
    </w:p>
    <w:p w:rsidR="00F559DF" w:rsidRPr="00751A8E" w:rsidRDefault="00F559DF" w:rsidP="00B679D4">
      <w:pPr>
        <w:rPr>
          <w:rFonts w:ascii="Arial" w:hAnsi="Arial" w:cs="Arial"/>
          <w:i w:val="0"/>
          <w:color w:val="000000"/>
          <w:szCs w:val="24"/>
        </w:rPr>
      </w:pPr>
      <w:proofErr w:type="spellStart"/>
      <w:r w:rsidRPr="00751A8E">
        <w:rPr>
          <w:rFonts w:ascii="Arial" w:hAnsi="Arial" w:cs="Arial"/>
          <w:i w:val="0"/>
          <w:color w:val="000000"/>
          <w:szCs w:val="24"/>
        </w:rPr>
        <w:t>Msc.</w:t>
      </w:r>
      <w:proofErr w:type="spellEnd"/>
      <w:r w:rsidRPr="00751A8E">
        <w:rPr>
          <w:rFonts w:ascii="Arial" w:hAnsi="Arial" w:cs="Arial"/>
          <w:i w:val="0"/>
          <w:color w:val="000000"/>
          <w:szCs w:val="24"/>
        </w:rPr>
        <w:t xml:space="preserve"> Alfredo Acurero</w:t>
      </w:r>
    </w:p>
    <w:p w:rsidR="00F559DF" w:rsidRPr="00751A8E" w:rsidRDefault="00F559DF" w:rsidP="00B679D4">
      <w:pPr>
        <w:rPr>
          <w:rFonts w:ascii="Arial" w:hAnsi="Arial" w:cs="Arial"/>
          <w:i w:val="0"/>
          <w:color w:val="000000"/>
          <w:szCs w:val="24"/>
        </w:rPr>
      </w:pPr>
      <w:r w:rsidRPr="00751A8E">
        <w:rPr>
          <w:rFonts w:ascii="Arial" w:hAnsi="Arial" w:cs="Arial"/>
          <w:i w:val="0"/>
          <w:color w:val="000000"/>
          <w:szCs w:val="24"/>
        </w:rPr>
        <w:t>C.I. No.: 9.783.996</w:t>
      </w:r>
    </w:p>
    <w:p w:rsidR="00F559DF" w:rsidRPr="00751A8E" w:rsidRDefault="00F559DF" w:rsidP="00B679D4">
      <w:pPr>
        <w:rPr>
          <w:rFonts w:ascii="Arial" w:hAnsi="Arial" w:cs="Arial"/>
          <w:i w:val="0"/>
          <w:color w:val="000000"/>
          <w:szCs w:val="24"/>
        </w:rPr>
      </w:pPr>
      <w:r w:rsidRPr="00751A8E">
        <w:rPr>
          <w:rFonts w:ascii="Arial" w:hAnsi="Arial" w:cs="Arial"/>
          <w:i w:val="0"/>
          <w:color w:val="000000"/>
          <w:szCs w:val="24"/>
        </w:rPr>
        <w:t xml:space="preserve">Correo electrónico: </w:t>
      </w:r>
      <w:hyperlink r:id="rId9" w:history="1">
        <w:r w:rsidRPr="00751A8E">
          <w:rPr>
            <w:rStyle w:val="Hipervnculo"/>
            <w:rFonts w:ascii="Arial" w:hAnsi="Arial" w:cs="Arial"/>
            <w:i w:val="0"/>
            <w:color w:val="000000"/>
            <w:szCs w:val="24"/>
          </w:rPr>
          <w:t>aacurero@gmail.com</w:t>
        </w:r>
      </w:hyperlink>
      <w:r w:rsidRPr="00751A8E">
        <w:rPr>
          <w:rFonts w:ascii="Arial" w:hAnsi="Arial" w:cs="Arial"/>
          <w:i w:val="0"/>
          <w:color w:val="000000"/>
          <w:szCs w:val="24"/>
        </w:rPr>
        <w:t xml:space="preserve"> </w:t>
      </w:r>
    </w:p>
    <w:p w:rsidR="006745B6" w:rsidRDefault="00F559DF" w:rsidP="00366EFD">
      <w:pPr>
        <w:spacing w:afterLines="200"/>
        <w:jc w:val="both"/>
        <w:rPr>
          <w:rFonts w:ascii="Arial" w:eastAsia="Batang" w:hAnsi="Arial" w:cs="Arial"/>
          <w:bCs/>
          <w:i w:val="0"/>
          <w:iCs/>
          <w:color w:val="000000"/>
          <w:szCs w:val="24"/>
        </w:rPr>
      </w:pPr>
      <w:r w:rsidRPr="00751A8E">
        <w:rPr>
          <w:rFonts w:ascii="Arial" w:hAnsi="Arial" w:cs="Arial"/>
          <w:i w:val="0"/>
          <w:color w:val="000000"/>
          <w:szCs w:val="24"/>
        </w:rPr>
        <w:lastRenderedPageBreak/>
        <w:t xml:space="preserve">Carrasquero Urdaneta, </w:t>
      </w:r>
      <w:proofErr w:type="spellStart"/>
      <w:r w:rsidRPr="00751A8E">
        <w:rPr>
          <w:rFonts w:ascii="Arial" w:hAnsi="Arial" w:cs="Arial"/>
          <w:i w:val="0"/>
          <w:color w:val="000000"/>
          <w:szCs w:val="24"/>
        </w:rPr>
        <w:t>Angelis</w:t>
      </w:r>
      <w:proofErr w:type="spellEnd"/>
      <w:r w:rsidRPr="00751A8E">
        <w:rPr>
          <w:rFonts w:ascii="Arial" w:hAnsi="Arial" w:cs="Arial"/>
          <w:i w:val="0"/>
          <w:color w:val="000000"/>
          <w:szCs w:val="24"/>
        </w:rPr>
        <w:t xml:space="preserve"> Meliana. “</w:t>
      </w:r>
      <w:r w:rsidRPr="00751A8E">
        <w:rPr>
          <w:rFonts w:ascii="Arial" w:eastAsia="Batang" w:hAnsi="Arial" w:cs="Arial"/>
          <w:b/>
          <w:bCs/>
          <w:i w:val="0"/>
          <w:iCs/>
          <w:color w:val="000000"/>
          <w:szCs w:val="24"/>
        </w:rPr>
        <w:t>Influencia del protocolo IPv6 en redes basadas en MPLS (</w:t>
      </w:r>
      <w:proofErr w:type="spellStart"/>
      <w:r w:rsidRPr="00751A8E">
        <w:rPr>
          <w:rFonts w:ascii="Arial" w:eastAsia="Batang" w:hAnsi="Arial" w:cs="Arial"/>
          <w:b/>
          <w:bCs/>
          <w:i w:val="0"/>
          <w:iCs/>
          <w:color w:val="000000"/>
          <w:szCs w:val="24"/>
        </w:rPr>
        <w:t>Multiprotocol</w:t>
      </w:r>
      <w:proofErr w:type="spellEnd"/>
      <w:r w:rsidRPr="00751A8E">
        <w:rPr>
          <w:rFonts w:ascii="Arial" w:eastAsia="Batang" w:hAnsi="Arial" w:cs="Arial"/>
          <w:b/>
          <w:bCs/>
          <w:i w:val="0"/>
          <w:iCs/>
          <w:color w:val="000000"/>
          <w:szCs w:val="24"/>
        </w:rPr>
        <w:t xml:space="preserve"> </w:t>
      </w:r>
      <w:proofErr w:type="spellStart"/>
      <w:r w:rsidRPr="00751A8E">
        <w:rPr>
          <w:rFonts w:ascii="Arial" w:eastAsia="Batang" w:hAnsi="Arial" w:cs="Arial"/>
          <w:b/>
          <w:bCs/>
          <w:i w:val="0"/>
          <w:iCs/>
          <w:color w:val="000000"/>
          <w:szCs w:val="24"/>
        </w:rPr>
        <w:t>Label</w:t>
      </w:r>
      <w:proofErr w:type="spellEnd"/>
      <w:r w:rsidRPr="00751A8E">
        <w:rPr>
          <w:rFonts w:ascii="Arial" w:eastAsia="Batang" w:hAnsi="Arial" w:cs="Arial"/>
          <w:b/>
          <w:bCs/>
          <w:i w:val="0"/>
          <w:iCs/>
          <w:color w:val="000000"/>
          <w:szCs w:val="24"/>
        </w:rPr>
        <w:t xml:space="preserve"> </w:t>
      </w:r>
      <w:proofErr w:type="spellStart"/>
      <w:r w:rsidRPr="00751A8E">
        <w:rPr>
          <w:rFonts w:ascii="Arial" w:eastAsia="Batang" w:hAnsi="Arial" w:cs="Arial"/>
          <w:b/>
          <w:bCs/>
          <w:i w:val="0"/>
          <w:iCs/>
          <w:color w:val="000000"/>
          <w:szCs w:val="24"/>
        </w:rPr>
        <w:t>Switching</w:t>
      </w:r>
      <w:proofErr w:type="spellEnd"/>
      <w:r w:rsidRPr="00751A8E">
        <w:rPr>
          <w:rFonts w:ascii="Arial" w:eastAsia="Batang" w:hAnsi="Arial" w:cs="Arial"/>
          <w:b/>
          <w:bCs/>
          <w:i w:val="0"/>
          <w:iCs/>
          <w:color w:val="000000"/>
          <w:szCs w:val="24"/>
        </w:rPr>
        <w:t xml:space="preserve">). </w:t>
      </w:r>
      <w:r w:rsidRPr="00751A8E">
        <w:rPr>
          <w:rFonts w:ascii="Arial" w:hAnsi="Arial" w:cs="Arial"/>
          <w:i w:val="0"/>
          <w:color w:val="000000"/>
          <w:szCs w:val="24"/>
        </w:rPr>
        <w:t xml:space="preserve">Proyecto de Trabajo Especial de Grado. Universidad del Zulia. Facultad Experimental de Ciencias. División de </w:t>
      </w:r>
      <w:r w:rsidRPr="00D84B16">
        <w:rPr>
          <w:rFonts w:ascii="Arial" w:hAnsi="Arial" w:cs="Arial"/>
          <w:i w:val="0"/>
          <w:color w:val="000000"/>
          <w:szCs w:val="24"/>
        </w:rPr>
        <w:t>Programas Especiales. Licenciatura en Computa</w:t>
      </w:r>
      <w:r w:rsidR="00D84B16" w:rsidRPr="00D84B16">
        <w:rPr>
          <w:rFonts w:ascii="Arial" w:hAnsi="Arial" w:cs="Arial"/>
          <w:i w:val="0"/>
          <w:color w:val="000000"/>
          <w:szCs w:val="24"/>
        </w:rPr>
        <w:t xml:space="preserve">ción. Maracaibo. Venezuela. 2012. </w:t>
      </w:r>
      <w:r w:rsidR="00D84B16">
        <w:rPr>
          <w:rFonts w:ascii="Arial" w:hAnsi="Arial" w:cs="Arial"/>
          <w:i w:val="0"/>
          <w:color w:val="000000"/>
          <w:szCs w:val="24"/>
        </w:rPr>
        <w:t xml:space="preserve">89 </w:t>
      </w:r>
      <w:r w:rsidR="00D84B16" w:rsidRPr="00D84B16">
        <w:rPr>
          <w:rFonts w:ascii="Arial" w:hAnsi="Arial" w:cs="Arial"/>
          <w:bCs/>
          <w:i w:val="0"/>
        </w:rPr>
        <w:t>pág.</w:t>
      </w:r>
    </w:p>
    <w:p w:rsidR="006745B6" w:rsidRDefault="00F559DF" w:rsidP="00366EFD">
      <w:pPr>
        <w:spacing w:afterLines="200"/>
        <w:jc w:val="center"/>
        <w:rPr>
          <w:rFonts w:ascii="Arial" w:eastAsia="Batang" w:hAnsi="Arial" w:cs="Arial"/>
          <w:bCs/>
          <w:i w:val="0"/>
          <w:iCs/>
          <w:color w:val="000000"/>
          <w:szCs w:val="24"/>
        </w:rPr>
      </w:pPr>
      <w:r w:rsidRPr="00751A8E">
        <w:rPr>
          <w:rFonts w:ascii="Arial" w:hAnsi="Arial" w:cs="Arial"/>
          <w:b/>
          <w:i w:val="0"/>
          <w:color w:val="000000"/>
          <w:szCs w:val="24"/>
        </w:rPr>
        <w:t>RESUMEN</w:t>
      </w:r>
    </w:p>
    <w:p w:rsidR="00782E5F" w:rsidRPr="008840AF" w:rsidRDefault="008840AF" w:rsidP="00366EFD">
      <w:pPr>
        <w:spacing w:afterLines="200"/>
        <w:jc w:val="both"/>
        <w:rPr>
          <w:rFonts w:ascii="Arial" w:eastAsia="Batang" w:hAnsi="Arial" w:cs="Arial"/>
          <w:bCs/>
          <w:i w:val="0"/>
          <w:iCs/>
          <w:color w:val="000000"/>
          <w:szCs w:val="24"/>
        </w:rPr>
      </w:pPr>
      <w:r w:rsidRPr="00751A8E">
        <w:rPr>
          <w:rFonts w:ascii="Arial" w:hAnsi="Arial" w:cs="Arial"/>
          <w:i w:val="0"/>
          <w:color w:val="000000"/>
          <w:szCs w:val="24"/>
        </w:rPr>
        <w:t xml:space="preserve">La </w:t>
      </w:r>
      <w:r>
        <w:rPr>
          <w:rFonts w:ascii="Arial" w:hAnsi="Arial" w:cs="Arial"/>
          <w:i w:val="0"/>
          <w:color w:val="000000"/>
          <w:szCs w:val="24"/>
        </w:rPr>
        <w:t>presente investigación se enfocó</w:t>
      </w:r>
      <w:r w:rsidRPr="00751A8E">
        <w:rPr>
          <w:rFonts w:ascii="Arial" w:hAnsi="Arial" w:cs="Arial"/>
          <w:i w:val="0"/>
          <w:color w:val="000000"/>
          <w:szCs w:val="24"/>
        </w:rPr>
        <w:t xml:space="preserve"> en la evaluación de redes basadas en MPLS regida por el uso del protocolo IPv6, empleando como dise</w:t>
      </w:r>
      <w:r>
        <w:rPr>
          <w:rFonts w:ascii="Arial" w:hAnsi="Arial" w:cs="Arial"/>
          <w:i w:val="0"/>
          <w:color w:val="000000"/>
          <w:szCs w:val="24"/>
        </w:rPr>
        <w:t>ño experimental pruebas de envío</w:t>
      </w:r>
      <w:r w:rsidRPr="00751A8E">
        <w:rPr>
          <w:rFonts w:ascii="Arial" w:hAnsi="Arial" w:cs="Arial"/>
          <w:i w:val="0"/>
          <w:color w:val="000000"/>
          <w:szCs w:val="24"/>
        </w:rPr>
        <w:t xml:space="preserve"> de datos y video sometidas a diversos tipos de trá</w:t>
      </w:r>
      <w:r>
        <w:rPr>
          <w:rFonts w:ascii="Arial" w:hAnsi="Arial" w:cs="Arial"/>
          <w:i w:val="0"/>
          <w:color w:val="000000"/>
          <w:szCs w:val="24"/>
        </w:rPr>
        <w:t>fico (0%, 50% y 100%) en una topología totalmente cableada para obtener los parámetros de optimización de esta</w:t>
      </w:r>
      <w:r w:rsidR="00BC673A">
        <w:rPr>
          <w:rFonts w:ascii="Arial" w:hAnsi="Arial" w:cs="Arial"/>
          <w:i w:val="0"/>
          <w:color w:val="000000"/>
          <w:szCs w:val="24"/>
        </w:rPr>
        <w:t>. Se utilizó</w:t>
      </w:r>
      <w:r w:rsidR="00F559DF" w:rsidRPr="00751A8E">
        <w:rPr>
          <w:rFonts w:ascii="Arial" w:hAnsi="Arial" w:cs="Arial"/>
          <w:i w:val="0"/>
          <w:color w:val="000000"/>
          <w:szCs w:val="24"/>
        </w:rPr>
        <w:t xml:space="preserve"> una variación de la metodología planteada por </w:t>
      </w:r>
      <w:proofErr w:type="spellStart"/>
      <w:r w:rsidR="00F559DF" w:rsidRPr="00751A8E">
        <w:rPr>
          <w:rFonts w:ascii="Arial" w:hAnsi="Arial" w:cs="Arial"/>
          <w:i w:val="0"/>
          <w:color w:val="000000"/>
          <w:szCs w:val="24"/>
        </w:rPr>
        <w:t>Bisquerra</w:t>
      </w:r>
      <w:proofErr w:type="spellEnd"/>
      <w:r w:rsidR="00F559DF" w:rsidRPr="00751A8E">
        <w:rPr>
          <w:rFonts w:ascii="Arial" w:hAnsi="Arial" w:cs="Arial"/>
          <w:i w:val="0"/>
          <w:color w:val="000000"/>
          <w:szCs w:val="24"/>
        </w:rPr>
        <w:t xml:space="preserve"> (2000) efectuada en cuatro fases</w:t>
      </w:r>
      <w:r w:rsidR="00BC673A">
        <w:rPr>
          <w:rFonts w:ascii="Arial" w:hAnsi="Arial" w:cs="Arial"/>
          <w:i w:val="0"/>
          <w:color w:val="000000"/>
          <w:szCs w:val="24"/>
        </w:rPr>
        <w:t>, en la primera fase se recopiló</w:t>
      </w:r>
      <w:r w:rsidR="00F559DF" w:rsidRPr="00751A8E">
        <w:rPr>
          <w:rFonts w:ascii="Arial" w:hAnsi="Arial" w:cs="Arial"/>
          <w:i w:val="0"/>
          <w:color w:val="000000"/>
          <w:szCs w:val="24"/>
        </w:rPr>
        <w:t xml:space="preserve"> información </w:t>
      </w:r>
      <w:r w:rsidR="00BC673A">
        <w:rPr>
          <w:rFonts w:ascii="Arial" w:hAnsi="Arial" w:cs="Arial"/>
          <w:i w:val="0"/>
          <w:color w:val="000000"/>
          <w:szCs w:val="24"/>
        </w:rPr>
        <w:t>teórica, la segunda fase se basó</w:t>
      </w:r>
      <w:r w:rsidR="00F559DF" w:rsidRPr="00751A8E">
        <w:rPr>
          <w:rFonts w:ascii="Arial" w:hAnsi="Arial" w:cs="Arial"/>
          <w:i w:val="0"/>
          <w:color w:val="000000"/>
          <w:szCs w:val="24"/>
        </w:rPr>
        <w:t xml:space="preserve"> en la definición de pruebas e implementación de la topología, en la tercera fase se realizaron la pruebas definidas en la fase anterior, </w:t>
      </w:r>
      <w:r w:rsidR="003324DA">
        <w:rPr>
          <w:rFonts w:ascii="Arial" w:hAnsi="Arial" w:cs="Arial"/>
          <w:i w:val="0"/>
          <w:color w:val="000000"/>
          <w:szCs w:val="24"/>
        </w:rPr>
        <w:t xml:space="preserve">y </w:t>
      </w:r>
      <w:r w:rsidR="00F559DF" w:rsidRPr="00751A8E">
        <w:rPr>
          <w:rFonts w:ascii="Arial" w:hAnsi="Arial" w:cs="Arial"/>
          <w:i w:val="0"/>
          <w:color w:val="000000"/>
          <w:szCs w:val="24"/>
        </w:rPr>
        <w:t>por último se llev</w:t>
      </w:r>
      <w:r w:rsidR="003324DA">
        <w:rPr>
          <w:rFonts w:ascii="Arial" w:hAnsi="Arial" w:cs="Arial"/>
          <w:i w:val="0"/>
          <w:color w:val="000000"/>
          <w:szCs w:val="24"/>
        </w:rPr>
        <w:t>ó</w:t>
      </w:r>
      <w:r w:rsidR="00F559DF" w:rsidRPr="00751A8E">
        <w:rPr>
          <w:rFonts w:ascii="Arial" w:hAnsi="Arial" w:cs="Arial"/>
          <w:i w:val="0"/>
          <w:color w:val="000000"/>
          <w:szCs w:val="24"/>
        </w:rPr>
        <w:t xml:space="preserve"> a cabo la</w:t>
      </w:r>
      <w:r w:rsidR="00BC673A">
        <w:rPr>
          <w:rFonts w:ascii="Arial" w:hAnsi="Arial" w:cs="Arial"/>
          <w:i w:val="0"/>
          <w:color w:val="000000"/>
          <w:szCs w:val="24"/>
        </w:rPr>
        <w:t xml:space="preserve"> cuarta fase en donde se ejecutó</w:t>
      </w:r>
      <w:r w:rsidR="00F559DF" w:rsidRPr="00751A8E">
        <w:rPr>
          <w:rFonts w:ascii="Arial" w:hAnsi="Arial" w:cs="Arial"/>
          <w:i w:val="0"/>
          <w:color w:val="000000"/>
          <w:szCs w:val="24"/>
        </w:rPr>
        <w:t xml:space="preserve"> las pruebas de medición mediante el uso del método estadístico </w:t>
      </w:r>
      <w:proofErr w:type="spellStart"/>
      <w:r w:rsidR="00F559DF" w:rsidRPr="00751A8E">
        <w:rPr>
          <w:rFonts w:ascii="Arial" w:hAnsi="Arial" w:cs="Arial"/>
          <w:i w:val="0"/>
          <w:color w:val="000000"/>
          <w:szCs w:val="24"/>
        </w:rPr>
        <w:t>ANOVA</w:t>
      </w:r>
      <w:proofErr w:type="spellEnd"/>
      <w:r w:rsidR="00F559DF" w:rsidRPr="00751A8E">
        <w:rPr>
          <w:rFonts w:ascii="Arial" w:hAnsi="Arial" w:cs="Arial"/>
          <w:i w:val="0"/>
          <w:color w:val="000000"/>
          <w:szCs w:val="24"/>
        </w:rPr>
        <w:t xml:space="preserve">  finalizando con el análisis comparativo-estadístico.</w:t>
      </w:r>
      <w:r w:rsidR="003324DA">
        <w:rPr>
          <w:rFonts w:ascii="Arial" w:hAnsi="Arial" w:cs="Arial"/>
          <w:i w:val="0"/>
          <w:color w:val="000000"/>
          <w:szCs w:val="24"/>
        </w:rPr>
        <w:t xml:space="preserve"> Entre las conclusiones más relevantes, se tiene que el comportamiento de IPv6 en el rendimiento de redes MPLS con las condiciones estudiadas, no tiene diferencias significativas con respecto a </w:t>
      </w:r>
      <w:r w:rsidR="003324DA" w:rsidRPr="008840AF">
        <w:rPr>
          <w:rFonts w:ascii="Arial" w:hAnsi="Arial" w:cs="Arial"/>
          <w:i w:val="0"/>
          <w:color w:val="000000"/>
          <w:szCs w:val="24"/>
        </w:rPr>
        <w:t>IPv4</w:t>
      </w:r>
      <w:r w:rsidRPr="008840AF">
        <w:rPr>
          <w:rFonts w:ascii="Arial" w:hAnsi="Arial" w:cs="Arial"/>
          <w:i w:val="0"/>
          <w:color w:val="000000"/>
          <w:szCs w:val="24"/>
        </w:rPr>
        <w:t xml:space="preserve"> </w:t>
      </w:r>
      <w:r w:rsidRPr="008840AF">
        <w:rPr>
          <w:rFonts w:ascii="Arial" w:hAnsi="Arial"/>
          <w:i w:val="0"/>
        </w:rPr>
        <w:t>y que la saturación de tráfico no influyó negativamente en su desempeño</w:t>
      </w:r>
      <w:r w:rsidR="003324DA" w:rsidRPr="008840AF">
        <w:rPr>
          <w:rFonts w:ascii="Arial" w:hAnsi="Arial" w:cs="Arial"/>
          <w:i w:val="0"/>
          <w:color w:val="000000"/>
          <w:szCs w:val="24"/>
        </w:rPr>
        <w:t>.</w:t>
      </w:r>
    </w:p>
    <w:p w:rsidR="006745B6" w:rsidRDefault="00F559DF" w:rsidP="00366EFD">
      <w:pPr>
        <w:tabs>
          <w:tab w:val="left" w:pos="2595"/>
        </w:tabs>
        <w:spacing w:afterLines="200"/>
        <w:rPr>
          <w:rFonts w:ascii="Arial" w:hAnsi="Arial" w:cs="Arial"/>
          <w:i w:val="0"/>
          <w:color w:val="000000"/>
          <w:szCs w:val="24"/>
        </w:rPr>
      </w:pPr>
      <w:r w:rsidRPr="00751A8E">
        <w:rPr>
          <w:rFonts w:ascii="Arial" w:hAnsi="Arial" w:cs="Arial"/>
          <w:b/>
          <w:i w:val="0"/>
          <w:color w:val="000000"/>
          <w:szCs w:val="24"/>
        </w:rPr>
        <w:t>Palabras Clave:</w:t>
      </w:r>
      <w:r w:rsidRPr="00751A8E">
        <w:rPr>
          <w:rFonts w:ascii="Arial" w:hAnsi="Arial" w:cs="Arial"/>
          <w:i w:val="0"/>
          <w:color w:val="000000"/>
          <w:szCs w:val="24"/>
        </w:rPr>
        <w:t xml:space="preserve"> IPv6, MPLS, Enrutamiento</w:t>
      </w:r>
    </w:p>
    <w:p w:rsidR="00F559DF" w:rsidRDefault="00F559DF" w:rsidP="00366EFD">
      <w:pPr>
        <w:tabs>
          <w:tab w:val="left" w:pos="2595"/>
        </w:tabs>
        <w:spacing w:afterLines="200"/>
        <w:rPr>
          <w:rFonts w:ascii="Arial" w:hAnsi="Arial" w:cs="Arial"/>
          <w:i w:val="0"/>
          <w:color w:val="000000"/>
          <w:szCs w:val="24"/>
        </w:rPr>
      </w:pPr>
      <w:r w:rsidRPr="00751A8E">
        <w:rPr>
          <w:rFonts w:ascii="Arial" w:hAnsi="Arial" w:cs="Arial"/>
          <w:b/>
          <w:i w:val="0"/>
          <w:color w:val="000000"/>
          <w:szCs w:val="24"/>
        </w:rPr>
        <w:t>Dirección electrónica:</w:t>
      </w:r>
      <w:r w:rsidRPr="00751A8E">
        <w:rPr>
          <w:rFonts w:ascii="Arial" w:hAnsi="Arial" w:cs="Arial"/>
          <w:i w:val="0"/>
          <w:color w:val="000000"/>
          <w:szCs w:val="24"/>
        </w:rPr>
        <w:t xml:space="preserve"> </w:t>
      </w:r>
      <w:r w:rsidR="006745B6" w:rsidRPr="006745B6">
        <w:rPr>
          <w:rFonts w:ascii="Arial" w:hAnsi="Arial" w:cs="Arial"/>
          <w:i w:val="0"/>
          <w:color w:val="000000"/>
          <w:szCs w:val="24"/>
        </w:rPr>
        <w:t>angie_88_9@hotmail.com</w:t>
      </w:r>
    </w:p>
    <w:p w:rsidR="006745B6" w:rsidRDefault="006745B6" w:rsidP="00366EFD">
      <w:pPr>
        <w:tabs>
          <w:tab w:val="left" w:pos="2595"/>
        </w:tabs>
        <w:spacing w:afterLines="200" w:line="480" w:lineRule="auto"/>
        <w:rPr>
          <w:rFonts w:ascii="Arial" w:hAnsi="Arial" w:cs="Arial"/>
          <w:i w:val="0"/>
          <w:color w:val="000000"/>
          <w:szCs w:val="24"/>
        </w:rPr>
      </w:pPr>
    </w:p>
    <w:p w:rsidR="00D1473C" w:rsidRDefault="00D1473C" w:rsidP="00366EFD">
      <w:pPr>
        <w:tabs>
          <w:tab w:val="left" w:pos="2595"/>
        </w:tabs>
        <w:spacing w:afterLines="200" w:line="480" w:lineRule="auto"/>
        <w:rPr>
          <w:rFonts w:ascii="Arial" w:hAnsi="Arial" w:cs="Arial"/>
          <w:i w:val="0"/>
          <w:color w:val="000000"/>
          <w:szCs w:val="24"/>
        </w:rPr>
      </w:pPr>
    </w:p>
    <w:p w:rsidR="00D1473C" w:rsidRDefault="00D1473C" w:rsidP="00366EFD">
      <w:pPr>
        <w:tabs>
          <w:tab w:val="left" w:pos="2595"/>
        </w:tabs>
        <w:spacing w:afterLines="200" w:line="480" w:lineRule="auto"/>
        <w:rPr>
          <w:rFonts w:ascii="Arial" w:hAnsi="Arial" w:cs="Arial"/>
          <w:i w:val="0"/>
          <w:color w:val="000000"/>
          <w:szCs w:val="24"/>
        </w:rPr>
      </w:pPr>
    </w:p>
    <w:p w:rsidR="00D1473C" w:rsidRDefault="00D1473C" w:rsidP="00366EFD">
      <w:pPr>
        <w:tabs>
          <w:tab w:val="left" w:pos="2595"/>
        </w:tabs>
        <w:spacing w:afterLines="200" w:line="480" w:lineRule="auto"/>
        <w:rPr>
          <w:rFonts w:ascii="Arial" w:hAnsi="Arial" w:cs="Arial"/>
          <w:i w:val="0"/>
          <w:color w:val="000000"/>
          <w:szCs w:val="24"/>
        </w:rPr>
      </w:pPr>
    </w:p>
    <w:p w:rsidR="00D1473C" w:rsidRPr="00751A8E" w:rsidRDefault="00D1473C" w:rsidP="00366EFD">
      <w:pPr>
        <w:tabs>
          <w:tab w:val="left" w:pos="2595"/>
        </w:tabs>
        <w:spacing w:afterLines="200" w:line="480" w:lineRule="auto"/>
        <w:rPr>
          <w:rFonts w:ascii="Arial" w:hAnsi="Arial" w:cs="Arial"/>
          <w:i w:val="0"/>
          <w:color w:val="000000"/>
          <w:szCs w:val="24"/>
        </w:rPr>
      </w:pPr>
    </w:p>
    <w:p w:rsidR="00F559DF" w:rsidRPr="00751A8E" w:rsidRDefault="00F559DF" w:rsidP="00B679D4">
      <w:pPr>
        <w:jc w:val="both"/>
        <w:rPr>
          <w:rFonts w:ascii="Arial" w:hAnsi="Arial" w:cs="Arial"/>
          <w:i w:val="0"/>
          <w:color w:val="000000"/>
          <w:szCs w:val="24"/>
        </w:rPr>
      </w:pPr>
    </w:p>
    <w:p w:rsidR="006745B6" w:rsidRDefault="00F559DF" w:rsidP="00366EFD">
      <w:pPr>
        <w:spacing w:afterLines="200"/>
        <w:jc w:val="both"/>
        <w:rPr>
          <w:rFonts w:ascii="Arial" w:hAnsi="Arial" w:cs="Arial"/>
          <w:i w:val="0"/>
          <w:color w:val="000000"/>
          <w:szCs w:val="24"/>
          <w:lang w:val="en-US"/>
        </w:rPr>
      </w:pPr>
      <w:r w:rsidRPr="00751A8E">
        <w:rPr>
          <w:rFonts w:ascii="Arial" w:hAnsi="Arial" w:cs="Arial"/>
          <w:i w:val="0"/>
          <w:color w:val="000000"/>
          <w:szCs w:val="24"/>
        </w:rPr>
        <w:t xml:space="preserve">Carrasquero Urdaneta, </w:t>
      </w:r>
      <w:proofErr w:type="spellStart"/>
      <w:r w:rsidRPr="00751A8E">
        <w:rPr>
          <w:rFonts w:ascii="Arial" w:hAnsi="Arial" w:cs="Arial"/>
          <w:i w:val="0"/>
          <w:color w:val="000000"/>
          <w:szCs w:val="24"/>
        </w:rPr>
        <w:t>Angelis</w:t>
      </w:r>
      <w:proofErr w:type="spellEnd"/>
      <w:r w:rsidRPr="00751A8E">
        <w:rPr>
          <w:rFonts w:ascii="Arial" w:hAnsi="Arial" w:cs="Arial"/>
          <w:i w:val="0"/>
          <w:color w:val="000000"/>
          <w:szCs w:val="24"/>
        </w:rPr>
        <w:t xml:space="preserve"> Meliana. </w:t>
      </w:r>
      <w:r w:rsidRPr="00751A8E">
        <w:rPr>
          <w:rFonts w:ascii="Arial" w:hAnsi="Arial" w:cs="Arial"/>
          <w:i w:val="0"/>
          <w:color w:val="000000"/>
          <w:szCs w:val="24"/>
          <w:lang w:val="es-VE"/>
        </w:rPr>
        <w:t>“</w:t>
      </w:r>
      <w:r w:rsidRPr="00751A8E">
        <w:rPr>
          <w:rStyle w:val="apple-style-span"/>
          <w:rFonts w:ascii="Arial" w:hAnsi="Arial" w:cs="Arial"/>
          <w:b/>
          <w:i w:val="0"/>
          <w:color w:val="000000"/>
          <w:szCs w:val="24"/>
          <w:shd w:val="clear" w:color="auto" w:fill="FFFFFF"/>
          <w:lang w:val="es-VE"/>
        </w:rPr>
        <w:t xml:space="preserve">IPv6 </w:t>
      </w:r>
      <w:proofErr w:type="spellStart"/>
      <w:r w:rsidRPr="00751A8E">
        <w:rPr>
          <w:rStyle w:val="apple-style-span"/>
          <w:rFonts w:ascii="Arial" w:hAnsi="Arial" w:cs="Arial"/>
          <w:b/>
          <w:i w:val="0"/>
          <w:color w:val="000000"/>
          <w:szCs w:val="24"/>
          <w:shd w:val="clear" w:color="auto" w:fill="FFFFFF"/>
          <w:lang w:val="es-VE"/>
        </w:rPr>
        <w:t>protocol</w:t>
      </w:r>
      <w:proofErr w:type="spellEnd"/>
      <w:r w:rsidRPr="00751A8E">
        <w:rPr>
          <w:rStyle w:val="apple-style-span"/>
          <w:rFonts w:ascii="Arial" w:hAnsi="Arial" w:cs="Arial"/>
          <w:b/>
          <w:i w:val="0"/>
          <w:color w:val="000000"/>
          <w:szCs w:val="24"/>
          <w:shd w:val="clear" w:color="auto" w:fill="FFFFFF"/>
          <w:lang w:val="es-VE"/>
        </w:rPr>
        <w:t xml:space="preserve"> </w:t>
      </w:r>
      <w:proofErr w:type="spellStart"/>
      <w:r w:rsidRPr="00751A8E">
        <w:rPr>
          <w:rStyle w:val="apple-style-span"/>
          <w:rFonts w:ascii="Arial" w:hAnsi="Arial" w:cs="Arial"/>
          <w:b/>
          <w:i w:val="0"/>
          <w:color w:val="000000"/>
          <w:szCs w:val="24"/>
          <w:shd w:val="clear" w:color="auto" w:fill="FFFFFF"/>
          <w:lang w:val="es-VE"/>
        </w:rPr>
        <w:t>influence</w:t>
      </w:r>
      <w:proofErr w:type="spellEnd"/>
      <w:r w:rsidRPr="00751A8E">
        <w:rPr>
          <w:rStyle w:val="apple-style-span"/>
          <w:rFonts w:ascii="Arial" w:hAnsi="Arial" w:cs="Arial"/>
          <w:b/>
          <w:i w:val="0"/>
          <w:color w:val="000000"/>
          <w:szCs w:val="24"/>
          <w:shd w:val="clear" w:color="auto" w:fill="FFFFFF"/>
          <w:lang w:val="es-VE"/>
        </w:rPr>
        <w:t xml:space="preserve"> </w:t>
      </w:r>
      <w:proofErr w:type="spellStart"/>
      <w:r w:rsidRPr="00751A8E">
        <w:rPr>
          <w:rStyle w:val="apple-converted-space"/>
          <w:rFonts w:ascii="Arial" w:hAnsi="Arial" w:cs="Arial"/>
          <w:b/>
          <w:i w:val="0"/>
          <w:color w:val="000000"/>
          <w:szCs w:val="24"/>
          <w:shd w:val="clear" w:color="auto" w:fill="FFFFFF"/>
          <w:lang w:val="es-VE"/>
        </w:rPr>
        <w:t>over</w:t>
      </w:r>
      <w:proofErr w:type="spellEnd"/>
      <w:r w:rsidRPr="00751A8E">
        <w:rPr>
          <w:rStyle w:val="apple-converted-space"/>
          <w:rFonts w:ascii="Arial" w:hAnsi="Arial" w:cs="Arial"/>
          <w:b/>
          <w:i w:val="0"/>
          <w:color w:val="000000"/>
          <w:szCs w:val="24"/>
          <w:shd w:val="clear" w:color="auto" w:fill="FFFFFF"/>
          <w:lang w:val="es-VE"/>
        </w:rPr>
        <w:t xml:space="preserve"> </w:t>
      </w:r>
      <w:r w:rsidRPr="00751A8E">
        <w:rPr>
          <w:rStyle w:val="apple-style-span"/>
          <w:rFonts w:ascii="Arial" w:hAnsi="Arial" w:cs="Arial"/>
          <w:b/>
          <w:i w:val="0"/>
          <w:color w:val="000000"/>
          <w:szCs w:val="24"/>
          <w:shd w:val="clear" w:color="auto" w:fill="FFFFFF"/>
          <w:lang w:val="es-VE"/>
        </w:rPr>
        <w:t xml:space="preserve">MPLS </w:t>
      </w:r>
      <w:r w:rsidRPr="00751A8E">
        <w:rPr>
          <w:rFonts w:ascii="Arial" w:eastAsia="Batang" w:hAnsi="Arial" w:cs="Arial"/>
          <w:b/>
          <w:bCs/>
          <w:i w:val="0"/>
          <w:iCs/>
          <w:color w:val="000000"/>
          <w:szCs w:val="24"/>
          <w:lang w:val="es-VE"/>
        </w:rPr>
        <w:t>(</w:t>
      </w:r>
      <w:proofErr w:type="spellStart"/>
      <w:r w:rsidRPr="00751A8E">
        <w:rPr>
          <w:rFonts w:ascii="Arial" w:eastAsia="Batang" w:hAnsi="Arial" w:cs="Arial"/>
          <w:b/>
          <w:bCs/>
          <w:i w:val="0"/>
          <w:iCs/>
          <w:color w:val="000000"/>
          <w:szCs w:val="24"/>
          <w:lang w:val="es-VE"/>
        </w:rPr>
        <w:t>Multiprotocol</w:t>
      </w:r>
      <w:proofErr w:type="spellEnd"/>
      <w:r w:rsidRPr="00751A8E">
        <w:rPr>
          <w:rFonts w:ascii="Arial" w:eastAsia="Batang" w:hAnsi="Arial" w:cs="Arial"/>
          <w:b/>
          <w:bCs/>
          <w:i w:val="0"/>
          <w:iCs/>
          <w:color w:val="000000"/>
          <w:szCs w:val="24"/>
          <w:lang w:val="es-VE"/>
        </w:rPr>
        <w:t xml:space="preserve"> </w:t>
      </w:r>
      <w:proofErr w:type="spellStart"/>
      <w:r w:rsidRPr="00751A8E">
        <w:rPr>
          <w:rFonts w:ascii="Arial" w:eastAsia="Batang" w:hAnsi="Arial" w:cs="Arial"/>
          <w:b/>
          <w:bCs/>
          <w:i w:val="0"/>
          <w:iCs/>
          <w:color w:val="000000"/>
          <w:szCs w:val="24"/>
          <w:lang w:val="es-VE"/>
        </w:rPr>
        <w:t>Label</w:t>
      </w:r>
      <w:proofErr w:type="spellEnd"/>
      <w:r w:rsidRPr="00751A8E">
        <w:rPr>
          <w:rFonts w:ascii="Arial" w:eastAsia="Batang" w:hAnsi="Arial" w:cs="Arial"/>
          <w:b/>
          <w:bCs/>
          <w:i w:val="0"/>
          <w:iCs/>
          <w:color w:val="000000"/>
          <w:szCs w:val="24"/>
          <w:lang w:val="es-VE"/>
        </w:rPr>
        <w:t xml:space="preserve"> </w:t>
      </w:r>
      <w:proofErr w:type="spellStart"/>
      <w:r w:rsidRPr="00751A8E">
        <w:rPr>
          <w:rFonts w:ascii="Arial" w:eastAsia="Batang" w:hAnsi="Arial" w:cs="Arial"/>
          <w:b/>
          <w:bCs/>
          <w:i w:val="0"/>
          <w:iCs/>
          <w:color w:val="000000"/>
          <w:szCs w:val="24"/>
          <w:lang w:val="es-VE"/>
        </w:rPr>
        <w:t>Switching</w:t>
      </w:r>
      <w:proofErr w:type="spellEnd"/>
      <w:r w:rsidRPr="00751A8E">
        <w:rPr>
          <w:rFonts w:ascii="Arial" w:eastAsia="Batang" w:hAnsi="Arial" w:cs="Arial"/>
          <w:b/>
          <w:bCs/>
          <w:i w:val="0"/>
          <w:iCs/>
          <w:color w:val="000000"/>
          <w:szCs w:val="24"/>
          <w:lang w:val="es-VE"/>
        </w:rPr>
        <w:t>)</w:t>
      </w:r>
      <w:r w:rsidRPr="00751A8E">
        <w:rPr>
          <w:rFonts w:ascii="Arial" w:hAnsi="Arial" w:cs="Arial"/>
          <w:i w:val="0"/>
          <w:color w:val="000000"/>
          <w:szCs w:val="24"/>
          <w:lang w:val="es-VE"/>
        </w:rPr>
        <w:t xml:space="preserve"> Proyecto de Trabajo Especial de Grado. </w:t>
      </w:r>
      <w:r w:rsidRPr="00751A8E">
        <w:rPr>
          <w:rFonts w:ascii="Arial" w:hAnsi="Arial" w:cs="Arial"/>
          <w:i w:val="0"/>
          <w:color w:val="000000"/>
          <w:szCs w:val="24"/>
        </w:rPr>
        <w:t xml:space="preserve">Universidad del Zulia. Facultad Experimental de Ciencias. División de Programas Especiales. </w:t>
      </w:r>
      <w:proofErr w:type="spellStart"/>
      <w:proofErr w:type="gramStart"/>
      <w:r w:rsidRPr="00751A8E">
        <w:rPr>
          <w:rFonts w:ascii="Arial" w:hAnsi="Arial" w:cs="Arial"/>
          <w:i w:val="0"/>
          <w:color w:val="000000"/>
          <w:szCs w:val="24"/>
          <w:lang w:val="en-US"/>
        </w:rPr>
        <w:t>Licenciatura</w:t>
      </w:r>
      <w:proofErr w:type="spellEnd"/>
      <w:r w:rsidRPr="00751A8E">
        <w:rPr>
          <w:rFonts w:ascii="Arial" w:hAnsi="Arial" w:cs="Arial"/>
          <w:i w:val="0"/>
          <w:color w:val="000000"/>
          <w:szCs w:val="24"/>
          <w:lang w:val="en-US"/>
        </w:rPr>
        <w:t xml:space="preserve"> en </w:t>
      </w:r>
      <w:proofErr w:type="spellStart"/>
      <w:r w:rsidR="00146ED6">
        <w:rPr>
          <w:rFonts w:ascii="Arial" w:hAnsi="Arial" w:cs="Arial"/>
          <w:i w:val="0"/>
          <w:color w:val="000000"/>
          <w:szCs w:val="24"/>
          <w:lang w:val="en-US"/>
        </w:rPr>
        <w:t>Computación</w:t>
      </w:r>
      <w:proofErr w:type="spellEnd"/>
      <w:r w:rsidRPr="00751A8E">
        <w:rPr>
          <w:rFonts w:ascii="Arial" w:hAnsi="Arial" w:cs="Arial"/>
          <w:i w:val="0"/>
          <w:color w:val="000000"/>
          <w:szCs w:val="24"/>
          <w:lang w:val="en-US"/>
        </w:rPr>
        <w:t>.</w:t>
      </w:r>
      <w:proofErr w:type="gramEnd"/>
      <w:r w:rsidRPr="00751A8E">
        <w:rPr>
          <w:rFonts w:ascii="Arial" w:hAnsi="Arial" w:cs="Arial"/>
          <w:i w:val="0"/>
          <w:color w:val="000000"/>
          <w:szCs w:val="24"/>
          <w:lang w:val="en-US"/>
        </w:rPr>
        <w:t xml:space="preserve"> Maracaibo. Venezuela. </w:t>
      </w:r>
      <w:r w:rsidR="00D84B16">
        <w:rPr>
          <w:rFonts w:ascii="Arial" w:hAnsi="Arial" w:cs="Arial"/>
          <w:i w:val="0"/>
          <w:color w:val="000000"/>
          <w:szCs w:val="24"/>
          <w:lang w:val="en-US"/>
        </w:rPr>
        <w:t>2012</w:t>
      </w:r>
      <w:r w:rsidRPr="00D84B16">
        <w:rPr>
          <w:rFonts w:ascii="Arial" w:hAnsi="Arial" w:cs="Arial"/>
          <w:i w:val="0"/>
          <w:color w:val="000000"/>
          <w:szCs w:val="24"/>
          <w:lang w:val="en-US"/>
        </w:rPr>
        <w:t xml:space="preserve">. </w:t>
      </w:r>
      <w:r w:rsidR="00D84B16" w:rsidRPr="00D84B16">
        <w:rPr>
          <w:rFonts w:ascii="Arial" w:hAnsi="Arial" w:cs="Arial"/>
          <w:i w:val="0"/>
          <w:color w:val="000000"/>
          <w:szCs w:val="24"/>
          <w:lang w:val="en-US"/>
        </w:rPr>
        <w:t xml:space="preserve">89 </w:t>
      </w:r>
      <w:proofErr w:type="spellStart"/>
      <w:r w:rsidR="00D84B16" w:rsidRPr="00782E5F">
        <w:rPr>
          <w:rFonts w:ascii="Arial" w:hAnsi="Arial" w:cs="Arial"/>
          <w:bCs/>
          <w:i w:val="0"/>
          <w:lang w:val="en-US"/>
        </w:rPr>
        <w:t>pág</w:t>
      </w:r>
      <w:proofErr w:type="spellEnd"/>
      <w:r w:rsidR="00D84B16" w:rsidRPr="00782E5F">
        <w:rPr>
          <w:rFonts w:ascii="Arial" w:hAnsi="Arial" w:cs="Arial"/>
          <w:bCs/>
          <w:i w:val="0"/>
          <w:lang w:val="en-US"/>
        </w:rPr>
        <w:t>.</w:t>
      </w:r>
    </w:p>
    <w:p w:rsidR="006745B6" w:rsidRPr="006745B6" w:rsidRDefault="00F559DF" w:rsidP="00366EFD">
      <w:pPr>
        <w:spacing w:afterLines="200"/>
        <w:jc w:val="center"/>
        <w:rPr>
          <w:rFonts w:ascii="Arial" w:hAnsi="Arial" w:cs="Arial"/>
          <w:i w:val="0"/>
          <w:color w:val="000000"/>
          <w:szCs w:val="24"/>
          <w:lang w:val="en-US"/>
        </w:rPr>
      </w:pPr>
      <w:r w:rsidRPr="00751A8E">
        <w:rPr>
          <w:rFonts w:ascii="Arial" w:hAnsi="Arial" w:cs="Arial"/>
          <w:b/>
          <w:i w:val="0"/>
          <w:color w:val="000000"/>
          <w:szCs w:val="24"/>
          <w:lang w:val="en-US"/>
        </w:rPr>
        <w:t>ABSTRACT</w:t>
      </w:r>
    </w:p>
    <w:p w:rsidR="00366EFD" w:rsidRPr="00366EFD" w:rsidRDefault="00366EFD" w:rsidP="00366EFD">
      <w:pPr>
        <w:jc w:val="both"/>
        <w:rPr>
          <w:rStyle w:val="apple-style-span"/>
          <w:rFonts w:ascii="Arial" w:hAnsi="Arial" w:cs="Arial"/>
          <w:i w:val="0"/>
          <w:color w:val="000000"/>
          <w:szCs w:val="24"/>
          <w:shd w:val="clear" w:color="auto" w:fill="FFFFFF"/>
          <w:lang w:val="en-US"/>
        </w:rPr>
      </w:pPr>
      <w:r w:rsidRPr="00366EFD">
        <w:rPr>
          <w:rFonts w:ascii="Arial" w:hAnsi="Arial" w:cs="Arial"/>
          <w:i w:val="0"/>
          <w:iCs/>
          <w:color w:val="000000"/>
          <w:lang w:val="en-US"/>
        </w:rPr>
        <w:t xml:space="preserve">This research are focused on the evaluation of MPLS-based under IPv6 use, implementing as an experimental design data and video transmission, subjected to many types of traffic (0%, 50% and 100%). A variation of </w:t>
      </w:r>
      <w:proofErr w:type="spellStart"/>
      <w:r w:rsidRPr="00366EFD">
        <w:rPr>
          <w:rFonts w:ascii="Arial" w:hAnsi="Arial" w:cs="Arial"/>
          <w:i w:val="0"/>
          <w:iCs/>
          <w:color w:val="000000"/>
          <w:lang w:val="en-US"/>
        </w:rPr>
        <w:t>Bisquerra</w:t>
      </w:r>
      <w:proofErr w:type="spellEnd"/>
      <w:r w:rsidRPr="00366EFD">
        <w:rPr>
          <w:rFonts w:ascii="Arial" w:hAnsi="Arial" w:cs="Arial"/>
          <w:i w:val="0"/>
          <w:iCs/>
          <w:color w:val="000000"/>
          <w:lang w:val="en-US"/>
        </w:rPr>
        <w:t xml:space="preserve"> (2000) methodology was used composed by four phases: theoretical information gathering, test definition and topologies implementation, test implementation and statistical analysis. Among the most important conclusions, was determined that IPv6 behavior over MPLS-based networks performance under studied conditions, it is not significantly different with respect IPv4 protocol</w:t>
      </w:r>
    </w:p>
    <w:p w:rsidR="005C5F51" w:rsidRPr="00AB277D" w:rsidRDefault="005C5F51" w:rsidP="00366EFD">
      <w:pPr>
        <w:spacing w:afterLines="200"/>
        <w:jc w:val="both"/>
        <w:rPr>
          <w:rStyle w:val="apple-style-span"/>
          <w:rFonts w:ascii="Arial" w:hAnsi="Arial" w:cs="Arial"/>
          <w:i w:val="0"/>
          <w:color w:val="000000"/>
          <w:szCs w:val="24"/>
          <w:shd w:val="clear" w:color="auto" w:fill="FFFFFF"/>
          <w:lang w:val="en-US"/>
        </w:rPr>
      </w:pPr>
    </w:p>
    <w:p w:rsidR="006745B6" w:rsidRDefault="00F559DF" w:rsidP="00366EFD">
      <w:pPr>
        <w:spacing w:afterLines="200"/>
        <w:jc w:val="both"/>
        <w:rPr>
          <w:rFonts w:ascii="Arial" w:hAnsi="Arial" w:cs="Arial"/>
          <w:i w:val="0"/>
          <w:color w:val="000000"/>
          <w:szCs w:val="24"/>
          <w:lang w:val="en-US"/>
        </w:rPr>
      </w:pPr>
      <w:r w:rsidRPr="00751A8E">
        <w:rPr>
          <w:rFonts w:ascii="Arial" w:hAnsi="Arial" w:cs="Arial"/>
          <w:b/>
          <w:i w:val="0"/>
          <w:color w:val="000000"/>
          <w:szCs w:val="24"/>
          <w:lang w:val="en-US"/>
        </w:rPr>
        <w:t>Keywords:</w:t>
      </w:r>
      <w:r w:rsidRPr="00751A8E">
        <w:rPr>
          <w:rFonts w:ascii="Arial" w:hAnsi="Arial" w:cs="Arial"/>
          <w:i w:val="0"/>
          <w:color w:val="000000"/>
          <w:szCs w:val="24"/>
          <w:lang w:val="en-US"/>
        </w:rPr>
        <w:t xml:space="preserve"> IPv6, MPLS, </w:t>
      </w:r>
      <w:proofErr w:type="spellStart"/>
      <w:r w:rsidRPr="00751A8E">
        <w:rPr>
          <w:rFonts w:ascii="Arial" w:hAnsi="Arial" w:cs="Arial"/>
          <w:i w:val="0"/>
          <w:color w:val="000000"/>
          <w:szCs w:val="24"/>
          <w:lang w:val="en-US"/>
        </w:rPr>
        <w:t>QoS</w:t>
      </w:r>
      <w:proofErr w:type="spellEnd"/>
      <w:r w:rsidRPr="00751A8E">
        <w:rPr>
          <w:rFonts w:ascii="Arial" w:hAnsi="Arial" w:cs="Arial"/>
          <w:i w:val="0"/>
          <w:color w:val="000000"/>
          <w:szCs w:val="24"/>
          <w:lang w:val="en-US"/>
        </w:rPr>
        <w:t>, routing.</w:t>
      </w:r>
    </w:p>
    <w:p w:rsidR="00366EFD" w:rsidRDefault="00366EFD" w:rsidP="00366EFD">
      <w:pPr>
        <w:spacing w:afterLines="200"/>
        <w:jc w:val="both"/>
        <w:rPr>
          <w:rFonts w:ascii="Arial" w:hAnsi="Arial" w:cs="Arial"/>
          <w:b/>
          <w:i w:val="0"/>
          <w:color w:val="000000"/>
          <w:szCs w:val="24"/>
          <w:lang w:val="en-US"/>
        </w:rPr>
      </w:pPr>
    </w:p>
    <w:p w:rsidR="00F559DF" w:rsidRPr="006745B6" w:rsidRDefault="00F559DF" w:rsidP="00366EFD">
      <w:pPr>
        <w:spacing w:afterLines="200"/>
        <w:jc w:val="both"/>
        <w:rPr>
          <w:rFonts w:ascii="Arial" w:hAnsi="Arial" w:cs="Arial"/>
          <w:b/>
          <w:i w:val="0"/>
          <w:color w:val="000000"/>
          <w:szCs w:val="24"/>
          <w:lang w:val="en-US"/>
        </w:rPr>
      </w:pPr>
      <w:r w:rsidRPr="006745B6">
        <w:rPr>
          <w:rFonts w:ascii="Arial" w:hAnsi="Arial" w:cs="Arial"/>
          <w:b/>
          <w:i w:val="0"/>
          <w:color w:val="000000"/>
          <w:szCs w:val="24"/>
          <w:lang w:val="en-US"/>
        </w:rPr>
        <w:t xml:space="preserve">E-mail: </w:t>
      </w:r>
      <w:r w:rsidRPr="006745B6">
        <w:rPr>
          <w:rFonts w:ascii="Arial" w:hAnsi="Arial" w:cs="Arial"/>
          <w:i w:val="0"/>
          <w:color w:val="000000"/>
          <w:szCs w:val="24"/>
          <w:lang w:val="en-US"/>
        </w:rPr>
        <w:t>angie_88_9@hotmail.com</w:t>
      </w:r>
    </w:p>
    <w:p w:rsidR="00F559DF" w:rsidRPr="006745B6" w:rsidRDefault="00F559DF" w:rsidP="00B679D4">
      <w:pPr>
        <w:tabs>
          <w:tab w:val="left" w:pos="5940"/>
        </w:tabs>
        <w:jc w:val="both"/>
        <w:rPr>
          <w:rFonts w:ascii="Arial" w:hAnsi="Arial" w:cs="Arial"/>
          <w:i w:val="0"/>
          <w:color w:val="000000"/>
          <w:szCs w:val="24"/>
          <w:lang w:val="en-US"/>
        </w:rPr>
      </w:pPr>
    </w:p>
    <w:p w:rsidR="00F559DF" w:rsidRPr="006745B6" w:rsidRDefault="00F559DF" w:rsidP="00B679D4">
      <w:pPr>
        <w:pStyle w:val="Prrafodelista"/>
        <w:tabs>
          <w:tab w:val="left" w:pos="284"/>
        </w:tabs>
        <w:spacing w:after="0" w:line="240" w:lineRule="auto"/>
        <w:ind w:left="0"/>
        <w:jc w:val="both"/>
        <w:rPr>
          <w:rFonts w:ascii="Arial" w:hAnsi="Arial" w:cs="Arial"/>
          <w:b/>
          <w:color w:val="000000"/>
          <w:sz w:val="24"/>
          <w:szCs w:val="24"/>
          <w:lang w:val="en-US" w:eastAsia="es-ES"/>
        </w:rPr>
      </w:pPr>
    </w:p>
    <w:p w:rsidR="00F559DF" w:rsidRPr="006745B6" w:rsidRDefault="00F559DF" w:rsidP="00B679D4">
      <w:pPr>
        <w:pStyle w:val="Prrafodelista"/>
        <w:tabs>
          <w:tab w:val="left" w:pos="284"/>
        </w:tabs>
        <w:spacing w:after="0" w:line="240" w:lineRule="auto"/>
        <w:ind w:left="0"/>
        <w:jc w:val="both"/>
        <w:rPr>
          <w:rFonts w:ascii="Arial" w:hAnsi="Arial" w:cs="Arial"/>
          <w:b/>
          <w:color w:val="000000"/>
          <w:sz w:val="24"/>
          <w:szCs w:val="24"/>
          <w:lang w:val="en-US" w:eastAsia="es-ES"/>
        </w:rPr>
      </w:pPr>
    </w:p>
    <w:p w:rsidR="00F559DF" w:rsidRDefault="00F559DF"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1473C" w:rsidRDefault="00D1473C" w:rsidP="00B679D4">
      <w:pPr>
        <w:rPr>
          <w:rFonts w:ascii="Arial" w:hAnsi="Arial" w:cs="Arial"/>
          <w:szCs w:val="24"/>
          <w:lang w:val="en-US"/>
        </w:rPr>
      </w:pPr>
    </w:p>
    <w:p w:rsidR="00DD0D57" w:rsidRPr="006745B6" w:rsidRDefault="00DD0D57" w:rsidP="00B679D4">
      <w:pPr>
        <w:rPr>
          <w:ins w:id="0" w:author="AngelisC" w:date="2012-02-27T00:47:00Z"/>
          <w:rFonts w:ascii="Arial" w:hAnsi="Arial" w:cs="Arial"/>
          <w:i w:val="0"/>
          <w:szCs w:val="24"/>
          <w:lang w:val="en-US"/>
        </w:rPr>
      </w:pPr>
    </w:p>
    <w:p w:rsidR="00F559DF" w:rsidRPr="00751A8E" w:rsidRDefault="00F559DF" w:rsidP="00DD0D57">
      <w:pPr>
        <w:tabs>
          <w:tab w:val="center" w:pos="4419"/>
          <w:tab w:val="left" w:pos="8647"/>
          <w:tab w:val="right" w:pos="8838"/>
        </w:tabs>
        <w:spacing w:after="200" w:line="276" w:lineRule="auto"/>
        <w:jc w:val="center"/>
        <w:rPr>
          <w:rFonts w:ascii="Arial" w:hAnsi="Arial" w:cs="Arial"/>
          <w:b/>
          <w:i w:val="0"/>
          <w:szCs w:val="24"/>
          <w:lang w:eastAsia="en-US"/>
        </w:rPr>
      </w:pPr>
      <w:r w:rsidRPr="00751A8E">
        <w:rPr>
          <w:rFonts w:ascii="Arial" w:hAnsi="Arial" w:cs="Arial"/>
          <w:b/>
          <w:i w:val="0"/>
          <w:szCs w:val="24"/>
          <w:lang w:eastAsia="en-US"/>
        </w:rPr>
        <w:t>ÍNDICE GENERAL</w:t>
      </w:r>
    </w:p>
    <w:tbl>
      <w:tblPr>
        <w:tblW w:w="0" w:type="auto"/>
        <w:tblInd w:w="-38" w:type="dxa"/>
        <w:tblLayout w:type="fixed"/>
        <w:tblCellMar>
          <w:left w:w="70" w:type="dxa"/>
          <w:right w:w="70" w:type="dxa"/>
        </w:tblCellMar>
        <w:tblLook w:val="0000"/>
      </w:tblPr>
      <w:tblGrid>
        <w:gridCol w:w="8930"/>
        <w:gridCol w:w="647"/>
      </w:tblGrid>
      <w:tr w:rsidR="00F559DF" w:rsidRPr="00A93703" w:rsidTr="00885F84">
        <w:trPr>
          <w:trHeight w:val="693"/>
        </w:trPr>
        <w:tc>
          <w:tcPr>
            <w:tcW w:w="8930" w:type="dxa"/>
          </w:tcPr>
          <w:p w:rsidR="00F559DF" w:rsidRPr="00751A8E" w:rsidRDefault="00F559DF" w:rsidP="00885F84">
            <w:pPr>
              <w:autoSpaceDE w:val="0"/>
              <w:snapToGrid w:val="0"/>
              <w:spacing w:before="240"/>
              <w:jc w:val="both"/>
              <w:rPr>
                <w:rFonts w:ascii="Arial" w:hAnsi="Arial" w:cs="Arial"/>
                <w:szCs w:val="24"/>
              </w:rPr>
            </w:pPr>
          </w:p>
        </w:tc>
        <w:tc>
          <w:tcPr>
            <w:tcW w:w="647" w:type="dxa"/>
          </w:tcPr>
          <w:p w:rsidR="00F559DF" w:rsidRPr="00A93703" w:rsidRDefault="00F559DF" w:rsidP="00885F84">
            <w:pPr>
              <w:autoSpaceDE w:val="0"/>
              <w:snapToGrid w:val="0"/>
              <w:spacing w:before="240" w:after="50" w:line="360" w:lineRule="auto"/>
              <w:jc w:val="both"/>
              <w:rPr>
                <w:rFonts w:ascii="Arial" w:hAnsi="Arial" w:cs="Arial"/>
                <w:b/>
                <w:bCs/>
                <w:i w:val="0"/>
                <w:szCs w:val="24"/>
              </w:rPr>
            </w:pPr>
            <w:r w:rsidRPr="00A93703">
              <w:rPr>
                <w:rFonts w:ascii="Arial" w:hAnsi="Arial" w:cs="Arial"/>
                <w:b/>
                <w:bCs/>
                <w:i w:val="0"/>
                <w:szCs w:val="24"/>
              </w:rPr>
              <w:t>Pág.</w:t>
            </w:r>
          </w:p>
        </w:tc>
      </w:tr>
      <w:tr w:rsidR="00F559DF" w:rsidRPr="00751A8E" w:rsidTr="00885F84">
        <w:tc>
          <w:tcPr>
            <w:tcW w:w="8930" w:type="dxa"/>
          </w:tcPr>
          <w:p w:rsidR="00F559DF" w:rsidRPr="00751A8E" w:rsidRDefault="00F559DF" w:rsidP="00885F84">
            <w:pPr>
              <w:tabs>
                <w:tab w:val="center" w:pos="4703"/>
                <w:tab w:val="right" w:pos="9407"/>
              </w:tabs>
              <w:spacing w:line="480" w:lineRule="auto"/>
              <w:jc w:val="both"/>
              <w:rPr>
                <w:rFonts w:ascii="Arial" w:hAnsi="Arial" w:cs="Arial"/>
                <w:bCs/>
                <w:i w:val="0"/>
                <w:szCs w:val="24"/>
              </w:rPr>
            </w:pPr>
            <w:r w:rsidRPr="003D74F8">
              <w:rPr>
                <w:rFonts w:ascii="Arial" w:hAnsi="Arial" w:cs="Arial"/>
                <w:b/>
                <w:bCs/>
                <w:i w:val="0"/>
                <w:szCs w:val="24"/>
              </w:rPr>
              <w:t>RESUMEN</w:t>
            </w:r>
            <w:r w:rsidRPr="00751A8E">
              <w:rPr>
                <w:rFonts w:ascii="Arial" w:hAnsi="Arial" w:cs="Arial"/>
                <w:bCs/>
                <w:i w:val="0"/>
                <w:szCs w:val="24"/>
              </w:rPr>
              <w:t>……………………………………………………………………………….….</w:t>
            </w:r>
          </w:p>
          <w:p w:rsidR="00F559DF" w:rsidRPr="00751A8E" w:rsidRDefault="00F559DF" w:rsidP="00885F84">
            <w:pPr>
              <w:tabs>
                <w:tab w:val="center" w:pos="4703"/>
                <w:tab w:val="right" w:pos="9407"/>
              </w:tabs>
              <w:spacing w:line="480" w:lineRule="auto"/>
              <w:jc w:val="both"/>
              <w:rPr>
                <w:rFonts w:ascii="Arial" w:hAnsi="Arial" w:cs="Arial"/>
                <w:i w:val="0"/>
                <w:szCs w:val="24"/>
              </w:rPr>
            </w:pPr>
            <w:proofErr w:type="spellStart"/>
            <w:r w:rsidRPr="003D74F8">
              <w:rPr>
                <w:rFonts w:ascii="Arial" w:hAnsi="Arial" w:cs="Arial"/>
                <w:b/>
                <w:bCs/>
                <w:i w:val="0"/>
                <w:szCs w:val="24"/>
              </w:rPr>
              <w:t>ABSTRACT</w:t>
            </w:r>
            <w:proofErr w:type="spellEnd"/>
            <w:r w:rsidRPr="00751A8E">
              <w:rPr>
                <w:rFonts w:ascii="Arial" w:hAnsi="Arial" w:cs="Arial"/>
                <w:bCs/>
                <w:i w:val="0"/>
                <w:szCs w:val="24"/>
              </w:rPr>
              <w:t>…………………………………………………………………………………</w:t>
            </w:r>
          </w:p>
          <w:p w:rsidR="00F559DF" w:rsidRPr="00751A8E" w:rsidRDefault="00F559DF" w:rsidP="00885F84">
            <w:pPr>
              <w:autoSpaceDE w:val="0"/>
              <w:snapToGrid w:val="0"/>
              <w:spacing w:after="120" w:line="360" w:lineRule="auto"/>
              <w:jc w:val="both"/>
              <w:rPr>
                <w:rFonts w:ascii="Arial" w:hAnsi="Arial" w:cs="Arial"/>
                <w:i w:val="0"/>
                <w:szCs w:val="24"/>
              </w:rPr>
            </w:pPr>
            <w:r w:rsidRPr="003D74F8">
              <w:rPr>
                <w:rFonts w:ascii="Arial" w:hAnsi="Arial" w:cs="Arial"/>
                <w:b/>
                <w:i w:val="0"/>
                <w:szCs w:val="24"/>
              </w:rPr>
              <w:t>ÍNDICE DE ILUSTRACIONES</w:t>
            </w:r>
            <w:r w:rsidRPr="00751A8E">
              <w:rPr>
                <w:rFonts w:ascii="Arial" w:hAnsi="Arial" w:cs="Arial"/>
                <w:i w:val="0"/>
                <w:szCs w:val="24"/>
              </w:rPr>
              <w:t>……………………………………………………………</w:t>
            </w:r>
          </w:p>
          <w:p w:rsidR="00F559DF" w:rsidRPr="00751A8E" w:rsidRDefault="00F559DF" w:rsidP="00885F84">
            <w:pPr>
              <w:autoSpaceDE w:val="0"/>
              <w:snapToGrid w:val="0"/>
              <w:spacing w:after="120" w:line="360" w:lineRule="auto"/>
              <w:jc w:val="both"/>
              <w:rPr>
                <w:rFonts w:ascii="Arial" w:hAnsi="Arial" w:cs="Arial"/>
                <w:i w:val="0"/>
                <w:szCs w:val="24"/>
              </w:rPr>
            </w:pPr>
            <w:r w:rsidRPr="003D74F8">
              <w:rPr>
                <w:rFonts w:ascii="Arial" w:hAnsi="Arial" w:cs="Arial"/>
                <w:b/>
                <w:i w:val="0"/>
                <w:szCs w:val="24"/>
              </w:rPr>
              <w:t>INTRODUCCIÓN</w:t>
            </w:r>
            <w:r w:rsidRPr="00751A8E">
              <w:rPr>
                <w:rFonts w:ascii="Arial" w:hAnsi="Arial" w:cs="Arial"/>
                <w:i w:val="0"/>
                <w:szCs w:val="24"/>
              </w:rPr>
              <w:t>…………………………………………………………………….…….</w:t>
            </w:r>
          </w:p>
        </w:tc>
        <w:tc>
          <w:tcPr>
            <w:tcW w:w="647" w:type="dxa"/>
          </w:tcPr>
          <w:p w:rsidR="00F559DF" w:rsidRPr="00751A8E" w:rsidRDefault="00F559DF" w:rsidP="00885F84">
            <w:pPr>
              <w:autoSpaceDE w:val="0"/>
              <w:snapToGrid w:val="0"/>
              <w:spacing w:after="120" w:line="360" w:lineRule="auto"/>
              <w:jc w:val="both"/>
              <w:rPr>
                <w:rFonts w:ascii="Arial" w:hAnsi="Arial" w:cs="Arial"/>
                <w:i w:val="0"/>
                <w:szCs w:val="24"/>
              </w:rPr>
            </w:pPr>
            <w:r w:rsidRPr="00751A8E">
              <w:rPr>
                <w:rFonts w:ascii="Arial" w:hAnsi="Arial" w:cs="Arial"/>
                <w:i w:val="0"/>
                <w:szCs w:val="24"/>
              </w:rPr>
              <w:t>3</w:t>
            </w:r>
          </w:p>
          <w:p w:rsidR="00F559DF" w:rsidRPr="00751A8E" w:rsidRDefault="00F559DF" w:rsidP="00885F84">
            <w:pPr>
              <w:autoSpaceDE w:val="0"/>
              <w:snapToGrid w:val="0"/>
              <w:spacing w:after="120" w:line="360" w:lineRule="auto"/>
              <w:jc w:val="both"/>
              <w:rPr>
                <w:rFonts w:ascii="Arial" w:hAnsi="Arial" w:cs="Arial"/>
                <w:i w:val="0"/>
                <w:szCs w:val="24"/>
              </w:rPr>
            </w:pPr>
            <w:r w:rsidRPr="00751A8E">
              <w:rPr>
                <w:rFonts w:ascii="Arial" w:hAnsi="Arial" w:cs="Arial"/>
                <w:i w:val="0"/>
                <w:szCs w:val="24"/>
              </w:rPr>
              <w:t>4</w:t>
            </w:r>
          </w:p>
          <w:p w:rsidR="00F559DF" w:rsidRPr="00751A8E" w:rsidRDefault="00F559DF" w:rsidP="00885F84">
            <w:pPr>
              <w:autoSpaceDE w:val="0"/>
              <w:snapToGrid w:val="0"/>
              <w:spacing w:after="120" w:line="360" w:lineRule="auto"/>
              <w:jc w:val="both"/>
              <w:rPr>
                <w:rFonts w:ascii="Arial" w:hAnsi="Arial" w:cs="Arial"/>
                <w:i w:val="0"/>
                <w:szCs w:val="24"/>
              </w:rPr>
            </w:pPr>
            <w:r w:rsidRPr="00751A8E">
              <w:rPr>
                <w:rFonts w:ascii="Arial" w:hAnsi="Arial" w:cs="Arial"/>
                <w:i w:val="0"/>
                <w:szCs w:val="24"/>
              </w:rPr>
              <w:t>8</w:t>
            </w:r>
          </w:p>
          <w:p w:rsidR="00F559DF" w:rsidRPr="00751A8E" w:rsidRDefault="00823910" w:rsidP="00885F84">
            <w:pPr>
              <w:autoSpaceDE w:val="0"/>
              <w:snapToGrid w:val="0"/>
              <w:spacing w:after="120" w:line="360" w:lineRule="auto"/>
              <w:jc w:val="both"/>
              <w:rPr>
                <w:rFonts w:ascii="Arial" w:hAnsi="Arial" w:cs="Arial"/>
                <w:i w:val="0"/>
                <w:szCs w:val="24"/>
              </w:rPr>
            </w:pPr>
            <w:r>
              <w:rPr>
                <w:rFonts w:ascii="Arial" w:hAnsi="Arial" w:cs="Arial"/>
                <w:i w:val="0"/>
                <w:szCs w:val="24"/>
              </w:rPr>
              <w:t>12</w:t>
            </w:r>
          </w:p>
        </w:tc>
      </w:tr>
      <w:tr w:rsidR="00F559DF" w:rsidRPr="00751A8E" w:rsidTr="00885F84">
        <w:tc>
          <w:tcPr>
            <w:tcW w:w="8930" w:type="dxa"/>
          </w:tcPr>
          <w:p w:rsidR="00F559DF" w:rsidRPr="00751A8E" w:rsidRDefault="006560ED" w:rsidP="00885F84">
            <w:pPr>
              <w:autoSpaceDE w:val="0"/>
              <w:snapToGrid w:val="0"/>
              <w:spacing w:after="120" w:line="360" w:lineRule="auto"/>
              <w:jc w:val="both"/>
              <w:rPr>
                <w:rFonts w:ascii="Arial" w:hAnsi="Arial" w:cs="Arial"/>
                <w:i w:val="0"/>
                <w:szCs w:val="24"/>
              </w:rPr>
            </w:pPr>
            <w:r w:rsidRPr="003D74F8">
              <w:rPr>
                <w:rFonts w:ascii="Arial" w:hAnsi="Arial" w:cs="Arial"/>
                <w:b/>
                <w:i w:val="0"/>
                <w:szCs w:val="24"/>
              </w:rPr>
              <w:t>CAPÍTULO</w:t>
            </w:r>
            <w:r w:rsidR="00F559DF" w:rsidRPr="003D74F8">
              <w:rPr>
                <w:rFonts w:ascii="Arial" w:hAnsi="Arial" w:cs="Arial"/>
                <w:b/>
                <w:i w:val="0"/>
                <w:szCs w:val="24"/>
              </w:rPr>
              <w:t xml:space="preserve"> I</w:t>
            </w:r>
            <w:r w:rsidR="00F559DF" w:rsidRPr="00751A8E">
              <w:rPr>
                <w:rFonts w:ascii="Arial" w:hAnsi="Arial" w:cs="Arial"/>
                <w:i w:val="0"/>
                <w:szCs w:val="24"/>
              </w:rPr>
              <w:t>………………………………………………………………………………...</w:t>
            </w:r>
          </w:p>
          <w:p w:rsidR="00F559DF" w:rsidRPr="00751A8E" w:rsidRDefault="00F559DF" w:rsidP="00885F84">
            <w:pPr>
              <w:autoSpaceDE w:val="0"/>
              <w:snapToGrid w:val="0"/>
              <w:spacing w:after="120" w:line="360" w:lineRule="auto"/>
              <w:jc w:val="both"/>
              <w:rPr>
                <w:rFonts w:ascii="Arial" w:hAnsi="Arial" w:cs="Arial"/>
                <w:i w:val="0"/>
                <w:szCs w:val="24"/>
              </w:rPr>
            </w:pPr>
            <w:r w:rsidRPr="003D74F8">
              <w:rPr>
                <w:rFonts w:ascii="Arial" w:hAnsi="Arial" w:cs="Arial"/>
                <w:b/>
                <w:i w:val="0"/>
                <w:szCs w:val="24"/>
              </w:rPr>
              <w:t>PLANTEAMIENTO DEL PROBLEMA</w:t>
            </w:r>
            <w:r w:rsidRPr="00751A8E">
              <w:rPr>
                <w:rFonts w:ascii="Arial" w:hAnsi="Arial" w:cs="Arial"/>
                <w:i w:val="0"/>
                <w:szCs w:val="24"/>
              </w:rPr>
              <w:t>…………………………………………………..</w:t>
            </w:r>
          </w:p>
          <w:p w:rsidR="00F559DF" w:rsidRDefault="00F559DF" w:rsidP="00885F84">
            <w:pPr>
              <w:autoSpaceDE w:val="0"/>
              <w:snapToGrid w:val="0"/>
              <w:spacing w:after="120" w:line="360" w:lineRule="auto"/>
              <w:jc w:val="both"/>
              <w:rPr>
                <w:rFonts w:ascii="Arial" w:hAnsi="Arial" w:cs="Arial"/>
                <w:i w:val="0"/>
                <w:szCs w:val="24"/>
              </w:rPr>
            </w:pPr>
            <w:r w:rsidRPr="00751A8E">
              <w:rPr>
                <w:rFonts w:ascii="Arial" w:hAnsi="Arial" w:cs="Arial"/>
                <w:i w:val="0"/>
                <w:szCs w:val="24"/>
              </w:rPr>
              <w:t>1. Planteamiento del Problema…..………………………………...…...……………......</w:t>
            </w:r>
          </w:p>
          <w:p w:rsidR="008F4930" w:rsidRPr="00751A8E" w:rsidRDefault="008F4930" w:rsidP="005C6AD8">
            <w:pPr>
              <w:autoSpaceDE w:val="0"/>
              <w:snapToGrid w:val="0"/>
              <w:spacing w:after="120" w:line="360" w:lineRule="auto"/>
              <w:rPr>
                <w:rFonts w:ascii="Arial" w:hAnsi="Arial" w:cs="Arial"/>
                <w:i w:val="0"/>
                <w:szCs w:val="24"/>
              </w:rPr>
            </w:pPr>
            <w:r>
              <w:rPr>
                <w:rFonts w:ascii="Arial" w:hAnsi="Arial" w:cs="Arial"/>
                <w:i w:val="0"/>
                <w:szCs w:val="24"/>
              </w:rPr>
              <w:t xml:space="preserve">2. </w:t>
            </w:r>
            <w:r w:rsidR="005C6AD8" w:rsidRPr="005C6AD8">
              <w:rPr>
                <w:rFonts w:ascii="Arial" w:hAnsi="Arial" w:cs="Arial"/>
                <w:i w:val="0"/>
                <w:color w:val="000000"/>
              </w:rPr>
              <w:t>Formulación del problema</w:t>
            </w:r>
            <w:r>
              <w:rPr>
                <w:rFonts w:ascii="Arial" w:hAnsi="Arial" w:cs="Arial"/>
                <w:i w:val="0"/>
                <w:szCs w:val="24"/>
              </w:rPr>
              <w:t>……………………………………………………………</w:t>
            </w:r>
            <w:r w:rsidR="005C6AD8">
              <w:rPr>
                <w:rFonts w:ascii="Arial" w:hAnsi="Arial" w:cs="Arial"/>
                <w:i w:val="0"/>
                <w:szCs w:val="24"/>
              </w:rPr>
              <w:t>...</w:t>
            </w:r>
            <w:r>
              <w:rPr>
                <w:rFonts w:ascii="Arial" w:hAnsi="Arial" w:cs="Arial"/>
                <w:i w:val="0"/>
                <w:szCs w:val="24"/>
              </w:rPr>
              <w:t xml:space="preserve"> </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 Objetivos de la investigación………..………………………………………..………..</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2.1. Objetivo General.………………………………….…………………...……………..</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 Objetivos Específicos………………...………………………...……………............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3. Justificación e importancia de la investigación</w:t>
            </w:r>
            <w:proofErr w:type="gramStart"/>
            <w:r w:rsidRPr="00751A8E">
              <w:rPr>
                <w:rFonts w:ascii="Arial" w:hAnsi="Arial" w:cs="Arial"/>
                <w:i w:val="0"/>
                <w:szCs w:val="24"/>
              </w:rPr>
              <w:t>..</w:t>
            </w:r>
            <w:proofErr w:type="gramEnd"/>
            <w:r w:rsidRPr="00751A8E">
              <w:rPr>
                <w:rFonts w:ascii="Arial" w:hAnsi="Arial" w:cs="Arial"/>
                <w:i w:val="0"/>
                <w:szCs w:val="24"/>
              </w:rPr>
              <w:t>……………………………….…….</w:t>
            </w:r>
          </w:p>
          <w:p w:rsidR="00F559DF" w:rsidRPr="00751A8E" w:rsidRDefault="00F559DF" w:rsidP="00885F84">
            <w:pPr>
              <w:autoSpaceDE w:val="0"/>
              <w:spacing w:after="120" w:line="360" w:lineRule="auto"/>
              <w:ind w:right="41"/>
              <w:jc w:val="both"/>
              <w:rPr>
                <w:rFonts w:ascii="Arial" w:hAnsi="Arial" w:cs="Arial"/>
                <w:i w:val="0"/>
                <w:szCs w:val="24"/>
              </w:rPr>
            </w:pPr>
            <w:r w:rsidRPr="00751A8E">
              <w:rPr>
                <w:rFonts w:ascii="Arial" w:hAnsi="Arial" w:cs="Arial"/>
                <w:i w:val="0"/>
                <w:szCs w:val="24"/>
              </w:rPr>
              <w:t>4. Delimitación de la investigación……………………………………………………….</w:t>
            </w:r>
          </w:p>
          <w:p w:rsidR="00F559DF" w:rsidRPr="00751A8E"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CAPÍTULO II</w:t>
            </w:r>
            <w:r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MARCO TEÓRICO</w:t>
            </w:r>
            <w:r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1. Antecedentes de la Investigación...………………………………………….………..</w:t>
            </w:r>
          </w:p>
          <w:p w:rsidR="00F559DF" w:rsidRPr="00751A8E" w:rsidRDefault="00F559DF" w:rsidP="00885F84">
            <w:pPr>
              <w:autoSpaceDE w:val="0"/>
              <w:spacing w:after="120" w:line="360" w:lineRule="auto"/>
              <w:jc w:val="both"/>
              <w:rPr>
                <w:rFonts w:ascii="Arial" w:hAnsi="Arial" w:cs="Arial"/>
                <w:i w:val="0"/>
                <w:szCs w:val="24"/>
                <w:lang w:val="pt-BR"/>
              </w:rPr>
            </w:pPr>
            <w:r w:rsidRPr="00751A8E">
              <w:rPr>
                <w:rFonts w:ascii="Arial" w:hAnsi="Arial" w:cs="Arial"/>
                <w:i w:val="0"/>
                <w:szCs w:val="24"/>
                <w:lang w:val="pt-BR"/>
              </w:rPr>
              <w:t>2. Bases Teóricas</w:t>
            </w:r>
            <w:proofErr w:type="gramStart"/>
            <w:r w:rsidRPr="00751A8E">
              <w:rPr>
                <w:rFonts w:ascii="Arial" w:hAnsi="Arial" w:cs="Arial"/>
                <w:i w:val="0"/>
                <w:szCs w:val="24"/>
                <w:lang w:val="pt-BR"/>
              </w:rPr>
              <w:t>.......................................................................................................</w:t>
            </w:r>
            <w:proofErr w:type="gramEnd"/>
          </w:p>
          <w:p w:rsidR="00F559DF" w:rsidRPr="00751A8E" w:rsidRDefault="00F559DF" w:rsidP="00885F84">
            <w:pPr>
              <w:autoSpaceDE w:val="0"/>
              <w:spacing w:after="120" w:line="360" w:lineRule="auto"/>
              <w:jc w:val="both"/>
              <w:rPr>
                <w:rFonts w:ascii="Arial" w:hAnsi="Arial" w:cs="Arial"/>
                <w:i w:val="0"/>
                <w:szCs w:val="24"/>
                <w:lang w:val="pt-BR"/>
              </w:rPr>
            </w:pPr>
            <w:r w:rsidRPr="00751A8E">
              <w:rPr>
                <w:rFonts w:ascii="Arial" w:hAnsi="Arial" w:cs="Arial"/>
                <w:i w:val="0"/>
                <w:szCs w:val="24"/>
                <w:lang w:val="pt-BR"/>
              </w:rPr>
              <w:t>2</w:t>
            </w:r>
            <w:r w:rsidR="00BC673A">
              <w:rPr>
                <w:rFonts w:ascii="Arial" w:hAnsi="Arial" w:cs="Arial"/>
                <w:i w:val="0"/>
                <w:szCs w:val="24"/>
                <w:lang w:val="pt-BR"/>
              </w:rPr>
              <w:t xml:space="preserve">.1. Protocolo de internet </w:t>
            </w:r>
            <w:proofErr w:type="spellStart"/>
            <w:r w:rsidR="00BC673A">
              <w:rPr>
                <w:rFonts w:ascii="Arial" w:hAnsi="Arial" w:cs="Arial"/>
                <w:i w:val="0"/>
                <w:szCs w:val="24"/>
                <w:lang w:val="pt-BR"/>
              </w:rPr>
              <w:t>versió</w:t>
            </w:r>
            <w:r w:rsidRPr="00751A8E">
              <w:rPr>
                <w:rFonts w:ascii="Arial" w:hAnsi="Arial" w:cs="Arial"/>
                <w:i w:val="0"/>
                <w:szCs w:val="24"/>
                <w:lang w:val="pt-BR"/>
              </w:rPr>
              <w:t>n</w:t>
            </w:r>
            <w:proofErr w:type="spellEnd"/>
            <w:r w:rsidRPr="00751A8E">
              <w:rPr>
                <w:rFonts w:ascii="Arial" w:hAnsi="Arial" w:cs="Arial"/>
                <w:i w:val="0"/>
                <w:szCs w:val="24"/>
                <w:lang w:val="pt-BR"/>
              </w:rPr>
              <w:t xml:space="preserve"> </w:t>
            </w:r>
            <w:proofErr w:type="gramStart"/>
            <w:r w:rsidRPr="00751A8E">
              <w:rPr>
                <w:rFonts w:ascii="Arial" w:hAnsi="Arial" w:cs="Arial"/>
                <w:i w:val="0"/>
                <w:szCs w:val="24"/>
                <w:lang w:val="pt-BR"/>
              </w:rPr>
              <w:t>6</w:t>
            </w:r>
            <w:proofErr w:type="gramEnd"/>
            <w:r w:rsidRPr="00751A8E">
              <w:rPr>
                <w:rFonts w:ascii="Arial" w:hAnsi="Arial" w:cs="Arial"/>
                <w:i w:val="0"/>
                <w:szCs w:val="24"/>
                <w:lang w:val="pt-BR"/>
              </w:rPr>
              <w:t>……………………………………………......…….</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2.1.1. Características de Ipv6………………...………………………………………..…</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2.1.2 Ventajas de IPv6……….………………….…………………….………….……….</w:t>
            </w:r>
          </w:p>
          <w:p w:rsidR="00F559DF" w:rsidRPr="00751A8E" w:rsidRDefault="00F559DF" w:rsidP="005F1686">
            <w:pPr>
              <w:autoSpaceDE w:val="0"/>
              <w:spacing w:after="240" w:line="360" w:lineRule="auto"/>
              <w:jc w:val="both"/>
              <w:rPr>
                <w:rFonts w:ascii="Arial" w:hAnsi="Arial" w:cs="Arial"/>
                <w:i w:val="0"/>
                <w:szCs w:val="24"/>
              </w:rPr>
            </w:pPr>
            <w:r w:rsidRPr="00751A8E">
              <w:rPr>
                <w:rFonts w:ascii="Arial" w:hAnsi="Arial" w:cs="Arial"/>
                <w:i w:val="0"/>
                <w:szCs w:val="24"/>
              </w:rPr>
              <w:lastRenderedPageBreak/>
              <w:t>2.1.3. Direccionamiento IPv6….………………………………………………….………</w:t>
            </w:r>
          </w:p>
          <w:p w:rsidR="00F559DF" w:rsidRPr="00751A8E" w:rsidRDefault="00F559DF" w:rsidP="00885F84">
            <w:pPr>
              <w:autoSpaceDE w:val="0"/>
              <w:spacing w:after="120" w:line="360" w:lineRule="auto"/>
              <w:rPr>
                <w:rFonts w:ascii="Arial" w:hAnsi="Arial" w:cs="Arial"/>
                <w:i w:val="0"/>
                <w:szCs w:val="24"/>
              </w:rPr>
            </w:pPr>
            <w:r w:rsidRPr="00751A8E">
              <w:rPr>
                <w:rFonts w:ascii="Arial" w:hAnsi="Arial" w:cs="Arial"/>
                <w:i w:val="0"/>
                <w:szCs w:val="24"/>
              </w:rPr>
              <w:t xml:space="preserve">2.1.4. Representación del direccionamiento </w:t>
            </w:r>
            <w:proofErr w:type="gramStart"/>
            <w:r w:rsidRPr="00751A8E">
              <w:rPr>
                <w:rFonts w:ascii="Arial" w:hAnsi="Arial" w:cs="Arial"/>
                <w:i w:val="0"/>
                <w:szCs w:val="24"/>
              </w:rPr>
              <w:t>IPv6 …</w:t>
            </w:r>
            <w:proofErr w:type="gramEnd"/>
            <w:r w:rsidRPr="00751A8E">
              <w:rPr>
                <w:rFonts w:ascii="Arial" w:hAnsi="Arial" w:cs="Arial"/>
                <w:i w:val="0"/>
                <w:szCs w:val="24"/>
              </w:rPr>
              <w:t>….................…………..………</w:t>
            </w:r>
          </w:p>
          <w:p w:rsidR="00F559DF" w:rsidRPr="00751A8E" w:rsidRDefault="00F559DF" w:rsidP="00885F84">
            <w:pPr>
              <w:autoSpaceDE w:val="0"/>
              <w:spacing w:after="120" w:line="360" w:lineRule="auto"/>
              <w:rPr>
                <w:rFonts w:ascii="Arial" w:hAnsi="Arial" w:cs="Arial"/>
                <w:i w:val="0"/>
                <w:szCs w:val="24"/>
              </w:rPr>
            </w:pPr>
            <w:r w:rsidRPr="00751A8E">
              <w:rPr>
                <w:rFonts w:ascii="Arial" w:hAnsi="Arial" w:cs="Arial"/>
                <w:i w:val="0"/>
                <w:szCs w:val="24"/>
              </w:rPr>
              <w:t>2.1.5 Representación de los prefijos de las direcciones............................................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2.1.6. Estructura de un paquete IPv6.........................................................................</w:t>
            </w:r>
          </w:p>
          <w:p w:rsidR="00F559DF" w:rsidRPr="00751A8E" w:rsidRDefault="00F559DF" w:rsidP="00885F84">
            <w:pPr>
              <w:spacing w:after="120" w:line="360" w:lineRule="auto"/>
              <w:jc w:val="both"/>
              <w:rPr>
                <w:rFonts w:ascii="Arial" w:hAnsi="Arial" w:cs="Arial"/>
                <w:i w:val="0"/>
                <w:szCs w:val="24"/>
              </w:rPr>
            </w:pPr>
            <w:r w:rsidRPr="00751A8E">
              <w:rPr>
                <w:rFonts w:ascii="Arial" w:hAnsi="Arial" w:cs="Arial"/>
                <w:i w:val="0"/>
                <w:szCs w:val="24"/>
              </w:rPr>
              <w:t xml:space="preserve">2.2. </w:t>
            </w:r>
            <w:proofErr w:type="spellStart"/>
            <w:r w:rsidRPr="00751A8E">
              <w:rPr>
                <w:rFonts w:ascii="Arial" w:hAnsi="Arial" w:cs="Arial"/>
                <w:i w:val="0"/>
                <w:szCs w:val="24"/>
              </w:rPr>
              <w:t>Multiprotocol</w:t>
            </w:r>
            <w:proofErr w:type="spellEnd"/>
            <w:r w:rsidRPr="00751A8E">
              <w:rPr>
                <w:rFonts w:ascii="Arial" w:hAnsi="Arial" w:cs="Arial"/>
                <w:i w:val="0"/>
                <w:szCs w:val="24"/>
              </w:rPr>
              <w:t xml:space="preserve"> </w:t>
            </w:r>
            <w:proofErr w:type="spellStart"/>
            <w:r w:rsidRPr="00751A8E">
              <w:rPr>
                <w:rFonts w:ascii="Arial" w:hAnsi="Arial" w:cs="Arial"/>
                <w:i w:val="0"/>
                <w:szCs w:val="24"/>
              </w:rPr>
              <w:t>Label</w:t>
            </w:r>
            <w:proofErr w:type="spellEnd"/>
            <w:r w:rsidRPr="00751A8E">
              <w:rPr>
                <w:rFonts w:ascii="Arial" w:hAnsi="Arial" w:cs="Arial"/>
                <w:i w:val="0"/>
                <w:szCs w:val="24"/>
              </w:rPr>
              <w:t xml:space="preserve"> </w:t>
            </w:r>
            <w:proofErr w:type="spellStart"/>
            <w:r w:rsidRPr="00751A8E">
              <w:rPr>
                <w:rFonts w:ascii="Arial" w:hAnsi="Arial" w:cs="Arial"/>
                <w:i w:val="0"/>
                <w:szCs w:val="24"/>
              </w:rPr>
              <w:t>Switching</w:t>
            </w:r>
            <w:proofErr w:type="spellEnd"/>
            <w:r w:rsidRPr="00751A8E">
              <w:rPr>
                <w:rFonts w:ascii="Arial" w:hAnsi="Arial" w:cs="Arial"/>
                <w:i w:val="0"/>
                <w:szCs w:val="24"/>
              </w:rPr>
              <w:t xml:space="preserve"> (MPLS).................................................................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2.2.1. Antecedentes históricos……………………………………………………….…..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2.2.2. Arquitectura MPLS………................................................................................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 xml:space="preserve">2.2.2.1. </w:t>
            </w:r>
            <w:proofErr w:type="gramStart"/>
            <w:r w:rsidRPr="00751A8E">
              <w:rPr>
                <w:rFonts w:ascii="Arial" w:hAnsi="Arial" w:cs="Arial"/>
                <w:i w:val="0"/>
                <w:szCs w:val="24"/>
              </w:rPr>
              <w:t>Elementos.</w:t>
            </w:r>
            <w:proofErr w:type="gramEnd"/>
            <w:r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2.2.2.2. Estructura………...........................................................................................</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2.2.3. Operaciones con etiquetas...............................................................................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2.2.4. Características del MPLS…….……………………………………………………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2.2.5. Funcionamiento MPLS……….…………………………...………………………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2.2.6. Operación de MPLS………….………….…………………………………………</w:t>
            </w:r>
          </w:p>
          <w:p w:rsidR="00F559DF" w:rsidRPr="00751A8E" w:rsidRDefault="00BC673A" w:rsidP="00885F84">
            <w:pPr>
              <w:autoSpaceDE w:val="0"/>
              <w:spacing w:after="120" w:line="360" w:lineRule="auto"/>
              <w:jc w:val="both"/>
              <w:rPr>
                <w:rFonts w:ascii="Arial" w:hAnsi="Arial" w:cs="Arial"/>
                <w:i w:val="0"/>
                <w:szCs w:val="24"/>
              </w:rPr>
            </w:pPr>
            <w:r>
              <w:rPr>
                <w:rFonts w:ascii="Arial" w:hAnsi="Arial" w:cs="Arial"/>
                <w:i w:val="0"/>
                <w:szCs w:val="24"/>
              </w:rPr>
              <w:t>2.2.7 Ventajas especí</w:t>
            </w:r>
            <w:r w:rsidR="00F559DF" w:rsidRPr="00751A8E">
              <w:rPr>
                <w:rFonts w:ascii="Arial" w:hAnsi="Arial" w:cs="Arial"/>
                <w:i w:val="0"/>
                <w:szCs w:val="24"/>
              </w:rPr>
              <w:t xml:space="preserve">ficas de </w:t>
            </w:r>
            <w:proofErr w:type="gramStart"/>
            <w:r w:rsidR="00F559DF" w:rsidRPr="00751A8E">
              <w:rPr>
                <w:rFonts w:ascii="Arial" w:hAnsi="Arial" w:cs="Arial"/>
                <w:i w:val="0"/>
                <w:szCs w:val="24"/>
              </w:rPr>
              <w:t>MPLS …</w:t>
            </w:r>
            <w:proofErr w:type="gramEnd"/>
            <w:r w:rsidR="00F559DF"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2.2.8. Manejo de colas y etiquetas……………………………………………………….</w:t>
            </w:r>
          </w:p>
          <w:p w:rsidR="009408E7"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2.2.9. Enrutamiento convencional Vs conmutación de etiquetas MPLS…………….</w:t>
            </w:r>
          </w:p>
          <w:p w:rsidR="00F559DF"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2.2.10. Componentes de una red MPLS.………………………………………………..</w:t>
            </w:r>
          </w:p>
          <w:p w:rsidR="009408E7" w:rsidRPr="009408E7" w:rsidRDefault="009408E7" w:rsidP="00885F84">
            <w:pPr>
              <w:autoSpaceDE w:val="0"/>
              <w:spacing w:after="120" w:line="360" w:lineRule="auto"/>
              <w:jc w:val="both"/>
              <w:rPr>
                <w:rFonts w:ascii="Arial" w:hAnsi="Arial" w:cs="Arial"/>
                <w:i w:val="0"/>
                <w:szCs w:val="24"/>
              </w:rPr>
            </w:pPr>
            <w:r>
              <w:rPr>
                <w:rFonts w:ascii="Arial" w:hAnsi="Arial" w:cs="Arial"/>
                <w:i w:val="0"/>
                <w:szCs w:val="24"/>
              </w:rPr>
              <w:t xml:space="preserve">2.2.11. </w:t>
            </w:r>
            <w:r w:rsidRPr="009408E7">
              <w:rPr>
                <w:rFonts w:ascii="Arial" w:hAnsi="Arial" w:cs="Arial"/>
                <w:i w:val="0"/>
              </w:rPr>
              <w:t>Arquitectura MPLS y calidad de servicio (</w:t>
            </w:r>
            <w:proofErr w:type="spellStart"/>
            <w:r w:rsidRPr="009408E7">
              <w:rPr>
                <w:rFonts w:ascii="Arial" w:hAnsi="Arial" w:cs="Arial"/>
                <w:i w:val="0"/>
              </w:rPr>
              <w:t>QoS</w:t>
            </w:r>
            <w:proofErr w:type="spellEnd"/>
            <w:r w:rsidRPr="009408E7">
              <w:rPr>
                <w:rFonts w:ascii="Arial" w:hAnsi="Arial" w:cs="Arial"/>
                <w:i w:val="0"/>
              </w:rPr>
              <w:t>) en una red IP</w:t>
            </w:r>
            <w:r>
              <w:rPr>
                <w:rFonts w:ascii="Arial" w:hAnsi="Arial" w:cs="Arial"/>
                <w:i w:val="0"/>
              </w:rPr>
              <w:t>……………….</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2.3. Términos básicos……………………………………………………………………...</w:t>
            </w:r>
          </w:p>
          <w:p w:rsidR="00F559DF" w:rsidRPr="00751A8E"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CAPÍTULO III</w:t>
            </w:r>
            <w:r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MARCO METODOLÓGICO</w:t>
            </w:r>
            <w:r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1. Tipo de investigación……………………………………………………………………</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 Diseño de Investigación………………………………………………………………..</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lastRenderedPageBreak/>
              <w:t>3. Técnicas e Instrumentos de Recolección de Datos…………………………………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4. Metodología………………………………………………………………………………</w:t>
            </w:r>
          </w:p>
          <w:p w:rsidR="00F559DF" w:rsidRPr="00751A8E" w:rsidRDefault="00F559DF" w:rsidP="00885F84">
            <w:pPr>
              <w:autoSpaceDE w:val="0"/>
              <w:spacing w:after="120" w:line="360" w:lineRule="auto"/>
              <w:rPr>
                <w:rFonts w:ascii="Arial" w:hAnsi="Arial" w:cs="Arial"/>
                <w:i w:val="0"/>
                <w:szCs w:val="24"/>
              </w:rPr>
            </w:pPr>
            <w:r w:rsidRPr="00751A8E">
              <w:rPr>
                <w:rFonts w:ascii="Arial" w:hAnsi="Arial" w:cs="Arial"/>
                <w:i w:val="0"/>
                <w:szCs w:val="24"/>
              </w:rPr>
              <w:t>5. Herramientas Utilizadas</w:t>
            </w:r>
            <w:proofErr w:type="gramStart"/>
            <w:r w:rsidRPr="00751A8E">
              <w:rPr>
                <w:rFonts w:ascii="Arial" w:hAnsi="Arial" w:cs="Arial"/>
                <w:i w:val="0"/>
                <w:szCs w:val="24"/>
              </w:rPr>
              <w:t>..</w:t>
            </w:r>
            <w:proofErr w:type="gramEnd"/>
            <w:r w:rsidRPr="00751A8E">
              <w:rPr>
                <w:rFonts w:ascii="Arial" w:hAnsi="Arial" w:cs="Arial"/>
                <w:i w:val="0"/>
                <w:szCs w:val="24"/>
              </w:rPr>
              <w:t>…………………………….…………………………………</w:t>
            </w:r>
          </w:p>
          <w:p w:rsidR="00F559DF" w:rsidRPr="00751A8E" w:rsidRDefault="00F559DF" w:rsidP="00885F84">
            <w:pPr>
              <w:autoSpaceDE w:val="0"/>
              <w:spacing w:line="480" w:lineRule="auto"/>
              <w:jc w:val="both"/>
              <w:rPr>
                <w:rFonts w:ascii="Arial" w:hAnsi="Arial" w:cs="Arial"/>
                <w:i w:val="0"/>
                <w:szCs w:val="24"/>
              </w:rPr>
            </w:pPr>
            <w:r w:rsidRPr="00751A8E">
              <w:rPr>
                <w:rFonts w:ascii="Arial" w:hAnsi="Arial" w:cs="Arial"/>
                <w:i w:val="0"/>
                <w:szCs w:val="24"/>
              </w:rPr>
              <w:t>6. Diseño del Experimento………………………………………………………………...</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CAPÍTULO IV……………………………………………………………………………….</w:t>
            </w:r>
          </w:p>
          <w:p w:rsidR="00F559DF" w:rsidRPr="00751A8E" w:rsidRDefault="00BC673A" w:rsidP="00885F84">
            <w:pPr>
              <w:autoSpaceDE w:val="0"/>
              <w:spacing w:after="120" w:line="360" w:lineRule="auto"/>
              <w:jc w:val="both"/>
              <w:rPr>
                <w:rFonts w:ascii="Arial" w:hAnsi="Arial" w:cs="Arial"/>
                <w:i w:val="0"/>
                <w:szCs w:val="24"/>
              </w:rPr>
            </w:pPr>
            <w:r w:rsidRPr="00751A8E">
              <w:rPr>
                <w:rFonts w:ascii="Arial" w:hAnsi="Arial" w:cs="Arial"/>
                <w:i w:val="0"/>
                <w:szCs w:val="24"/>
              </w:rPr>
              <w:t>ANÁLISIS</w:t>
            </w:r>
            <w:r w:rsidR="00F559DF" w:rsidRPr="00751A8E">
              <w:rPr>
                <w:rFonts w:ascii="Arial" w:hAnsi="Arial" w:cs="Arial"/>
                <w:i w:val="0"/>
                <w:szCs w:val="24"/>
              </w:rPr>
              <w:t xml:space="preserve"> Y DISCUSIÓN DE LOS RESULTADOS………………………..…………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1. Análisis y descripción de los Resultados……………………………………….….....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1.2. Sustentación teórica de los Resultados………………….……………………….</w:t>
            </w:r>
          </w:p>
          <w:p w:rsidR="00F559DF" w:rsidRPr="00751A8E" w:rsidRDefault="00F559DF" w:rsidP="00885F84">
            <w:pPr>
              <w:autoSpaceDE w:val="0"/>
              <w:spacing w:after="120" w:line="360" w:lineRule="auto"/>
              <w:jc w:val="both"/>
              <w:rPr>
                <w:rFonts w:ascii="Arial" w:hAnsi="Arial" w:cs="Arial"/>
                <w:i w:val="0"/>
                <w:szCs w:val="24"/>
              </w:rPr>
            </w:pPr>
            <w:r w:rsidRPr="00751A8E">
              <w:rPr>
                <w:rFonts w:ascii="Arial" w:hAnsi="Arial" w:cs="Arial"/>
                <w:i w:val="0"/>
                <w:szCs w:val="24"/>
              </w:rPr>
              <w:t>2. Análisis estadísticos de los resultados………………………………………………..</w:t>
            </w:r>
          </w:p>
          <w:p w:rsidR="00F559DF" w:rsidRPr="003D74F8"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CONCLUSIONES</w:t>
            </w:r>
            <w:r w:rsidRPr="003D74F8">
              <w:rPr>
                <w:rFonts w:ascii="Arial" w:hAnsi="Arial" w:cs="Arial"/>
                <w:i w:val="0"/>
                <w:szCs w:val="24"/>
              </w:rPr>
              <w:t>………………………………………………………………………….</w:t>
            </w:r>
          </w:p>
          <w:p w:rsidR="00F559DF"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RECOMENDACIONES</w:t>
            </w:r>
            <w:r w:rsidRPr="00751A8E">
              <w:rPr>
                <w:rFonts w:ascii="Arial" w:hAnsi="Arial" w:cs="Arial"/>
                <w:i w:val="0"/>
                <w:szCs w:val="24"/>
              </w:rPr>
              <w:t>……………………………………………………………………</w:t>
            </w:r>
          </w:p>
          <w:p w:rsidR="00131FA5" w:rsidRPr="00751A8E" w:rsidRDefault="00131FA5" w:rsidP="00885F84">
            <w:pPr>
              <w:autoSpaceDE w:val="0"/>
              <w:spacing w:after="120" w:line="360" w:lineRule="auto"/>
              <w:jc w:val="both"/>
              <w:rPr>
                <w:rFonts w:ascii="Arial" w:hAnsi="Arial" w:cs="Arial"/>
                <w:i w:val="0"/>
                <w:szCs w:val="24"/>
              </w:rPr>
            </w:pPr>
            <w:r>
              <w:rPr>
                <w:rFonts w:ascii="Arial" w:hAnsi="Arial" w:cs="Arial"/>
                <w:b/>
                <w:i w:val="0"/>
                <w:szCs w:val="24"/>
              </w:rPr>
              <w:t>Í</w:t>
            </w:r>
            <w:r w:rsidRPr="003D74F8">
              <w:rPr>
                <w:rFonts w:ascii="Arial" w:hAnsi="Arial" w:cs="Arial"/>
                <w:b/>
                <w:i w:val="0"/>
                <w:szCs w:val="24"/>
              </w:rPr>
              <w:t>NDICE DE REFERENCIAS</w:t>
            </w:r>
            <w:r w:rsidRPr="00751A8E">
              <w:rPr>
                <w:rFonts w:ascii="Arial" w:hAnsi="Arial" w:cs="Arial"/>
                <w:i w:val="0"/>
                <w:szCs w:val="24"/>
              </w:rPr>
              <w:t>………………………………………………………………</w:t>
            </w:r>
          </w:p>
          <w:p w:rsidR="00F559DF" w:rsidRPr="00751A8E" w:rsidRDefault="00F559DF" w:rsidP="00885F84">
            <w:pPr>
              <w:autoSpaceDE w:val="0"/>
              <w:spacing w:after="120" w:line="360" w:lineRule="auto"/>
              <w:jc w:val="both"/>
              <w:rPr>
                <w:rFonts w:ascii="Arial" w:hAnsi="Arial" w:cs="Arial"/>
                <w:i w:val="0"/>
                <w:szCs w:val="24"/>
              </w:rPr>
            </w:pPr>
            <w:r w:rsidRPr="003D74F8">
              <w:rPr>
                <w:rFonts w:ascii="Arial" w:hAnsi="Arial" w:cs="Arial"/>
                <w:b/>
                <w:i w:val="0"/>
                <w:szCs w:val="24"/>
              </w:rPr>
              <w:t>ANEXO</w:t>
            </w:r>
            <w:r w:rsidRPr="00751A8E">
              <w:rPr>
                <w:rFonts w:ascii="Arial" w:hAnsi="Arial" w:cs="Arial"/>
                <w:i w:val="0"/>
                <w:szCs w:val="24"/>
              </w:rPr>
              <w:t>………………………………………………………………………………………</w:t>
            </w:r>
          </w:p>
          <w:p w:rsidR="00F559DF" w:rsidRPr="00751A8E" w:rsidRDefault="00F559DF" w:rsidP="00131FA5">
            <w:pPr>
              <w:autoSpaceDE w:val="0"/>
              <w:spacing w:after="120" w:line="360" w:lineRule="auto"/>
              <w:jc w:val="both"/>
              <w:rPr>
                <w:rFonts w:ascii="Arial" w:hAnsi="Arial" w:cs="Arial"/>
                <w:i w:val="0"/>
                <w:szCs w:val="24"/>
              </w:rPr>
            </w:pPr>
          </w:p>
        </w:tc>
        <w:tc>
          <w:tcPr>
            <w:tcW w:w="647" w:type="dxa"/>
          </w:tcPr>
          <w:p w:rsidR="00823910"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lastRenderedPageBreak/>
              <w:t>14</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15</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15</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18</w:t>
            </w:r>
          </w:p>
          <w:p w:rsidR="00F559DF" w:rsidRPr="00751A8E" w:rsidRDefault="00F559DF" w:rsidP="00885F84">
            <w:pPr>
              <w:autoSpaceDE w:val="0"/>
              <w:snapToGrid w:val="0"/>
              <w:spacing w:after="120" w:line="360" w:lineRule="auto"/>
              <w:jc w:val="both"/>
              <w:rPr>
                <w:rFonts w:ascii="Arial" w:hAnsi="Arial" w:cs="Arial"/>
                <w:i w:val="0"/>
                <w:szCs w:val="24"/>
              </w:rPr>
            </w:pPr>
            <w:r w:rsidRPr="00751A8E">
              <w:rPr>
                <w:rFonts w:ascii="Arial" w:hAnsi="Arial" w:cs="Arial"/>
                <w:i w:val="0"/>
                <w:szCs w:val="24"/>
              </w:rPr>
              <w:t>1</w:t>
            </w:r>
            <w:r w:rsidR="00B77C5A">
              <w:rPr>
                <w:rFonts w:ascii="Arial" w:hAnsi="Arial" w:cs="Arial"/>
                <w:i w:val="0"/>
                <w:szCs w:val="24"/>
              </w:rPr>
              <w:t>8</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18</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18</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18</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19</w:t>
            </w:r>
          </w:p>
          <w:p w:rsidR="00F559DF" w:rsidRPr="00751A8E" w:rsidRDefault="00B77C5A" w:rsidP="00885F84">
            <w:pPr>
              <w:autoSpaceDE w:val="0"/>
              <w:snapToGrid w:val="0"/>
              <w:spacing w:after="120" w:line="360" w:lineRule="auto"/>
              <w:jc w:val="both"/>
              <w:rPr>
                <w:rFonts w:ascii="Arial" w:hAnsi="Arial" w:cs="Arial"/>
                <w:i w:val="0"/>
                <w:szCs w:val="24"/>
              </w:rPr>
            </w:pPr>
            <w:r>
              <w:rPr>
                <w:rFonts w:ascii="Arial" w:hAnsi="Arial" w:cs="Arial"/>
                <w:i w:val="0"/>
                <w:szCs w:val="24"/>
              </w:rPr>
              <w:t>20</w:t>
            </w:r>
          </w:p>
          <w:p w:rsidR="00F559DF" w:rsidRPr="00751A8E" w:rsidRDefault="00B77C5A" w:rsidP="00885F84">
            <w:pPr>
              <w:autoSpaceDE w:val="0"/>
              <w:spacing w:after="120" w:line="360" w:lineRule="auto"/>
              <w:jc w:val="both"/>
              <w:rPr>
                <w:rFonts w:ascii="Arial" w:hAnsi="Arial" w:cs="Arial"/>
                <w:i w:val="0"/>
                <w:szCs w:val="24"/>
              </w:rPr>
            </w:pPr>
            <w:r>
              <w:rPr>
                <w:rFonts w:ascii="Arial" w:hAnsi="Arial" w:cs="Arial"/>
                <w:i w:val="0"/>
                <w:szCs w:val="24"/>
              </w:rPr>
              <w:t>20</w:t>
            </w:r>
          </w:p>
          <w:p w:rsidR="00F559DF" w:rsidRPr="00751A8E" w:rsidRDefault="00B77C5A" w:rsidP="00885F84">
            <w:pPr>
              <w:autoSpaceDE w:val="0"/>
              <w:spacing w:after="120" w:line="360" w:lineRule="auto"/>
              <w:jc w:val="both"/>
              <w:rPr>
                <w:rFonts w:ascii="Arial" w:hAnsi="Arial" w:cs="Arial"/>
                <w:i w:val="0"/>
                <w:szCs w:val="24"/>
              </w:rPr>
            </w:pPr>
            <w:r>
              <w:rPr>
                <w:rFonts w:ascii="Arial" w:hAnsi="Arial" w:cs="Arial"/>
                <w:i w:val="0"/>
                <w:szCs w:val="24"/>
              </w:rPr>
              <w:t>20</w:t>
            </w:r>
          </w:p>
          <w:p w:rsidR="00F559DF" w:rsidRPr="00751A8E" w:rsidRDefault="000C43EF" w:rsidP="00885F84">
            <w:pPr>
              <w:autoSpaceDE w:val="0"/>
              <w:spacing w:after="120" w:line="360" w:lineRule="auto"/>
              <w:jc w:val="both"/>
              <w:rPr>
                <w:rFonts w:ascii="Arial" w:hAnsi="Arial" w:cs="Arial"/>
                <w:i w:val="0"/>
                <w:szCs w:val="24"/>
              </w:rPr>
            </w:pPr>
            <w:r>
              <w:rPr>
                <w:rFonts w:ascii="Arial" w:hAnsi="Arial" w:cs="Arial"/>
                <w:i w:val="0"/>
                <w:szCs w:val="24"/>
              </w:rPr>
              <w:t>2</w:t>
            </w:r>
            <w:r w:rsidR="00B77C5A">
              <w:rPr>
                <w:rFonts w:ascii="Arial" w:hAnsi="Arial" w:cs="Arial"/>
                <w:i w:val="0"/>
                <w:szCs w:val="24"/>
              </w:rPr>
              <w:t>1</w:t>
            </w:r>
          </w:p>
          <w:p w:rsidR="00F559DF" w:rsidRPr="00751A8E" w:rsidRDefault="00B77C5A" w:rsidP="00885F84">
            <w:pPr>
              <w:autoSpaceDE w:val="0"/>
              <w:spacing w:after="120" w:line="360" w:lineRule="auto"/>
              <w:jc w:val="both"/>
              <w:rPr>
                <w:rFonts w:ascii="Arial" w:hAnsi="Arial" w:cs="Arial"/>
                <w:i w:val="0"/>
                <w:szCs w:val="24"/>
              </w:rPr>
            </w:pPr>
            <w:r>
              <w:rPr>
                <w:rFonts w:ascii="Arial" w:hAnsi="Arial" w:cs="Arial"/>
                <w:i w:val="0"/>
                <w:szCs w:val="24"/>
              </w:rPr>
              <w:t>22</w:t>
            </w:r>
          </w:p>
          <w:p w:rsidR="00F559DF" w:rsidRPr="00751A8E" w:rsidRDefault="00AE725F" w:rsidP="00885F84">
            <w:pPr>
              <w:autoSpaceDE w:val="0"/>
              <w:spacing w:after="120" w:line="360" w:lineRule="auto"/>
              <w:jc w:val="both"/>
              <w:rPr>
                <w:rFonts w:ascii="Arial" w:hAnsi="Arial" w:cs="Arial"/>
                <w:i w:val="0"/>
                <w:szCs w:val="24"/>
              </w:rPr>
            </w:pPr>
            <w:r>
              <w:rPr>
                <w:rFonts w:ascii="Arial" w:hAnsi="Arial" w:cs="Arial"/>
                <w:i w:val="0"/>
                <w:szCs w:val="24"/>
              </w:rPr>
              <w:t>22</w:t>
            </w:r>
          </w:p>
          <w:p w:rsidR="00F559DF" w:rsidRPr="00751A8E" w:rsidRDefault="00973B5D" w:rsidP="00885F84">
            <w:pPr>
              <w:autoSpaceDE w:val="0"/>
              <w:spacing w:after="120" w:line="360" w:lineRule="auto"/>
              <w:jc w:val="both"/>
              <w:rPr>
                <w:rFonts w:ascii="Arial" w:hAnsi="Arial" w:cs="Arial"/>
                <w:i w:val="0"/>
                <w:szCs w:val="24"/>
              </w:rPr>
            </w:pPr>
            <w:r>
              <w:rPr>
                <w:rFonts w:ascii="Arial" w:hAnsi="Arial" w:cs="Arial"/>
                <w:i w:val="0"/>
                <w:szCs w:val="24"/>
              </w:rPr>
              <w:t>2</w:t>
            </w:r>
            <w:r w:rsidR="00AE725F">
              <w:rPr>
                <w:rFonts w:ascii="Arial" w:hAnsi="Arial" w:cs="Arial"/>
                <w:i w:val="0"/>
                <w:szCs w:val="24"/>
              </w:rPr>
              <w:t>4</w:t>
            </w:r>
          </w:p>
          <w:p w:rsidR="00F559DF" w:rsidRPr="00751A8E" w:rsidRDefault="00F559DF" w:rsidP="00885F84">
            <w:pPr>
              <w:autoSpaceDE w:val="0"/>
              <w:spacing w:after="120" w:line="360" w:lineRule="auto"/>
              <w:jc w:val="both"/>
              <w:rPr>
                <w:rFonts w:ascii="Arial" w:hAnsi="Arial" w:cs="Arial"/>
                <w:i w:val="0"/>
                <w:szCs w:val="24"/>
              </w:rPr>
            </w:pP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25</w:t>
            </w:r>
          </w:p>
          <w:p w:rsidR="00F559DF" w:rsidRPr="00751A8E" w:rsidRDefault="00973B5D" w:rsidP="00885F84">
            <w:pPr>
              <w:autoSpaceDE w:val="0"/>
              <w:spacing w:after="120" w:line="360" w:lineRule="auto"/>
              <w:jc w:val="both"/>
              <w:rPr>
                <w:rFonts w:ascii="Arial" w:hAnsi="Arial" w:cs="Arial"/>
                <w:i w:val="0"/>
                <w:szCs w:val="24"/>
              </w:rPr>
            </w:pPr>
            <w:r>
              <w:rPr>
                <w:rFonts w:ascii="Arial" w:hAnsi="Arial" w:cs="Arial"/>
                <w:i w:val="0"/>
                <w:szCs w:val="24"/>
              </w:rPr>
              <w:t>2</w:t>
            </w:r>
            <w:r w:rsidR="00B3646D">
              <w:rPr>
                <w:rFonts w:ascii="Arial" w:hAnsi="Arial" w:cs="Arial"/>
                <w:i w:val="0"/>
                <w:szCs w:val="24"/>
              </w:rPr>
              <w:t>6</w:t>
            </w:r>
          </w:p>
          <w:p w:rsidR="00F559DF" w:rsidRPr="00751A8E" w:rsidRDefault="00823910" w:rsidP="00885F84">
            <w:pPr>
              <w:autoSpaceDE w:val="0"/>
              <w:spacing w:after="120" w:line="360" w:lineRule="auto"/>
              <w:jc w:val="both"/>
              <w:rPr>
                <w:rFonts w:ascii="Arial" w:hAnsi="Arial" w:cs="Arial"/>
                <w:i w:val="0"/>
                <w:szCs w:val="24"/>
              </w:rPr>
            </w:pPr>
            <w:r>
              <w:rPr>
                <w:rFonts w:ascii="Arial" w:hAnsi="Arial" w:cs="Arial"/>
                <w:i w:val="0"/>
                <w:szCs w:val="24"/>
              </w:rPr>
              <w:t>2</w:t>
            </w:r>
            <w:r w:rsidR="00B3646D">
              <w:rPr>
                <w:rFonts w:ascii="Arial" w:hAnsi="Arial" w:cs="Arial"/>
                <w:i w:val="0"/>
                <w:szCs w:val="24"/>
              </w:rPr>
              <w:t>7</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28</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30</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30</w:t>
            </w:r>
          </w:p>
          <w:p w:rsidR="00F559DF" w:rsidRPr="00751A8E" w:rsidRDefault="00F36810" w:rsidP="00885F84">
            <w:pPr>
              <w:autoSpaceDE w:val="0"/>
              <w:spacing w:after="120" w:line="360" w:lineRule="auto"/>
              <w:jc w:val="both"/>
              <w:rPr>
                <w:rFonts w:ascii="Arial" w:hAnsi="Arial" w:cs="Arial"/>
                <w:i w:val="0"/>
                <w:szCs w:val="24"/>
              </w:rPr>
            </w:pPr>
            <w:r>
              <w:rPr>
                <w:rFonts w:ascii="Arial" w:hAnsi="Arial" w:cs="Arial"/>
                <w:i w:val="0"/>
                <w:szCs w:val="24"/>
              </w:rPr>
              <w:t>3</w:t>
            </w:r>
            <w:r w:rsidR="00B3646D">
              <w:rPr>
                <w:rFonts w:ascii="Arial" w:hAnsi="Arial" w:cs="Arial"/>
                <w:i w:val="0"/>
                <w:szCs w:val="24"/>
              </w:rPr>
              <w:t>1</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32</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34</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35</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35</w:t>
            </w:r>
          </w:p>
          <w:p w:rsidR="00F559DF" w:rsidRPr="00751A8E" w:rsidRDefault="00973B5D" w:rsidP="00885F84">
            <w:pPr>
              <w:autoSpaceDE w:val="0"/>
              <w:spacing w:after="120" w:line="360" w:lineRule="auto"/>
              <w:jc w:val="both"/>
              <w:rPr>
                <w:rFonts w:ascii="Arial" w:hAnsi="Arial" w:cs="Arial"/>
                <w:i w:val="0"/>
                <w:szCs w:val="24"/>
              </w:rPr>
            </w:pPr>
            <w:r>
              <w:rPr>
                <w:rFonts w:ascii="Arial" w:hAnsi="Arial" w:cs="Arial"/>
                <w:i w:val="0"/>
                <w:szCs w:val="24"/>
              </w:rPr>
              <w:t>3</w:t>
            </w:r>
            <w:r w:rsidR="00B3646D">
              <w:rPr>
                <w:rFonts w:ascii="Arial" w:hAnsi="Arial" w:cs="Arial"/>
                <w:i w:val="0"/>
                <w:szCs w:val="24"/>
              </w:rPr>
              <w:t>6</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36</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38</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39</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40</w:t>
            </w:r>
          </w:p>
          <w:p w:rsidR="009408E7" w:rsidRPr="00751A8E" w:rsidRDefault="00973B5D" w:rsidP="00885F84">
            <w:pPr>
              <w:autoSpaceDE w:val="0"/>
              <w:spacing w:after="120" w:line="360" w:lineRule="auto"/>
              <w:jc w:val="both"/>
              <w:rPr>
                <w:rFonts w:ascii="Arial" w:hAnsi="Arial" w:cs="Arial"/>
                <w:i w:val="0"/>
                <w:szCs w:val="24"/>
              </w:rPr>
            </w:pPr>
            <w:r>
              <w:rPr>
                <w:rFonts w:ascii="Arial" w:hAnsi="Arial" w:cs="Arial"/>
                <w:i w:val="0"/>
                <w:szCs w:val="24"/>
              </w:rPr>
              <w:t>4</w:t>
            </w:r>
            <w:r w:rsidR="00B3646D">
              <w:rPr>
                <w:rFonts w:ascii="Arial" w:hAnsi="Arial" w:cs="Arial"/>
                <w:i w:val="0"/>
                <w:szCs w:val="24"/>
              </w:rPr>
              <w:t>1</w:t>
            </w:r>
          </w:p>
          <w:p w:rsidR="009408E7" w:rsidRDefault="00B3646D" w:rsidP="00885F84">
            <w:pPr>
              <w:autoSpaceDE w:val="0"/>
              <w:spacing w:after="120" w:line="360" w:lineRule="auto"/>
              <w:jc w:val="both"/>
              <w:rPr>
                <w:rFonts w:ascii="Arial" w:hAnsi="Arial" w:cs="Arial"/>
                <w:i w:val="0"/>
                <w:szCs w:val="24"/>
              </w:rPr>
            </w:pPr>
            <w:r>
              <w:rPr>
                <w:rFonts w:ascii="Arial" w:hAnsi="Arial" w:cs="Arial"/>
                <w:i w:val="0"/>
                <w:szCs w:val="24"/>
              </w:rPr>
              <w:t>43</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44</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46</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47</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t>47</w:t>
            </w:r>
          </w:p>
          <w:p w:rsidR="00F559DF" w:rsidRPr="00751A8E" w:rsidRDefault="00B3646D" w:rsidP="00885F84">
            <w:pPr>
              <w:autoSpaceDE w:val="0"/>
              <w:spacing w:after="120" w:line="360" w:lineRule="auto"/>
              <w:jc w:val="both"/>
              <w:rPr>
                <w:rFonts w:ascii="Arial" w:hAnsi="Arial" w:cs="Arial"/>
                <w:i w:val="0"/>
                <w:szCs w:val="24"/>
              </w:rPr>
            </w:pPr>
            <w:r>
              <w:rPr>
                <w:rFonts w:ascii="Arial" w:hAnsi="Arial" w:cs="Arial"/>
                <w:i w:val="0"/>
                <w:szCs w:val="24"/>
              </w:rPr>
              <w:lastRenderedPageBreak/>
              <w:t>47</w:t>
            </w:r>
          </w:p>
          <w:p w:rsidR="00F559DF" w:rsidRPr="00751A8E" w:rsidRDefault="00BD73CC" w:rsidP="00885F84">
            <w:pPr>
              <w:autoSpaceDE w:val="0"/>
              <w:spacing w:after="120" w:line="360" w:lineRule="auto"/>
              <w:jc w:val="both"/>
              <w:rPr>
                <w:rFonts w:ascii="Arial" w:hAnsi="Arial" w:cs="Arial"/>
                <w:i w:val="0"/>
                <w:szCs w:val="24"/>
              </w:rPr>
            </w:pPr>
            <w:r>
              <w:rPr>
                <w:rFonts w:ascii="Arial" w:hAnsi="Arial" w:cs="Arial"/>
                <w:i w:val="0"/>
                <w:szCs w:val="24"/>
              </w:rPr>
              <w:t>4</w:t>
            </w:r>
            <w:r w:rsidR="00EB027C">
              <w:rPr>
                <w:rFonts w:ascii="Arial" w:hAnsi="Arial" w:cs="Arial"/>
                <w:i w:val="0"/>
                <w:szCs w:val="24"/>
              </w:rPr>
              <w:t>8</w:t>
            </w:r>
          </w:p>
          <w:p w:rsidR="00F559DF" w:rsidRPr="00751A8E" w:rsidRDefault="00823910" w:rsidP="00885F84">
            <w:pPr>
              <w:autoSpaceDE w:val="0"/>
              <w:spacing w:after="120" w:line="360" w:lineRule="auto"/>
              <w:jc w:val="both"/>
              <w:rPr>
                <w:rFonts w:ascii="Arial" w:hAnsi="Arial" w:cs="Arial"/>
                <w:i w:val="0"/>
                <w:szCs w:val="24"/>
              </w:rPr>
            </w:pPr>
            <w:r>
              <w:rPr>
                <w:rFonts w:ascii="Arial" w:hAnsi="Arial" w:cs="Arial"/>
                <w:i w:val="0"/>
                <w:szCs w:val="24"/>
              </w:rPr>
              <w:t>4</w:t>
            </w:r>
            <w:r w:rsidR="00EB027C">
              <w:rPr>
                <w:rFonts w:ascii="Arial" w:hAnsi="Arial" w:cs="Arial"/>
                <w:i w:val="0"/>
                <w:szCs w:val="24"/>
              </w:rPr>
              <w:t>8</w:t>
            </w:r>
          </w:p>
          <w:p w:rsidR="00F559DF" w:rsidRPr="00751A8E" w:rsidRDefault="004757E4" w:rsidP="00885F84">
            <w:pPr>
              <w:autoSpaceDE w:val="0"/>
              <w:spacing w:after="120" w:line="360" w:lineRule="auto"/>
              <w:jc w:val="both"/>
              <w:rPr>
                <w:rFonts w:ascii="Arial" w:hAnsi="Arial" w:cs="Arial"/>
                <w:i w:val="0"/>
                <w:szCs w:val="24"/>
              </w:rPr>
            </w:pPr>
            <w:r>
              <w:rPr>
                <w:rFonts w:ascii="Arial" w:hAnsi="Arial" w:cs="Arial"/>
                <w:i w:val="0"/>
                <w:szCs w:val="24"/>
              </w:rPr>
              <w:t>5</w:t>
            </w:r>
            <w:r w:rsidR="00EB027C">
              <w:rPr>
                <w:rFonts w:ascii="Arial" w:hAnsi="Arial" w:cs="Arial"/>
                <w:i w:val="0"/>
                <w:szCs w:val="24"/>
              </w:rPr>
              <w:t>0</w:t>
            </w:r>
          </w:p>
          <w:p w:rsidR="00F559DF" w:rsidRPr="00751A8E" w:rsidRDefault="00823910" w:rsidP="00885F84">
            <w:pPr>
              <w:autoSpaceDE w:val="0"/>
              <w:spacing w:after="120" w:line="360" w:lineRule="auto"/>
              <w:jc w:val="both"/>
              <w:rPr>
                <w:rFonts w:ascii="Arial" w:hAnsi="Arial" w:cs="Arial"/>
                <w:i w:val="0"/>
                <w:szCs w:val="24"/>
              </w:rPr>
            </w:pPr>
            <w:r>
              <w:rPr>
                <w:rFonts w:ascii="Arial" w:hAnsi="Arial" w:cs="Arial"/>
                <w:i w:val="0"/>
                <w:szCs w:val="24"/>
              </w:rPr>
              <w:t>5</w:t>
            </w:r>
            <w:r w:rsidR="00EB027C">
              <w:rPr>
                <w:rFonts w:ascii="Arial" w:hAnsi="Arial" w:cs="Arial"/>
                <w:i w:val="0"/>
                <w:szCs w:val="24"/>
              </w:rPr>
              <w:t>1</w:t>
            </w:r>
          </w:p>
          <w:p w:rsidR="00F559DF" w:rsidRPr="00751A8E" w:rsidRDefault="00EB027C" w:rsidP="00885F84">
            <w:pPr>
              <w:autoSpaceDE w:val="0"/>
              <w:spacing w:after="120" w:line="360" w:lineRule="auto"/>
              <w:jc w:val="both"/>
              <w:rPr>
                <w:rFonts w:ascii="Arial" w:hAnsi="Arial" w:cs="Arial"/>
                <w:i w:val="0"/>
                <w:szCs w:val="24"/>
              </w:rPr>
            </w:pPr>
            <w:r>
              <w:rPr>
                <w:rFonts w:ascii="Arial" w:hAnsi="Arial" w:cs="Arial"/>
                <w:i w:val="0"/>
                <w:szCs w:val="24"/>
              </w:rPr>
              <w:t>72</w:t>
            </w:r>
          </w:p>
          <w:p w:rsidR="00F559DF" w:rsidRPr="00751A8E" w:rsidRDefault="00EB027C" w:rsidP="00885F84">
            <w:pPr>
              <w:autoSpaceDE w:val="0"/>
              <w:spacing w:after="120" w:line="360" w:lineRule="auto"/>
              <w:jc w:val="both"/>
              <w:rPr>
                <w:rFonts w:ascii="Arial" w:hAnsi="Arial" w:cs="Arial"/>
                <w:i w:val="0"/>
                <w:szCs w:val="24"/>
              </w:rPr>
            </w:pPr>
            <w:r>
              <w:rPr>
                <w:rFonts w:ascii="Arial" w:hAnsi="Arial" w:cs="Arial"/>
                <w:i w:val="0"/>
                <w:szCs w:val="24"/>
              </w:rPr>
              <w:t>73</w:t>
            </w:r>
          </w:p>
          <w:p w:rsidR="00F559DF" w:rsidRPr="00751A8E" w:rsidRDefault="00EB027C" w:rsidP="00885F84">
            <w:pPr>
              <w:autoSpaceDE w:val="0"/>
              <w:spacing w:after="120" w:line="360" w:lineRule="auto"/>
              <w:jc w:val="both"/>
              <w:rPr>
                <w:rFonts w:ascii="Arial" w:hAnsi="Arial" w:cs="Arial"/>
                <w:i w:val="0"/>
                <w:szCs w:val="24"/>
              </w:rPr>
            </w:pPr>
            <w:r>
              <w:rPr>
                <w:rFonts w:ascii="Arial" w:hAnsi="Arial" w:cs="Arial"/>
                <w:i w:val="0"/>
                <w:szCs w:val="24"/>
              </w:rPr>
              <w:t>73</w:t>
            </w:r>
          </w:p>
          <w:p w:rsidR="00F559DF" w:rsidRPr="00751A8E" w:rsidRDefault="00EB027C" w:rsidP="00885F84">
            <w:pPr>
              <w:autoSpaceDE w:val="0"/>
              <w:spacing w:after="120" w:line="360" w:lineRule="auto"/>
              <w:jc w:val="both"/>
              <w:rPr>
                <w:rFonts w:ascii="Arial" w:hAnsi="Arial" w:cs="Arial"/>
                <w:i w:val="0"/>
                <w:szCs w:val="24"/>
              </w:rPr>
            </w:pPr>
            <w:r>
              <w:rPr>
                <w:rFonts w:ascii="Arial" w:hAnsi="Arial" w:cs="Arial"/>
                <w:i w:val="0"/>
                <w:szCs w:val="24"/>
              </w:rPr>
              <w:t>79</w:t>
            </w:r>
          </w:p>
          <w:p w:rsidR="00F559DF" w:rsidRPr="00751A8E" w:rsidRDefault="00EB027C" w:rsidP="00885F84">
            <w:pPr>
              <w:autoSpaceDE w:val="0"/>
              <w:spacing w:after="120" w:line="360" w:lineRule="auto"/>
              <w:jc w:val="both"/>
              <w:rPr>
                <w:rFonts w:ascii="Arial" w:hAnsi="Arial" w:cs="Arial"/>
                <w:i w:val="0"/>
                <w:szCs w:val="24"/>
              </w:rPr>
            </w:pPr>
            <w:r>
              <w:rPr>
                <w:rFonts w:ascii="Arial" w:hAnsi="Arial" w:cs="Arial"/>
                <w:i w:val="0"/>
                <w:szCs w:val="24"/>
              </w:rPr>
              <w:t>81</w:t>
            </w:r>
          </w:p>
          <w:p w:rsidR="00F559DF" w:rsidRPr="00751A8E" w:rsidRDefault="00131FA5" w:rsidP="00885F84">
            <w:pPr>
              <w:autoSpaceDE w:val="0"/>
              <w:spacing w:after="120" w:line="360" w:lineRule="auto"/>
              <w:jc w:val="both"/>
              <w:rPr>
                <w:rFonts w:ascii="Arial" w:hAnsi="Arial" w:cs="Arial"/>
                <w:i w:val="0"/>
                <w:szCs w:val="24"/>
              </w:rPr>
            </w:pPr>
            <w:r>
              <w:rPr>
                <w:rFonts w:ascii="Arial" w:hAnsi="Arial" w:cs="Arial"/>
                <w:i w:val="0"/>
                <w:szCs w:val="24"/>
              </w:rPr>
              <w:t>86</w:t>
            </w:r>
          </w:p>
          <w:p w:rsidR="00F559DF" w:rsidRDefault="00131FA5" w:rsidP="00885F84">
            <w:pPr>
              <w:autoSpaceDE w:val="0"/>
              <w:spacing w:after="120" w:line="360" w:lineRule="auto"/>
              <w:jc w:val="both"/>
              <w:rPr>
                <w:rFonts w:ascii="Arial" w:hAnsi="Arial" w:cs="Arial"/>
                <w:i w:val="0"/>
                <w:szCs w:val="24"/>
              </w:rPr>
            </w:pPr>
            <w:r>
              <w:rPr>
                <w:rFonts w:ascii="Arial" w:hAnsi="Arial" w:cs="Arial"/>
                <w:i w:val="0"/>
                <w:szCs w:val="24"/>
              </w:rPr>
              <w:t>88</w:t>
            </w:r>
          </w:p>
          <w:p w:rsidR="00131FA5" w:rsidRDefault="00131FA5" w:rsidP="00885F84">
            <w:pPr>
              <w:autoSpaceDE w:val="0"/>
              <w:spacing w:after="120" w:line="360" w:lineRule="auto"/>
              <w:jc w:val="both"/>
              <w:rPr>
                <w:rFonts w:ascii="Arial" w:hAnsi="Arial" w:cs="Arial"/>
                <w:i w:val="0"/>
                <w:szCs w:val="24"/>
              </w:rPr>
            </w:pPr>
            <w:r>
              <w:rPr>
                <w:rFonts w:ascii="Arial" w:hAnsi="Arial" w:cs="Arial"/>
                <w:i w:val="0"/>
                <w:szCs w:val="24"/>
              </w:rPr>
              <w:t>89</w:t>
            </w:r>
          </w:p>
          <w:p w:rsidR="00131FA5" w:rsidRDefault="00131FA5" w:rsidP="00885F84">
            <w:pPr>
              <w:autoSpaceDE w:val="0"/>
              <w:spacing w:after="120" w:line="360" w:lineRule="auto"/>
              <w:jc w:val="both"/>
              <w:rPr>
                <w:rFonts w:ascii="Arial" w:hAnsi="Arial" w:cs="Arial"/>
                <w:i w:val="0"/>
                <w:szCs w:val="24"/>
              </w:rPr>
            </w:pPr>
            <w:r>
              <w:rPr>
                <w:rFonts w:ascii="Arial" w:hAnsi="Arial" w:cs="Arial"/>
                <w:i w:val="0"/>
                <w:szCs w:val="24"/>
              </w:rPr>
              <w:t>92</w:t>
            </w:r>
          </w:p>
          <w:p w:rsidR="00131FA5" w:rsidRPr="00751A8E" w:rsidRDefault="00131FA5" w:rsidP="00885F84">
            <w:pPr>
              <w:autoSpaceDE w:val="0"/>
              <w:spacing w:after="120" w:line="360" w:lineRule="auto"/>
              <w:jc w:val="both"/>
              <w:rPr>
                <w:rFonts w:ascii="Arial" w:hAnsi="Arial" w:cs="Arial"/>
                <w:i w:val="0"/>
                <w:szCs w:val="24"/>
              </w:rPr>
            </w:pPr>
          </w:p>
        </w:tc>
      </w:tr>
      <w:tr w:rsidR="00F559DF" w:rsidRPr="00751A8E" w:rsidTr="00885F84">
        <w:tc>
          <w:tcPr>
            <w:tcW w:w="8930" w:type="dxa"/>
          </w:tcPr>
          <w:p w:rsidR="00F559DF" w:rsidRPr="00751A8E" w:rsidRDefault="00F559DF" w:rsidP="00885F84">
            <w:pPr>
              <w:autoSpaceDE w:val="0"/>
              <w:snapToGrid w:val="0"/>
              <w:spacing w:line="360" w:lineRule="auto"/>
              <w:jc w:val="both"/>
              <w:rPr>
                <w:rFonts w:ascii="Arial" w:hAnsi="Arial" w:cs="Arial"/>
                <w:i w:val="0"/>
                <w:szCs w:val="24"/>
              </w:rPr>
            </w:pPr>
          </w:p>
        </w:tc>
        <w:tc>
          <w:tcPr>
            <w:tcW w:w="647" w:type="dxa"/>
          </w:tcPr>
          <w:p w:rsidR="00F559DF" w:rsidRPr="00751A8E" w:rsidRDefault="00F559DF" w:rsidP="00885F84">
            <w:pPr>
              <w:autoSpaceDE w:val="0"/>
              <w:snapToGrid w:val="0"/>
              <w:spacing w:line="480" w:lineRule="auto"/>
              <w:jc w:val="both"/>
              <w:rPr>
                <w:rFonts w:ascii="Arial" w:hAnsi="Arial" w:cs="Arial"/>
                <w:i w:val="0"/>
                <w:szCs w:val="24"/>
              </w:rPr>
            </w:pPr>
          </w:p>
        </w:tc>
      </w:tr>
    </w:tbl>
    <w:p w:rsidR="00F51DA1" w:rsidRDefault="00F51DA1" w:rsidP="00366EFD">
      <w:pPr>
        <w:tabs>
          <w:tab w:val="left" w:pos="284"/>
        </w:tabs>
        <w:spacing w:afterLines="50" w:line="360" w:lineRule="auto"/>
        <w:rPr>
          <w:rFonts w:ascii="Arial" w:hAnsi="Arial" w:cs="Arial"/>
          <w:i w:val="0"/>
          <w:szCs w:val="24"/>
          <w:lang w:eastAsia="en-US"/>
        </w:rPr>
      </w:pPr>
    </w:p>
    <w:p w:rsidR="00F51DA1" w:rsidRDefault="00F51DA1" w:rsidP="00366EFD">
      <w:pPr>
        <w:tabs>
          <w:tab w:val="left" w:pos="284"/>
        </w:tabs>
        <w:spacing w:afterLines="50" w:line="360" w:lineRule="auto"/>
        <w:rPr>
          <w:rFonts w:ascii="Arial" w:hAnsi="Arial" w:cs="Arial"/>
          <w:i w:val="0"/>
          <w:szCs w:val="24"/>
          <w:lang w:eastAsia="en-US"/>
        </w:rPr>
      </w:pPr>
    </w:p>
    <w:p w:rsidR="00F51DA1" w:rsidRDefault="00F51DA1" w:rsidP="00366EFD">
      <w:pPr>
        <w:tabs>
          <w:tab w:val="left" w:pos="284"/>
        </w:tabs>
        <w:spacing w:afterLines="50" w:line="360" w:lineRule="auto"/>
        <w:rPr>
          <w:rFonts w:ascii="Arial" w:hAnsi="Arial" w:cs="Arial"/>
          <w:i w:val="0"/>
          <w:szCs w:val="24"/>
          <w:lang w:eastAsia="en-US"/>
        </w:rPr>
      </w:pPr>
    </w:p>
    <w:p w:rsidR="00F51DA1" w:rsidRDefault="00F51DA1" w:rsidP="00366EFD">
      <w:pPr>
        <w:tabs>
          <w:tab w:val="left" w:pos="284"/>
        </w:tabs>
        <w:spacing w:afterLines="50" w:line="360" w:lineRule="auto"/>
        <w:rPr>
          <w:rFonts w:ascii="Arial" w:hAnsi="Arial" w:cs="Arial"/>
          <w:i w:val="0"/>
          <w:szCs w:val="24"/>
          <w:lang w:eastAsia="en-US"/>
        </w:rPr>
      </w:pPr>
    </w:p>
    <w:p w:rsidR="00F51DA1" w:rsidRDefault="00F51DA1" w:rsidP="00366EFD">
      <w:pPr>
        <w:tabs>
          <w:tab w:val="left" w:pos="284"/>
        </w:tabs>
        <w:spacing w:afterLines="50" w:line="360" w:lineRule="auto"/>
        <w:rPr>
          <w:rFonts w:ascii="Arial" w:hAnsi="Arial" w:cs="Arial"/>
          <w:i w:val="0"/>
          <w:szCs w:val="24"/>
          <w:lang w:eastAsia="en-US"/>
        </w:rPr>
      </w:pPr>
    </w:p>
    <w:p w:rsidR="00F51DA1" w:rsidRDefault="00F51DA1" w:rsidP="00366EFD">
      <w:pPr>
        <w:tabs>
          <w:tab w:val="left" w:pos="284"/>
        </w:tabs>
        <w:spacing w:afterLines="50" w:line="360" w:lineRule="auto"/>
        <w:rPr>
          <w:rFonts w:ascii="Arial" w:hAnsi="Arial" w:cs="Arial"/>
          <w:i w:val="0"/>
          <w:szCs w:val="24"/>
          <w:lang w:eastAsia="en-US"/>
        </w:rPr>
      </w:pPr>
    </w:p>
    <w:p w:rsidR="00F51DA1" w:rsidRDefault="00F51DA1" w:rsidP="00366EFD">
      <w:pPr>
        <w:spacing w:afterLines="50" w:line="360" w:lineRule="auto"/>
        <w:rPr>
          <w:rFonts w:ascii="Arial" w:hAnsi="Arial" w:cs="Arial"/>
          <w:i w:val="0"/>
          <w:szCs w:val="24"/>
          <w:lang w:eastAsia="en-US"/>
        </w:rPr>
      </w:pPr>
    </w:p>
    <w:p w:rsidR="003D74F8" w:rsidRDefault="003D74F8" w:rsidP="00366EFD">
      <w:pPr>
        <w:spacing w:afterLines="50" w:line="360" w:lineRule="auto"/>
        <w:rPr>
          <w:rFonts w:ascii="Arial" w:hAnsi="Arial" w:cs="Arial"/>
          <w:i w:val="0"/>
          <w:szCs w:val="24"/>
        </w:rPr>
      </w:pPr>
    </w:p>
    <w:tbl>
      <w:tblPr>
        <w:tblpPr w:leftFromText="141" w:rightFromText="141" w:vertAnchor="text" w:tblpX="-38" w:tblpY="1"/>
        <w:tblOverlap w:val="never"/>
        <w:tblW w:w="9464" w:type="dxa"/>
        <w:tblLayout w:type="fixed"/>
        <w:tblCellMar>
          <w:left w:w="70" w:type="dxa"/>
          <w:right w:w="70" w:type="dxa"/>
        </w:tblCellMar>
        <w:tblLook w:val="0000"/>
      </w:tblPr>
      <w:tblGrid>
        <w:gridCol w:w="1368"/>
        <w:gridCol w:w="7387"/>
        <w:gridCol w:w="709"/>
      </w:tblGrid>
      <w:tr w:rsidR="00F51DA1" w:rsidRPr="00692EC9" w:rsidTr="00053740">
        <w:trPr>
          <w:trHeight w:val="693"/>
        </w:trPr>
        <w:tc>
          <w:tcPr>
            <w:tcW w:w="1368" w:type="dxa"/>
          </w:tcPr>
          <w:p w:rsidR="00F51DA1" w:rsidRPr="0046568F" w:rsidRDefault="00F51DA1" w:rsidP="00053740">
            <w:pPr>
              <w:autoSpaceDE w:val="0"/>
              <w:snapToGrid w:val="0"/>
              <w:spacing w:before="240" w:after="120" w:line="360" w:lineRule="auto"/>
              <w:rPr>
                <w:rFonts w:ascii="Arial" w:hAnsi="Arial" w:cs="Arial"/>
                <w:b/>
                <w:i w:val="0"/>
              </w:rPr>
            </w:pPr>
            <w:r w:rsidRPr="0046568F">
              <w:rPr>
                <w:rFonts w:ascii="Arial" w:hAnsi="Arial" w:cs="Arial"/>
                <w:b/>
                <w:i w:val="0"/>
              </w:rPr>
              <w:lastRenderedPageBreak/>
              <w:t>Figura</w:t>
            </w:r>
          </w:p>
        </w:tc>
        <w:tc>
          <w:tcPr>
            <w:tcW w:w="7387" w:type="dxa"/>
          </w:tcPr>
          <w:p w:rsidR="00F51DA1" w:rsidRPr="0046568F" w:rsidRDefault="00F51DA1" w:rsidP="00053740">
            <w:pPr>
              <w:autoSpaceDE w:val="0"/>
              <w:snapToGrid w:val="0"/>
              <w:spacing w:before="240" w:after="50" w:line="360" w:lineRule="auto"/>
              <w:jc w:val="center"/>
              <w:rPr>
                <w:rFonts w:ascii="Arial" w:hAnsi="Arial" w:cs="Arial"/>
                <w:b/>
                <w:bCs/>
                <w:i w:val="0"/>
              </w:rPr>
            </w:pPr>
            <w:r w:rsidRPr="0046568F">
              <w:rPr>
                <w:rFonts w:ascii="Arial" w:hAnsi="Arial" w:cs="Arial"/>
                <w:b/>
                <w:bCs/>
                <w:i w:val="0"/>
              </w:rPr>
              <w:t>Título</w:t>
            </w:r>
          </w:p>
        </w:tc>
        <w:tc>
          <w:tcPr>
            <w:tcW w:w="709" w:type="dxa"/>
          </w:tcPr>
          <w:p w:rsidR="00F51DA1" w:rsidRPr="0046568F" w:rsidRDefault="00F51DA1" w:rsidP="00053740">
            <w:pPr>
              <w:autoSpaceDE w:val="0"/>
              <w:snapToGrid w:val="0"/>
              <w:spacing w:before="240" w:after="50" w:line="360" w:lineRule="auto"/>
              <w:jc w:val="center"/>
              <w:rPr>
                <w:rFonts w:ascii="Arial" w:hAnsi="Arial" w:cs="Arial"/>
                <w:b/>
                <w:bCs/>
                <w:i w:val="0"/>
              </w:rPr>
            </w:pPr>
            <w:r w:rsidRPr="0046568F">
              <w:rPr>
                <w:rFonts w:ascii="Arial" w:hAnsi="Arial" w:cs="Arial"/>
                <w:b/>
                <w:bCs/>
                <w:i w:val="0"/>
              </w:rPr>
              <w:t>Pág.</w:t>
            </w:r>
          </w:p>
        </w:tc>
      </w:tr>
      <w:tr w:rsidR="00F51DA1" w:rsidRPr="00692EC9" w:rsidTr="00053740">
        <w:trPr>
          <w:trHeight w:val="4624"/>
        </w:trPr>
        <w:tc>
          <w:tcPr>
            <w:tcW w:w="1368" w:type="dxa"/>
          </w:tcPr>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4</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5</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6</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7</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8</w:t>
            </w:r>
          </w:p>
          <w:p w:rsidR="00F51DA1" w:rsidRPr="000F5114" w:rsidRDefault="00F51DA1" w:rsidP="00053740">
            <w:pPr>
              <w:tabs>
                <w:tab w:val="left" w:pos="2430"/>
              </w:tabs>
              <w:autoSpaceDE w:val="0"/>
              <w:snapToGrid w:val="0"/>
              <w:spacing w:line="480" w:lineRule="auto"/>
              <w:rPr>
                <w:rFonts w:ascii="Arial" w:hAnsi="Arial" w:cs="Arial"/>
                <w:i w:val="0"/>
              </w:rPr>
            </w:pP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9</w:t>
            </w:r>
          </w:p>
        </w:tc>
        <w:tc>
          <w:tcPr>
            <w:tcW w:w="7387" w:type="dxa"/>
          </w:tcPr>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Estructura de un paquete IPv6</w:t>
            </w:r>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Estructura de un paquete IPv4 e IPv6</w:t>
            </w:r>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 xml:space="preserve">Modelo </w:t>
            </w:r>
            <w:proofErr w:type="spellStart"/>
            <w:r w:rsidRPr="000F5114">
              <w:rPr>
                <w:rFonts w:ascii="Arial" w:hAnsi="Arial" w:cs="Arial"/>
                <w:i w:val="0"/>
                <w:szCs w:val="24"/>
              </w:rPr>
              <w:t>OSI</w:t>
            </w:r>
            <w:proofErr w:type="spellEnd"/>
            <w:r w:rsidRPr="000F5114">
              <w:rPr>
                <w:rFonts w:ascii="Arial" w:hAnsi="Arial" w:cs="Arial"/>
                <w:i w:val="0"/>
                <w:szCs w:val="24"/>
              </w:rPr>
              <w:t xml:space="preserve"> con MPLS</w:t>
            </w:r>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Etiquetas MPLS</w:t>
            </w:r>
            <w:r w:rsidRPr="000F5114">
              <w:rPr>
                <w:rFonts w:ascii="Arial" w:hAnsi="Arial" w:cs="Arial"/>
                <w:i w:val="0"/>
              </w:rPr>
              <w:t xml:space="preserve"> </w:t>
            </w:r>
            <w:proofErr w:type="gramStart"/>
            <w:r w:rsidRPr="000F5114">
              <w:rPr>
                <w:rFonts w:ascii="Arial" w:hAnsi="Arial" w:cs="Arial"/>
                <w:i w:val="0"/>
              </w:rPr>
              <w:t>..</w:t>
            </w:r>
            <w:proofErr w:type="gramEnd"/>
            <w:r w:rsidRPr="000F5114">
              <w:rPr>
                <w:rFonts w:ascii="Arial" w:hAnsi="Arial" w:cs="Arial"/>
                <w:i w:val="0"/>
              </w:rPr>
              <w:t>………………………………………………………...</w:t>
            </w:r>
          </w:p>
          <w:p w:rsidR="00F51DA1" w:rsidRPr="000F5114" w:rsidRDefault="00F51DA1" w:rsidP="00053740">
            <w:pPr>
              <w:spacing w:after="50" w:line="360" w:lineRule="auto"/>
              <w:rPr>
                <w:rFonts w:ascii="Arial" w:hAnsi="Arial" w:cs="Arial"/>
                <w:i w:val="0"/>
              </w:rPr>
            </w:pPr>
            <w:r w:rsidRPr="000F5114">
              <w:rPr>
                <w:rFonts w:ascii="Arial" w:hAnsi="Arial" w:cs="Arial"/>
                <w:i w:val="0"/>
                <w:szCs w:val="24"/>
              </w:rPr>
              <w:t>Estructura MPLS</w:t>
            </w:r>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 xml:space="preserve">Funcionamiento </w:t>
            </w:r>
            <w:proofErr w:type="gramStart"/>
            <w:r w:rsidRPr="000F5114">
              <w:rPr>
                <w:rFonts w:ascii="Arial" w:hAnsi="Arial" w:cs="Arial"/>
                <w:i w:val="0"/>
                <w:szCs w:val="24"/>
              </w:rPr>
              <w:t>MPLS</w:t>
            </w:r>
            <w:r w:rsidRPr="000F5114">
              <w:rPr>
                <w:rFonts w:ascii="Arial" w:hAnsi="Arial" w:cs="Arial"/>
                <w:i w:val="0"/>
              </w:rPr>
              <w:t xml:space="preserve"> ...............</w:t>
            </w:r>
            <w:proofErr w:type="gramEnd"/>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i w:val="0"/>
              </w:rPr>
            </w:pPr>
            <w:r w:rsidRPr="000F5114">
              <w:rPr>
                <w:rFonts w:ascii="Arial" w:hAnsi="Arial" w:cs="Arial"/>
                <w:i w:val="0"/>
                <w:szCs w:val="24"/>
              </w:rPr>
              <w:t>Colas y Etiquetas MPLS</w:t>
            </w:r>
            <w:r w:rsidRPr="000F5114">
              <w:rPr>
                <w:rFonts w:ascii="Arial" w:hAnsi="Arial" w:cs="Arial"/>
                <w:i w:val="0"/>
              </w:rPr>
              <w:t>.............................................................</w:t>
            </w:r>
            <w:r w:rsidRPr="000F5114">
              <w:rPr>
                <w:rFonts w:ascii="Arial" w:hAnsi="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rPr>
              <w:t>Comparación de Enrutamiento Convencional y Conmutación de Etiquetas.............................................................................................</w:t>
            </w:r>
          </w:p>
          <w:p w:rsidR="00F51DA1" w:rsidRPr="00692EC9" w:rsidRDefault="00F51DA1" w:rsidP="00053740">
            <w:pPr>
              <w:autoSpaceDE w:val="0"/>
              <w:snapToGrid w:val="0"/>
              <w:spacing w:line="480" w:lineRule="auto"/>
              <w:jc w:val="both"/>
              <w:rPr>
                <w:rFonts w:ascii="Arial" w:hAnsi="Arial" w:cs="Arial"/>
              </w:rPr>
            </w:pPr>
            <w:r w:rsidRPr="000F5114">
              <w:rPr>
                <w:rFonts w:ascii="Arial" w:hAnsi="Arial" w:cs="Arial"/>
                <w:i w:val="0"/>
                <w:szCs w:val="24"/>
              </w:rPr>
              <w:t xml:space="preserve">Componentes de control y Datos de un </w:t>
            </w:r>
            <w:proofErr w:type="gramStart"/>
            <w:r w:rsidRPr="000F5114">
              <w:rPr>
                <w:rFonts w:ascii="Arial" w:hAnsi="Arial" w:cs="Arial"/>
                <w:i w:val="0"/>
                <w:szCs w:val="24"/>
              </w:rPr>
              <w:t>nodo</w:t>
            </w:r>
            <w:r w:rsidRPr="000F5114">
              <w:rPr>
                <w:rFonts w:ascii="Arial" w:hAnsi="Arial" w:cs="Arial"/>
                <w:i w:val="0"/>
              </w:rPr>
              <w:t xml:space="preserve"> .......</w:t>
            </w:r>
            <w:proofErr w:type="gramEnd"/>
            <w:r w:rsidRPr="000F5114">
              <w:rPr>
                <w:rFonts w:ascii="Arial" w:hAnsi="Arial" w:cs="Arial"/>
                <w:i w:val="0"/>
              </w:rPr>
              <w:t>…</w:t>
            </w:r>
            <w:r w:rsidRPr="000F5114">
              <w:rPr>
                <w:rStyle w:val="cstext"/>
                <w:rFonts w:ascii="Arial" w:hAnsi="Arial" w:cs="Arial"/>
                <w:i w:val="0"/>
              </w:rPr>
              <w:t>……………….</w:t>
            </w:r>
          </w:p>
        </w:tc>
        <w:tc>
          <w:tcPr>
            <w:tcW w:w="709" w:type="dxa"/>
          </w:tcPr>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28</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29</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31</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33</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34</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37</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39</w:t>
            </w:r>
          </w:p>
          <w:p w:rsidR="00F51DA1" w:rsidRPr="000F5114" w:rsidRDefault="00F51DA1" w:rsidP="00053740">
            <w:pPr>
              <w:autoSpaceDE w:val="0"/>
              <w:snapToGrid w:val="0"/>
              <w:spacing w:line="480" w:lineRule="auto"/>
              <w:jc w:val="center"/>
              <w:rPr>
                <w:rFonts w:ascii="Arial" w:hAnsi="Arial" w:cs="Arial"/>
                <w:i w:val="0"/>
              </w:rPr>
            </w:pP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40</w:t>
            </w:r>
          </w:p>
          <w:p w:rsidR="00F51DA1" w:rsidRPr="000F5114" w:rsidRDefault="00E67D39" w:rsidP="00053740">
            <w:pPr>
              <w:autoSpaceDE w:val="0"/>
              <w:snapToGrid w:val="0"/>
              <w:spacing w:line="480" w:lineRule="auto"/>
              <w:jc w:val="center"/>
              <w:rPr>
                <w:rFonts w:ascii="Arial" w:hAnsi="Arial" w:cs="Arial"/>
                <w:i w:val="0"/>
              </w:rPr>
            </w:pPr>
            <w:r>
              <w:rPr>
                <w:rFonts w:ascii="Arial" w:hAnsi="Arial" w:cs="Arial"/>
                <w:i w:val="0"/>
              </w:rPr>
              <w:t>4</w:t>
            </w:r>
            <w:r w:rsidR="00A05245">
              <w:rPr>
                <w:rFonts w:ascii="Arial" w:hAnsi="Arial" w:cs="Arial"/>
                <w:i w:val="0"/>
              </w:rPr>
              <w:t>2</w:t>
            </w:r>
          </w:p>
        </w:tc>
      </w:tr>
      <w:tr w:rsidR="00F51DA1" w:rsidRPr="00692EC9" w:rsidTr="00053740">
        <w:trPr>
          <w:trHeight w:val="80"/>
        </w:trPr>
        <w:tc>
          <w:tcPr>
            <w:tcW w:w="1368" w:type="dxa"/>
          </w:tcPr>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10</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11</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12</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13</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14</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15</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16</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17</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18</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19</w:t>
            </w:r>
          </w:p>
          <w:p w:rsidR="00F523E9" w:rsidRPr="000F5114" w:rsidRDefault="00F523E9" w:rsidP="00053740">
            <w:pPr>
              <w:tabs>
                <w:tab w:val="left" w:pos="2430"/>
              </w:tabs>
              <w:autoSpaceDE w:val="0"/>
              <w:snapToGrid w:val="0"/>
              <w:spacing w:line="480" w:lineRule="auto"/>
              <w:rPr>
                <w:rFonts w:ascii="Arial" w:hAnsi="Arial" w:cs="Arial"/>
                <w:i w:val="0"/>
              </w:rPr>
            </w:pP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lastRenderedPageBreak/>
              <w:t>20</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21</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22</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23</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24</w:t>
            </w:r>
          </w:p>
          <w:p w:rsidR="00F51DA1" w:rsidRPr="000F5114" w:rsidRDefault="00F51DA1" w:rsidP="00053740">
            <w:pPr>
              <w:tabs>
                <w:tab w:val="left" w:pos="2430"/>
              </w:tabs>
              <w:autoSpaceDE w:val="0"/>
              <w:snapToGrid w:val="0"/>
              <w:spacing w:line="480" w:lineRule="auto"/>
              <w:rPr>
                <w:rFonts w:ascii="Arial" w:hAnsi="Arial" w:cs="Arial"/>
                <w:i w:val="0"/>
              </w:rPr>
            </w:pP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25</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26</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27</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28</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29</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30</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31</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32</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33</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34</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35</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36</w:t>
            </w:r>
          </w:p>
          <w:p w:rsidR="00F51DA1" w:rsidRPr="000F5114" w:rsidRDefault="00F51DA1" w:rsidP="00053740">
            <w:pPr>
              <w:tabs>
                <w:tab w:val="left" w:pos="2430"/>
              </w:tabs>
              <w:autoSpaceDE w:val="0"/>
              <w:snapToGrid w:val="0"/>
              <w:spacing w:line="480" w:lineRule="auto"/>
              <w:rPr>
                <w:rFonts w:ascii="Arial" w:hAnsi="Arial" w:cs="Arial"/>
                <w:i w:val="0"/>
              </w:rPr>
            </w:pPr>
            <w:r w:rsidRPr="000F5114">
              <w:rPr>
                <w:rFonts w:ascii="Arial" w:hAnsi="Arial" w:cs="Arial"/>
                <w:i w:val="0"/>
              </w:rPr>
              <w:t>37</w:t>
            </w:r>
          </w:p>
          <w:p w:rsidR="00F523E9" w:rsidRPr="000F5114" w:rsidRDefault="00F523E9" w:rsidP="00053740">
            <w:pPr>
              <w:tabs>
                <w:tab w:val="left" w:pos="2430"/>
              </w:tabs>
              <w:autoSpaceDE w:val="0"/>
              <w:snapToGrid w:val="0"/>
              <w:spacing w:line="480" w:lineRule="auto"/>
              <w:rPr>
                <w:rFonts w:ascii="Arial" w:hAnsi="Arial" w:cs="Arial"/>
                <w:i w:val="0"/>
              </w:rPr>
            </w:pPr>
          </w:p>
          <w:p w:rsidR="00F51DA1" w:rsidRPr="000F5114" w:rsidRDefault="00F51DA1" w:rsidP="00053740">
            <w:pPr>
              <w:tabs>
                <w:tab w:val="left" w:pos="2430"/>
              </w:tabs>
              <w:autoSpaceDE w:val="0"/>
              <w:snapToGrid w:val="0"/>
              <w:spacing w:line="480" w:lineRule="auto"/>
              <w:rPr>
                <w:rFonts w:ascii="Arial" w:hAnsi="Arial" w:cs="Arial"/>
                <w:i w:val="0"/>
              </w:rPr>
            </w:pPr>
          </w:p>
        </w:tc>
        <w:tc>
          <w:tcPr>
            <w:tcW w:w="7387" w:type="dxa"/>
          </w:tcPr>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lastRenderedPageBreak/>
              <w:t>Configuración IPv4</w:t>
            </w:r>
            <w:r w:rsidRPr="000F5114">
              <w:rPr>
                <w:rFonts w:ascii="Arial" w:hAnsi="Arial" w:cs="Arial"/>
                <w:i w:val="0"/>
              </w:rPr>
              <w:t>..................................………………………………</w:t>
            </w:r>
          </w:p>
          <w:p w:rsidR="00F51DA1" w:rsidRPr="000F5114" w:rsidRDefault="00F51DA1" w:rsidP="00053740">
            <w:pPr>
              <w:spacing w:line="480" w:lineRule="auto"/>
              <w:jc w:val="both"/>
              <w:rPr>
                <w:rFonts w:ascii="Arial" w:hAnsi="Arial" w:cs="Arial"/>
                <w:i w:val="0"/>
              </w:rPr>
            </w:pPr>
            <w:r w:rsidRPr="000F5114">
              <w:rPr>
                <w:rFonts w:ascii="Arial" w:hAnsi="Arial" w:cs="Arial"/>
                <w:i w:val="0"/>
                <w:szCs w:val="24"/>
              </w:rPr>
              <w:t>Config</w:t>
            </w:r>
            <w:r w:rsidRPr="000F5114">
              <w:rPr>
                <w:rFonts w:ascii="Arial" w:hAnsi="Arial" w:cs="Arial"/>
                <w:i w:val="0"/>
              </w:rPr>
              <w:t>uración de las computadoras IPv4.............................…………</w:t>
            </w:r>
          </w:p>
          <w:p w:rsidR="00F51DA1" w:rsidRPr="000F5114" w:rsidRDefault="00F51DA1" w:rsidP="00053740">
            <w:pPr>
              <w:spacing w:line="480" w:lineRule="auto"/>
              <w:rPr>
                <w:rFonts w:ascii="Arial" w:hAnsi="Arial" w:cs="Arial"/>
                <w:i w:val="0"/>
              </w:rPr>
            </w:pPr>
            <w:r w:rsidRPr="000F5114">
              <w:rPr>
                <w:rFonts w:ascii="Arial" w:hAnsi="Arial" w:cs="Arial"/>
                <w:i w:val="0"/>
                <w:szCs w:val="24"/>
              </w:rPr>
              <w:t>Configuración IPv6</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Configuración de las computadoras IPv6</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 xml:space="preserve">Ambiente de </w:t>
            </w:r>
            <w:proofErr w:type="gramStart"/>
            <w:r w:rsidRPr="000F5114">
              <w:rPr>
                <w:rFonts w:ascii="Arial" w:hAnsi="Arial" w:cs="Arial"/>
                <w:i w:val="0"/>
                <w:szCs w:val="24"/>
              </w:rPr>
              <w:t>Pruebas</w:t>
            </w:r>
            <w:r w:rsidRPr="000F5114">
              <w:rPr>
                <w:rFonts w:ascii="Arial" w:hAnsi="Arial" w:cs="Arial"/>
                <w:i w:val="0"/>
              </w:rPr>
              <w:t xml:space="preserve"> ...........................................</w:t>
            </w:r>
            <w:proofErr w:type="gramEnd"/>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spacing w:val="-3"/>
              </w:rPr>
            </w:pPr>
            <w:r w:rsidRPr="000F5114">
              <w:rPr>
                <w:rFonts w:ascii="Arial" w:hAnsi="Arial" w:cs="Arial"/>
                <w:i w:val="0"/>
                <w:szCs w:val="24"/>
              </w:rPr>
              <w:t xml:space="preserve">Pruebas con </w:t>
            </w:r>
            <w:proofErr w:type="spellStart"/>
            <w:r w:rsidRPr="000F5114">
              <w:rPr>
                <w:rFonts w:ascii="Arial" w:hAnsi="Arial" w:cs="Arial"/>
                <w:i w:val="0"/>
                <w:szCs w:val="24"/>
              </w:rPr>
              <w:t>IPERF</w:t>
            </w:r>
            <w:proofErr w:type="spellEnd"/>
            <w:r w:rsidRPr="000F5114">
              <w:rPr>
                <w:rFonts w:ascii="Arial" w:hAnsi="Arial" w:cs="Arial"/>
                <w:i w:val="0"/>
                <w:szCs w:val="24"/>
              </w:rPr>
              <w:t xml:space="preserve"> para detectar el Ancho de </w:t>
            </w:r>
            <w:proofErr w:type="gramStart"/>
            <w:r w:rsidRPr="000F5114">
              <w:rPr>
                <w:rFonts w:ascii="Arial" w:hAnsi="Arial" w:cs="Arial"/>
                <w:i w:val="0"/>
                <w:szCs w:val="24"/>
              </w:rPr>
              <w:t>banda</w:t>
            </w:r>
            <w:r w:rsidRPr="000F5114">
              <w:rPr>
                <w:rFonts w:ascii="Arial" w:hAnsi="Arial" w:cs="Arial"/>
                <w:i w:val="0"/>
                <w:spacing w:val="-3"/>
              </w:rPr>
              <w:t xml:space="preserve"> ................</w:t>
            </w:r>
            <w:proofErr w:type="gramEnd"/>
            <w:r w:rsidRPr="000F5114">
              <w:rPr>
                <w:rFonts w:ascii="Arial" w:hAnsi="Arial" w:cs="Arial"/>
                <w:i w:val="0"/>
                <w:spacing w:val="-3"/>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 xml:space="preserve">Comando para el servidor en </w:t>
            </w:r>
            <w:proofErr w:type="spellStart"/>
            <w:r w:rsidRPr="000F5114">
              <w:rPr>
                <w:rFonts w:ascii="Arial" w:hAnsi="Arial" w:cs="Arial"/>
                <w:i w:val="0"/>
                <w:szCs w:val="24"/>
              </w:rPr>
              <w:t>DITG</w:t>
            </w:r>
            <w:proofErr w:type="spellEnd"/>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 xml:space="preserve">Comando para el servidor en </w:t>
            </w:r>
            <w:proofErr w:type="spellStart"/>
            <w:r w:rsidRPr="000F5114">
              <w:rPr>
                <w:rFonts w:ascii="Arial" w:hAnsi="Arial" w:cs="Arial"/>
                <w:i w:val="0"/>
                <w:szCs w:val="24"/>
              </w:rPr>
              <w:t>DITG</w:t>
            </w:r>
            <w:proofErr w:type="spellEnd"/>
            <w:r w:rsidRPr="000F5114">
              <w:rPr>
                <w:rFonts w:ascii="Arial" w:hAnsi="Arial" w:cs="Arial"/>
                <w:i w:val="0"/>
              </w:rPr>
              <w:t>....................................................</w:t>
            </w:r>
          </w:p>
          <w:p w:rsidR="00F51DA1" w:rsidRPr="000F5114" w:rsidRDefault="00F51DA1" w:rsidP="00053740">
            <w:pPr>
              <w:autoSpaceDE w:val="0"/>
              <w:snapToGrid w:val="0"/>
              <w:spacing w:line="480" w:lineRule="auto"/>
              <w:jc w:val="both"/>
              <w:rPr>
                <w:rFonts w:ascii="Arial" w:hAnsi="Arial" w:cs="Arial"/>
                <w:i w:val="0"/>
              </w:rPr>
            </w:pPr>
            <w:r w:rsidRPr="000F5114">
              <w:rPr>
                <w:rFonts w:ascii="Arial" w:hAnsi="Arial" w:cs="Arial"/>
                <w:i w:val="0"/>
                <w:szCs w:val="24"/>
              </w:rPr>
              <w:t xml:space="preserve">Comando para visualizar el resultado en el </w:t>
            </w:r>
            <w:proofErr w:type="spellStart"/>
            <w:r w:rsidRPr="000F5114">
              <w:rPr>
                <w:rFonts w:ascii="Arial" w:hAnsi="Arial" w:cs="Arial"/>
                <w:i w:val="0"/>
                <w:szCs w:val="24"/>
              </w:rPr>
              <w:t>DITG</w:t>
            </w:r>
            <w:proofErr w:type="spellEnd"/>
            <w:r w:rsidRPr="000F5114">
              <w:rPr>
                <w:rFonts w:ascii="Arial" w:hAnsi="Arial" w:cs="Arial"/>
                <w:i w:val="0"/>
              </w:rPr>
              <w:t>..............................</w:t>
            </w:r>
          </w:p>
          <w:p w:rsidR="00F51DA1" w:rsidRPr="000F5114" w:rsidRDefault="00F51DA1" w:rsidP="00053740">
            <w:pPr>
              <w:spacing w:line="360" w:lineRule="auto"/>
              <w:rPr>
                <w:rFonts w:ascii="Arial" w:hAnsi="Arial" w:cs="Arial"/>
                <w:i w:val="0"/>
              </w:rPr>
            </w:pPr>
            <w:proofErr w:type="spellStart"/>
            <w:r w:rsidRPr="000F5114">
              <w:rPr>
                <w:rFonts w:ascii="Arial" w:hAnsi="Arial" w:cs="Arial"/>
                <w:i w:val="0"/>
                <w:szCs w:val="24"/>
              </w:rPr>
              <w:t>TFTP</w:t>
            </w:r>
            <w:proofErr w:type="spellEnd"/>
            <w:r w:rsidRPr="000F5114">
              <w:rPr>
                <w:rFonts w:ascii="Arial" w:hAnsi="Arial" w:cs="Arial"/>
                <w:i w:val="0"/>
                <w:szCs w:val="24"/>
              </w:rPr>
              <w:t xml:space="preserve"> Cliente</w:t>
            </w:r>
            <w:r w:rsidRPr="000F5114">
              <w:rPr>
                <w:rFonts w:ascii="Arial" w:hAnsi="Arial" w:cs="Arial"/>
                <w:i w:val="0"/>
              </w:rPr>
              <w:t>.......................................................................................</w:t>
            </w:r>
          </w:p>
          <w:p w:rsidR="00F51DA1" w:rsidRPr="000F5114" w:rsidRDefault="00F51DA1" w:rsidP="00053740">
            <w:pPr>
              <w:spacing w:line="360" w:lineRule="auto"/>
              <w:rPr>
                <w:rFonts w:ascii="Arial" w:hAnsi="Arial" w:cs="Arial"/>
                <w:i w:val="0"/>
              </w:rPr>
            </w:pPr>
          </w:p>
          <w:p w:rsidR="00F51DA1" w:rsidRPr="000F5114" w:rsidRDefault="00F51DA1" w:rsidP="00053740">
            <w:pPr>
              <w:spacing w:line="480" w:lineRule="auto"/>
              <w:rPr>
                <w:rFonts w:ascii="Arial" w:hAnsi="Arial" w:cs="Arial"/>
                <w:i w:val="0"/>
                <w:szCs w:val="24"/>
              </w:rPr>
            </w:pPr>
            <w:proofErr w:type="spellStart"/>
            <w:r w:rsidRPr="000F5114">
              <w:rPr>
                <w:rFonts w:ascii="Arial" w:hAnsi="Arial" w:cs="Arial"/>
                <w:i w:val="0"/>
                <w:szCs w:val="24"/>
              </w:rPr>
              <w:lastRenderedPageBreak/>
              <w:t>TFTP</w:t>
            </w:r>
            <w:proofErr w:type="spellEnd"/>
            <w:r w:rsidRPr="000F5114">
              <w:rPr>
                <w:rFonts w:ascii="Arial" w:hAnsi="Arial" w:cs="Arial"/>
                <w:i w:val="0"/>
                <w:szCs w:val="24"/>
              </w:rPr>
              <w:t xml:space="preserve"> Servidor</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 xml:space="preserve">Filtro del </w:t>
            </w:r>
            <w:proofErr w:type="spellStart"/>
            <w:r w:rsidRPr="000F5114">
              <w:rPr>
                <w:rFonts w:ascii="Arial" w:hAnsi="Arial" w:cs="Arial"/>
                <w:i w:val="0"/>
                <w:szCs w:val="24"/>
              </w:rPr>
              <w:t>Wireshark</w:t>
            </w:r>
            <w:proofErr w:type="spellEnd"/>
            <w:r w:rsidRPr="000F5114">
              <w:rPr>
                <w:rFonts w:ascii="Arial" w:hAnsi="Arial" w:cs="Arial"/>
                <w:i w:val="0"/>
                <w:szCs w:val="24"/>
              </w:rPr>
              <w:t xml:space="preserve"> para el tráfico generado por el </w:t>
            </w:r>
            <w:proofErr w:type="spellStart"/>
            <w:r w:rsidRPr="000F5114">
              <w:rPr>
                <w:rFonts w:ascii="Arial" w:hAnsi="Arial" w:cs="Arial"/>
                <w:i w:val="0"/>
                <w:szCs w:val="24"/>
              </w:rPr>
              <w:t>TFTP</w:t>
            </w:r>
            <w:proofErr w:type="spellEnd"/>
            <w:r w:rsidRPr="000F5114">
              <w:rPr>
                <w:rFonts w:ascii="Arial" w:hAnsi="Arial" w:cs="Arial"/>
                <w:i w:val="0"/>
                <w:szCs w:val="24"/>
              </w:rPr>
              <w:t xml:space="preserve"> en IPv4</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 xml:space="preserve">Filtro del </w:t>
            </w:r>
            <w:proofErr w:type="spellStart"/>
            <w:r w:rsidRPr="000F5114">
              <w:rPr>
                <w:rFonts w:ascii="Arial" w:hAnsi="Arial" w:cs="Arial"/>
                <w:i w:val="0"/>
                <w:szCs w:val="24"/>
              </w:rPr>
              <w:t>Wireshark</w:t>
            </w:r>
            <w:proofErr w:type="spellEnd"/>
            <w:r w:rsidRPr="000F5114">
              <w:rPr>
                <w:rFonts w:ascii="Arial" w:hAnsi="Arial" w:cs="Arial"/>
                <w:i w:val="0"/>
                <w:szCs w:val="24"/>
              </w:rPr>
              <w:t xml:space="preserve"> para el tráfico generado por el </w:t>
            </w:r>
            <w:proofErr w:type="spellStart"/>
            <w:r w:rsidRPr="000F5114">
              <w:rPr>
                <w:rFonts w:ascii="Arial" w:hAnsi="Arial" w:cs="Arial"/>
                <w:i w:val="0"/>
                <w:szCs w:val="24"/>
              </w:rPr>
              <w:t>TFTP</w:t>
            </w:r>
            <w:proofErr w:type="spellEnd"/>
            <w:r w:rsidRPr="000F5114">
              <w:rPr>
                <w:rFonts w:ascii="Arial" w:hAnsi="Arial" w:cs="Arial"/>
                <w:i w:val="0"/>
                <w:szCs w:val="24"/>
              </w:rPr>
              <w:t xml:space="preserve"> en IPv6</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 xml:space="preserve">Filtro de </w:t>
            </w:r>
            <w:proofErr w:type="spellStart"/>
            <w:r w:rsidRPr="000F5114">
              <w:rPr>
                <w:rFonts w:ascii="Arial" w:hAnsi="Arial" w:cs="Arial"/>
                <w:i w:val="0"/>
                <w:szCs w:val="24"/>
              </w:rPr>
              <w:t>wireshark</w:t>
            </w:r>
            <w:proofErr w:type="spellEnd"/>
            <w:r w:rsidRPr="000F5114">
              <w:rPr>
                <w:rFonts w:ascii="Arial" w:hAnsi="Arial" w:cs="Arial"/>
                <w:i w:val="0"/>
                <w:szCs w:val="24"/>
              </w:rPr>
              <w:t xml:space="preserve"> para el tráfico generado por el VideoLan en IPv4</w:t>
            </w:r>
          </w:p>
          <w:p w:rsidR="00F51DA1" w:rsidRPr="000F5114" w:rsidRDefault="00F51DA1" w:rsidP="00053740">
            <w:pPr>
              <w:spacing w:line="480" w:lineRule="auto"/>
              <w:rPr>
                <w:rFonts w:ascii="Arial" w:hAnsi="Arial" w:cs="Arial"/>
                <w:i w:val="0"/>
              </w:rPr>
            </w:pPr>
            <w:r w:rsidRPr="000F5114">
              <w:rPr>
                <w:rFonts w:ascii="Arial" w:hAnsi="Arial" w:cs="Arial"/>
                <w:i w:val="0"/>
              </w:rPr>
              <w:t xml:space="preserve">Filtro </w:t>
            </w:r>
            <w:r w:rsidRPr="000F5114">
              <w:rPr>
                <w:rFonts w:ascii="Arial" w:hAnsi="Arial" w:cs="Arial"/>
                <w:i w:val="0"/>
                <w:szCs w:val="24"/>
              </w:rPr>
              <w:t xml:space="preserve">de </w:t>
            </w:r>
            <w:proofErr w:type="spellStart"/>
            <w:r w:rsidRPr="000F5114">
              <w:rPr>
                <w:rFonts w:ascii="Arial" w:hAnsi="Arial" w:cs="Arial"/>
                <w:i w:val="0"/>
                <w:szCs w:val="24"/>
              </w:rPr>
              <w:t>wireshark</w:t>
            </w:r>
            <w:proofErr w:type="spellEnd"/>
            <w:r w:rsidRPr="000F5114">
              <w:rPr>
                <w:rFonts w:ascii="Arial" w:hAnsi="Arial" w:cs="Arial"/>
                <w:i w:val="0"/>
                <w:szCs w:val="24"/>
              </w:rPr>
              <w:t xml:space="preserve"> para el tráfico generado por el  VideoLan en IPv6</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Configuración de VideoLAN en el computador receptor</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Configuración de VideoLAN en el computador emisor</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 xml:space="preserve"> Elección del protocolo RTP</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Asignación de la dirección del receptor, el puerto y el tipo de video</w:t>
            </w:r>
            <w:proofErr w:type="gramStart"/>
            <w:r w:rsidRPr="000F5114">
              <w:rPr>
                <w:rFonts w:ascii="Arial" w:hAnsi="Arial" w:cs="Arial"/>
                <w:i w:val="0"/>
              </w:rPr>
              <w:t>..</w:t>
            </w:r>
            <w:proofErr w:type="gramEnd"/>
          </w:p>
          <w:p w:rsidR="00F51DA1" w:rsidRPr="000F5114" w:rsidRDefault="00F51DA1" w:rsidP="00053740">
            <w:pPr>
              <w:spacing w:line="480" w:lineRule="auto"/>
              <w:rPr>
                <w:rFonts w:ascii="Arial" w:hAnsi="Arial" w:cs="Arial"/>
                <w:i w:val="0"/>
              </w:rPr>
            </w:pPr>
            <w:r w:rsidRPr="000F5114">
              <w:rPr>
                <w:rFonts w:ascii="Arial" w:hAnsi="Arial" w:cs="Arial"/>
                <w:i w:val="0"/>
                <w:szCs w:val="24"/>
              </w:rPr>
              <w:t>Último paso para empezar a emitir</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Paso para observar los resultados</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Resultado de la captura del cliente</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Resultado de la captura del servidor</w:t>
            </w:r>
            <w:r w:rsidRPr="000F5114">
              <w:rPr>
                <w:rFonts w:ascii="Arial" w:hAnsi="Arial" w:cs="Arial"/>
                <w:i w:val="0"/>
              </w:rPr>
              <w:t>...................................................</w:t>
            </w:r>
          </w:p>
          <w:p w:rsidR="00F51DA1" w:rsidRPr="000F5114" w:rsidRDefault="00BC673A" w:rsidP="00053740">
            <w:pPr>
              <w:spacing w:line="480" w:lineRule="auto"/>
              <w:rPr>
                <w:rFonts w:ascii="Arial" w:hAnsi="Arial" w:cs="Arial"/>
                <w:i w:val="0"/>
              </w:rPr>
            </w:pPr>
            <w:r>
              <w:rPr>
                <w:rFonts w:ascii="Arial" w:hAnsi="Arial" w:cs="Arial"/>
                <w:i w:val="0"/>
                <w:szCs w:val="24"/>
              </w:rPr>
              <w:t xml:space="preserve">Tipo de Archivo   </w:t>
            </w:r>
            <w:proofErr w:type="spellStart"/>
            <w:r w:rsidR="00F51DA1" w:rsidRPr="000F5114">
              <w:rPr>
                <w:rFonts w:ascii="Arial" w:hAnsi="Arial" w:cs="Arial"/>
                <w:i w:val="0"/>
                <w:szCs w:val="24"/>
              </w:rPr>
              <w:t>CSV</w:t>
            </w:r>
            <w:proofErr w:type="spellEnd"/>
            <w:r w:rsidR="00F51DA1" w:rsidRPr="000F5114">
              <w:rPr>
                <w:rFonts w:ascii="Arial" w:hAnsi="Arial" w:cs="Arial"/>
                <w:i w:val="0"/>
              </w:rPr>
              <w:t>.........................................................................</w:t>
            </w:r>
          </w:p>
          <w:p w:rsidR="00F51DA1" w:rsidRPr="000F5114" w:rsidRDefault="00F51DA1" w:rsidP="00053740">
            <w:pPr>
              <w:spacing w:line="480" w:lineRule="auto"/>
              <w:rPr>
                <w:rFonts w:ascii="Arial" w:hAnsi="Arial" w:cs="Arial"/>
                <w:i w:val="0"/>
                <w:szCs w:val="24"/>
              </w:rPr>
            </w:pPr>
            <w:r w:rsidRPr="000F5114">
              <w:rPr>
                <w:rFonts w:ascii="Arial" w:hAnsi="Arial" w:cs="Arial"/>
                <w:i w:val="0"/>
                <w:szCs w:val="24"/>
              </w:rPr>
              <w:t>Pasos para calcular el promedio</w:t>
            </w:r>
            <w:r w:rsidRPr="000F5114">
              <w:rPr>
                <w:rFonts w:ascii="Arial" w:hAnsi="Arial" w:cs="Arial"/>
                <w:i w:val="0"/>
              </w:rPr>
              <w:t>.........................................................</w:t>
            </w:r>
          </w:p>
          <w:p w:rsidR="00F51DA1" w:rsidRPr="000F5114" w:rsidRDefault="00F51DA1" w:rsidP="00053740">
            <w:pPr>
              <w:spacing w:line="480" w:lineRule="auto"/>
              <w:rPr>
                <w:rFonts w:ascii="Arial" w:hAnsi="Arial" w:cs="Arial"/>
                <w:i w:val="0"/>
                <w:szCs w:val="24"/>
              </w:rPr>
            </w:pPr>
            <w:r w:rsidRPr="000F5114">
              <w:rPr>
                <w:rFonts w:ascii="Arial" w:hAnsi="Arial" w:cs="Arial"/>
                <w:i w:val="0"/>
                <w:szCs w:val="24"/>
              </w:rPr>
              <w:t>Decodificación para el protocolo RTP</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 xml:space="preserve"> Analizador del RTP</w:t>
            </w:r>
            <w:r w:rsidRPr="000F5114">
              <w:rPr>
                <w:rFonts w:ascii="Arial" w:hAnsi="Arial" w:cs="Arial"/>
                <w:i w:val="0"/>
              </w:rPr>
              <w:t>...........................................................................</w:t>
            </w:r>
          </w:p>
          <w:p w:rsidR="00F51DA1" w:rsidRPr="000F5114" w:rsidRDefault="00F51DA1" w:rsidP="00053740">
            <w:pPr>
              <w:spacing w:line="480" w:lineRule="auto"/>
              <w:rPr>
                <w:rFonts w:ascii="Arial" w:hAnsi="Arial" w:cs="Arial"/>
                <w:i w:val="0"/>
              </w:rPr>
            </w:pPr>
            <w:r w:rsidRPr="000F5114">
              <w:rPr>
                <w:rFonts w:ascii="Arial" w:hAnsi="Arial" w:cs="Arial"/>
                <w:i w:val="0"/>
                <w:szCs w:val="24"/>
              </w:rPr>
              <w:t>Resultado de la captura de RTP usando Excel</w:t>
            </w:r>
            <w:r w:rsidRPr="000F5114">
              <w:rPr>
                <w:rFonts w:ascii="Arial" w:hAnsi="Arial" w:cs="Arial"/>
                <w:i w:val="0"/>
              </w:rPr>
              <w:t>.................................</w:t>
            </w:r>
          </w:p>
          <w:p w:rsidR="00F51DA1" w:rsidRPr="000F5114" w:rsidRDefault="00F51DA1" w:rsidP="00053740">
            <w:pPr>
              <w:spacing w:line="480" w:lineRule="auto"/>
              <w:rPr>
                <w:rFonts w:ascii="Arial" w:hAnsi="Arial" w:cs="Arial"/>
                <w:i w:val="0"/>
              </w:rPr>
            </w:pPr>
          </w:p>
          <w:p w:rsidR="00F51DA1" w:rsidRPr="000F5114" w:rsidRDefault="00F51DA1" w:rsidP="00053740">
            <w:pPr>
              <w:spacing w:line="480" w:lineRule="auto"/>
              <w:rPr>
                <w:rFonts w:ascii="Arial" w:hAnsi="Arial" w:cs="Arial"/>
                <w:i w:val="0"/>
                <w:szCs w:val="24"/>
              </w:rPr>
            </w:pPr>
            <w:r w:rsidRPr="000F5114">
              <w:rPr>
                <w:rFonts w:ascii="Arial" w:hAnsi="Arial" w:cs="Arial"/>
                <w:i w:val="0"/>
                <w:szCs w:val="24"/>
              </w:rPr>
              <w:t xml:space="preserve"> </w:t>
            </w:r>
          </w:p>
          <w:p w:rsidR="00F51DA1" w:rsidRPr="000F5114" w:rsidRDefault="00F51DA1" w:rsidP="00053740">
            <w:pPr>
              <w:autoSpaceDE w:val="0"/>
              <w:snapToGrid w:val="0"/>
              <w:spacing w:line="480" w:lineRule="auto"/>
              <w:jc w:val="both"/>
              <w:rPr>
                <w:rFonts w:ascii="Arial" w:hAnsi="Arial" w:cs="Arial"/>
                <w:i w:val="0"/>
              </w:rPr>
            </w:pPr>
          </w:p>
        </w:tc>
        <w:tc>
          <w:tcPr>
            <w:tcW w:w="709" w:type="dxa"/>
          </w:tcPr>
          <w:p w:rsidR="00F51DA1" w:rsidRPr="000F5114" w:rsidRDefault="004E30F5" w:rsidP="00053740">
            <w:pPr>
              <w:autoSpaceDE w:val="0"/>
              <w:snapToGrid w:val="0"/>
              <w:spacing w:line="480" w:lineRule="auto"/>
              <w:jc w:val="center"/>
              <w:rPr>
                <w:rFonts w:ascii="Arial" w:hAnsi="Arial" w:cs="Arial"/>
                <w:i w:val="0"/>
              </w:rPr>
            </w:pPr>
            <w:r>
              <w:rPr>
                <w:rFonts w:ascii="Arial" w:hAnsi="Arial" w:cs="Arial"/>
                <w:i w:val="0"/>
              </w:rPr>
              <w:lastRenderedPageBreak/>
              <w:t>5</w:t>
            </w:r>
            <w:r w:rsidR="00A05245">
              <w:rPr>
                <w:rFonts w:ascii="Arial" w:hAnsi="Arial" w:cs="Arial"/>
                <w:i w:val="0"/>
              </w:rPr>
              <w:t>2</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53</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53</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54</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55</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55</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57</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57</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58</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60</w:t>
            </w:r>
          </w:p>
          <w:p w:rsidR="00F523E9" w:rsidRPr="000F5114" w:rsidRDefault="00F523E9" w:rsidP="00053740">
            <w:pPr>
              <w:autoSpaceDE w:val="0"/>
              <w:snapToGrid w:val="0"/>
              <w:spacing w:line="480" w:lineRule="auto"/>
              <w:jc w:val="center"/>
              <w:rPr>
                <w:rFonts w:ascii="Arial" w:hAnsi="Arial" w:cs="Arial"/>
                <w:i w:val="0"/>
              </w:rPr>
            </w:pP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lastRenderedPageBreak/>
              <w:t>60</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61</w:t>
            </w:r>
          </w:p>
          <w:p w:rsidR="00F51DA1" w:rsidRPr="000F5114" w:rsidRDefault="00F51DA1" w:rsidP="00053740">
            <w:pPr>
              <w:autoSpaceDE w:val="0"/>
              <w:snapToGrid w:val="0"/>
              <w:spacing w:line="480" w:lineRule="auto"/>
              <w:jc w:val="center"/>
              <w:rPr>
                <w:rFonts w:ascii="Arial" w:hAnsi="Arial" w:cs="Arial"/>
                <w:i w:val="0"/>
              </w:rPr>
            </w:pPr>
            <w:r w:rsidRPr="000F5114">
              <w:rPr>
                <w:rFonts w:ascii="Arial" w:hAnsi="Arial" w:cs="Arial"/>
                <w:i w:val="0"/>
              </w:rPr>
              <w:t>6</w:t>
            </w:r>
            <w:r w:rsidR="00A05245">
              <w:rPr>
                <w:rFonts w:ascii="Arial" w:hAnsi="Arial" w:cs="Arial"/>
                <w:i w:val="0"/>
              </w:rPr>
              <w:t>1</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62</w:t>
            </w:r>
          </w:p>
          <w:p w:rsidR="00F51DA1" w:rsidRPr="000F5114" w:rsidRDefault="00F51DA1" w:rsidP="00053740">
            <w:pPr>
              <w:autoSpaceDE w:val="0"/>
              <w:snapToGrid w:val="0"/>
              <w:spacing w:line="480" w:lineRule="auto"/>
              <w:jc w:val="center"/>
              <w:rPr>
                <w:rFonts w:ascii="Arial" w:hAnsi="Arial" w:cs="Arial"/>
                <w:i w:val="0"/>
              </w:rPr>
            </w:pP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62</w:t>
            </w:r>
          </w:p>
          <w:p w:rsidR="00F51DA1" w:rsidRPr="000F5114" w:rsidRDefault="00A05245" w:rsidP="00053740">
            <w:pPr>
              <w:autoSpaceDE w:val="0"/>
              <w:snapToGrid w:val="0"/>
              <w:spacing w:line="480" w:lineRule="auto"/>
              <w:jc w:val="center"/>
              <w:rPr>
                <w:rFonts w:ascii="Arial" w:hAnsi="Arial" w:cs="Arial"/>
                <w:i w:val="0"/>
              </w:rPr>
            </w:pPr>
            <w:r>
              <w:rPr>
                <w:rFonts w:ascii="Arial" w:hAnsi="Arial" w:cs="Arial"/>
                <w:i w:val="0"/>
              </w:rPr>
              <w:t>63</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63</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64</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64</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65</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66</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67</w:t>
            </w:r>
          </w:p>
          <w:p w:rsidR="00F523E9" w:rsidRPr="000F5114" w:rsidRDefault="00930802" w:rsidP="00053740">
            <w:pPr>
              <w:autoSpaceDE w:val="0"/>
              <w:snapToGrid w:val="0"/>
              <w:spacing w:line="480" w:lineRule="auto"/>
              <w:jc w:val="center"/>
              <w:rPr>
                <w:rFonts w:ascii="Arial" w:hAnsi="Arial" w:cs="Arial"/>
                <w:i w:val="0"/>
              </w:rPr>
            </w:pPr>
            <w:r>
              <w:rPr>
                <w:rFonts w:ascii="Arial" w:hAnsi="Arial" w:cs="Arial"/>
                <w:i w:val="0"/>
              </w:rPr>
              <w:t>6</w:t>
            </w:r>
            <w:r w:rsidR="00A05245">
              <w:rPr>
                <w:rFonts w:ascii="Arial" w:hAnsi="Arial" w:cs="Arial"/>
                <w:i w:val="0"/>
              </w:rPr>
              <w:t>7</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68</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68</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70</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70</w:t>
            </w:r>
          </w:p>
          <w:p w:rsidR="00F523E9" w:rsidRPr="000F5114" w:rsidRDefault="00A05245" w:rsidP="00053740">
            <w:pPr>
              <w:autoSpaceDE w:val="0"/>
              <w:snapToGrid w:val="0"/>
              <w:spacing w:line="480" w:lineRule="auto"/>
              <w:jc w:val="center"/>
              <w:rPr>
                <w:rFonts w:ascii="Arial" w:hAnsi="Arial" w:cs="Arial"/>
                <w:i w:val="0"/>
              </w:rPr>
            </w:pPr>
            <w:r>
              <w:rPr>
                <w:rFonts w:ascii="Arial" w:hAnsi="Arial" w:cs="Arial"/>
                <w:i w:val="0"/>
              </w:rPr>
              <w:t>71</w:t>
            </w:r>
          </w:p>
          <w:p w:rsidR="00F523E9" w:rsidRPr="000F5114" w:rsidRDefault="00F523E9" w:rsidP="00053740">
            <w:pPr>
              <w:autoSpaceDE w:val="0"/>
              <w:snapToGrid w:val="0"/>
              <w:spacing w:line="480" w:lineRule="auto"/>
              <w:jc w:val="center"/>
              <w:rPr>
                <w:rFonts w:ascii="Arial" w:hAnsi="Arial" w:cs="Arial"/>
                <w:i w:val="0"/>
              </w:rPr>
            </w:pPr>
          </w:p>
        </w:tc>
      </w:tr>
      <w:tr w:rsidR="00F51DA1" w:rsidRPr="00692EC9" w:rsidTr="00053740">
        <w:tc>
          <w:tcPr>
            <w:tcW w:w="1368" w:type="dxa"/>
          </w:tcPr>
          <w:p w:rsidR="00730310" w:rsidRDefault="00F51DA1" w:rsidP="00366EFD">
            <w:pPr>
              <w:autoSpaceDE w:val="0"/>
              <w:snapToGrid w:val="0"/>
              <w:spacing w:before="240" w:afterLines="100" w:line="360" w:lineRule="auto"/>
              <w:rPr>
                <w:rFonts w:ascii="Arial" w:hAnsi="Arial" w:cs="Arial"/>
                <w:b/>
                <w:i w:val="0"/>
                <w:szCs w:val="24"/>
              </w:rPr>
            </w:pPr>
            <w:r w:rsidRPr="00F523E9">
              <w:rPr>
                <w:rFonts w:ascii="Arial" w:hAnsi="Arial" w:cs="Arial"/>
                <w:b/>
                <w:i w:val="0"/>
                <w:szCs w:val="24"/>
              </w:rPr>
              <w:lastRenderedPageBreak/>
              <w:t>Tabla</w:t>
            </w:r>
          </w:p>
        </w:tc>
        <w:tc>
          <w:tcPr>
            <w:tcW w:w="7387" w:type="dxa"/>
          </w:tcPr>
          <w:p w:rsidR="00730310" w:rsidRDefault="00F51DA1" w:rsidP="00366EFD">
            <w:pPr>
              <w:autoSpaceDE w:val="0"/>
              <w:snapToGrid w:val="0"/>
              <w:spacing w:before="240" w:afterLines="100" w:line="360" w:lineRule="auto"/>
              <w:jc w:val="center"/>
              <w:rPr>
                <w:rFonts w:ascii="Arial" w:hAnsi="Arial" w:cs="Arial"/>
                <w:b/>
                <w:bCs/>
                <w:i w:val="0"/>
                <w:szCs w:val="24"/>
              </w:rPr>
            </w:pPr>
            <w:r w:rsidRPr="00F523E9">
              <w:rPr>
                <w:rFonts w:ascii="Arial" w:hAnsi="Arial" w:cs="Arial"/>
                <w:b/>
                <w:bCs/>
                <w:i w:val="0"/>
                <w:szCs w:val="24"/>
              </w:rPr>
              <w:t>Título</w:t>
            </w:r>
          </w:p>
        </w:tc>
        <w:tc>
          <w:tcPr>
            <w:tcW w:w="709" w:type="dxa"/>
          </w:tcPr>
          <w:p w:rsidR="00730310" w:rsidRDefault="00F51DA1" w:rsidP="00366EFD">
            <w:pPr>
              <w:autoSpaceDE w:val="0"/>
              <w:snapToGrid w:val="0"/>
              <w:spacing w:before="240" w:afterLines="100" w:line="360" w:lineRule="auto"/>
              <w:jc w:val="center"/>
              <w:rPr>
                <w:rFonts w:ascii="Arial" w:hAnsi="Arial" w:cs="Arial"/>
                <w:b/>
                <w:bCs/>
                <w:i w:val="0"/>
                <w:szCs w:val="24"/>
              </w:rPr>
            </w:pPr>
            <w:r w:rsidRPr="00F523E9">
              <w:rPr>
                <w:rFonts w:ascii="Arial" w:hAnsi="Arial" w:cs="Arial"/>
                <w:b/>
                <w:bCs/>
                <w:i w:val="0"/>
                <w:szCs w:val="24"/>
              </w:rPr>
              <w:t>Pág.</w:t>
            </w:r>
          </w:p>
        </w:tc>
      </w:tr>
      <w:tr w:rsidR="00F51DA1" w:rsidRPr="00692EC9" w:rsidTr="00053740">
        <w:trPr>
          <w:trHeight w:val="79"/>
        </w:trPr>
        <w:tc>
          <w:tcPr>
            <w:tcW w:w="1368" w:type="dxa"/>
          </w:tcPr>
          <w:p w:rsidR="00F51DA1" w:rsidRPr="00F523E9" w:rsidRDefault="00F51DA1" w:rsidP="00053740">
            <w:pPr>
              <w:autoSpaceDE w:val="0"/>
              <w:snapToGrid w:val="0"/>
              <w:spacing w:line="480" w:lineRule="auto"/>
              <w:rPr>
                <w:rFonts w:ascii="Arial" w:hAnsi="Arial" w:cs="Arial"/>
                <w:i w:val="0"/>
                <w:szCs w:val="24"/>
              </w:rPr>
            </w:pPr>
            <w:r w:rsidRPr="00F523E9">
              <w:rPr>
                <w:rFonts w:ascii="Arial" w:hAnsi="Arial" w:cs="Arial"/>
                <w:i w:val="0"/>
                <w:szCs w:val="24"/>
              </w:rPr>
              <w:t>1</w:t>
            </w:r>
          </w:p>
        </w:tc>
        <w:tc>
          <w:tcPr>
            <w:tcW w:w="7387" w:type="dxa"/>
          </w:tcPr>
          <w:p w:rsidR="00F51DA1" w:rsidRPr="00F523E9" w:rsidRDefault="00F51DA1" w:rsidP="00053740">
            <w:pPr>
              <w:autoSpaceDE w:val="0"/>
              <w:snapToGrid w:val="0"/>
              <w:spacing w:line="480" w:lineRule="auto"/>
              <w:jc w:val="both"/>
              <w:rPr>
                <w:rFonts w:ascii="Arial" w:hAnsi="Arial" w:cs="Arial"/>
                <w:i w:val="0"/>
                <w:szCs w:val="24"/>
              </w:rPr>
            </w:pPr>
            <w:r w:rsidRPr="00F523E9">
              <w:rPr>
                <w:rFonts w:ascii="Arial" w:hAnsi="Arial" w:cs="Arial"/>
                <w:i w:val="0"/>
                <w:szCs w:val="24"/>
              </w:rPr>
              <w:t>Tráfico 0% enviando Datos.................................................................</w:t>
            </w:r>
          </w:p>
        </w:tc>
        <w:tc>
          <w:tcPr>
            <w:tcW w:w="709" w:type="dxa"/>
          </w:tcPr>
          <w:p w:rsidR="00F51DA1" w:rsidRPr="00F523E9" w:rsidRDefault="008B17E7" w:rsidP="001225B2">
            <w:pPr>
              <w:autoSpaceDE w:val="0"/>
              <w:snapToGrid w:val="0"/>
              <w:spacing w:line="480" w:lineRule="auto"/>
              <w:rPr>
                <w:rFonts w:ascii="Arial" w:hAnsi="Arial" w:cs="Arial"/>
                <w:i w:val="0"/>
                <w:szCs w:val="24"/>
              </w:rPr>
            </w:pPr>
            <w:r>
              <w:rPr>
                <w:rFonts w:ascii="Arial" w:hAnsi="Arial" w:cs="Arial"/>
                <w:i w:val="0"/>
                <w:szCs w:val="24"/>
              </w:rPr>
              <w:t>7</w:t>
            </w:r>
            <w:r w:rsidR="007C2317">
              <w:rPr>
                <w:rFonts w:ascii="Arial" w:hAnsi="Arial" w:cs="Arial"/>
                <w:i w:val="0"/>
                <w:szCs w:val="24"/>
              </w:rPr>
              <w:t>3</w:t>
            </w:r>
          </w:p>
        </w:tc>
      </w:tr>
      <w:tr w:rsidR="00F51DA1" w:rsidRPr="00692EC9" w:rsidTr="00053740">
        <w:trPr>
          <w:trHeight w:val="79"/>
        </w:trPr>
        <w:tc>
          <w:tcPr>
            <w:tcW w:w="1368" w:type="dxa"/>
          </w:tcPr>
          <w:p w:rsidR="00F51DA1" w:rsidRPr="00F523E9" w:rsidRDefault="00F51DA1" w:rsidP="00053740">
            <w:pPr>
              <w:autoSpaceDE w:val="0"/>
              <w:snapToGrid w:val="0"/>
              <w:spacing w:line="480" w:lineRule="auto"/>
              <w:rPr>
                <w:rFonts w:ascii="Arial" w:hAnsi="Arial" w:cs="Arial"/>
                <w:i w:val="0"/>
                <w:szCs w:val="24"/>
              </w:rPr>
            </w:pPr>
            <w:r w:rsidRPr="00F523E9">
              <w:rPr>
                <w:rFonts w:ascii="Arial" w:hAnsi="Arial" w:cs="Arial"/>
                <w:i w:val="0"/>
                <w:szCs w:val="24"/>
              </w:rPr>
              <w:t>2</w:t>
            </w:r>
          </w:p>
        </w:tc>
        <w:tc>
          <w:tcPr>
            <w:tcW w:w="7387" w:type="dxa"/>
          </w:tcPr>
          <w:p w:rsidR="00F51DA1" w:rsidRPr="00F523E9" w:rsidRDefault="00F51DA1" w:rsidP="00053740">
            <w:pPr>
              <w:autoSpaceDE w:val="0"/>
              <w:snapToGrid w:val="0"/>
              <w:spacing w:line="480" w:lineRule="auto"/>
              <w:jc w:val="both"/>
              <w:rPr>
                <w:rFonts w:ascii="Arial" w:hAnsi="Arial" w:cs="Arial"/>
                <w:i w:val="0"/>
                <w:szCs w:val="24"/>
              </w:rPr>
            </w:pPr>
            <w:r w:rsidRPr="00F523E9">
              <w:rPr>
                <w:rFonts w:ascii="Arial" w:hAnsi="Arial" w:cs="Arial"/>
                <w:i w:val="0"/>
                <w:szCs w:val="24"/>
              </w:rPr>
              <w:t>Tráfico 50% enviando Datos...............................................................</w:t>
            </w:r>
          </w:p>
        </w:tc>
        <w:tc>
          <w:tcPr>
            <w:tcW w:w="709" w:type="dxa"/>
          </w:tcPr>
          <w:p w:rsidR="00F51DA1" w:rsidRPr="00F523E9" w:rsidRDefault="008B17E7" w:rsidP="001225B2">
            <w:pPr>
              <w:autoSpaceDE w:val="0"/>
              <w:snapToGrid w:val="0"/>
              <w:spacing w:line="480" w:lineRule="auto"/>
              <w:rPr>
                <w:rFonts w:ascii="Arial" w:hAnsi="Arial" w:cs="Arial"/>
                <w:i w:val="0"/>
                <w:szCs w:val="24"/>
              </w:rPr>
            </w:pPr>
            <w:r>
              <w:rPr>
                <w:rFonts w:ascii="Arial" w:hAnsi="Arial" w:cs="Arial"/>
                <w:i w:val="0"/>
                <w:szCs w:val="24"/>
              </w:rPr>
              <w:t>7</w:t>
            </w:r>
            <w:r w:rsidR="007C2317">
              <w:rPr>
                <w:rFonts w:ascii="Arial" w:hAnsi="Arial" w:cs="Arial"/>
                <w:i w:val="0"/>
                <w:szCs w:val="24"/>
              </w:rPr>
              <w:t>4</w:t>
            </w:r>
          </w:p>
        </w:tc>
      </w:tr>
      <w:tr w:rsidR="00F51DA1" w:rsidRPr="00692EC9" w:rsidTr="00053740">
        <w:trPr>
          <w:trHeight w:val="79"/>
        </w:trPr>
        <w:tc>
          <w:tcPr>
            <w:tcW w:w="1368" w:type="dxa"/>
          </w:tcPr>
          <w:p w:rsidR="00F51DA1" w:rsidRPr="00F523E9" w:rsidRDefault="00F51DA1" w:rsidP="00053740">
            <w:pPr>
              <w:autoSpaceDE w:val="0"/>
              <w:snapToGrid w:val="0"/>
              <w:spacing w:line="480" w:lineRule="auto"/>
              <w:rPr>
                <w:rFonts w:ascii="Arial" w:hAnsi="Arial" w:cs="Arial"/>
                <w:i w:val="0"/>
                <w:szCs w:val="24"/>
              </w:rPr>
            </w:pPr>
            <w:r w:rsidRPr="00F523E9">
              <w:rPr>
                <w:rFonts w:ascii="Arial" w:hAnsi="Arial" w:cs="Arial"/>
                <w:i w:val="0"/>
                <w:szCs w:val="24"/>
              </w:rPr>
              <w:t>3</w:t>
            </w:r>
          </w:p>
        </w:tc>
        <w:tc>
          <w:tcPr>
            <w:tcW w:w="7387" w:type="dxa"/>
          </w:tcPr>
          <w:p w:rsidR="00F51DA1" w:rsidRPr="00F523E9" w:rsidRDefault="00F51DA1" w:rsidP="00053740">
            <w:pPr>
              <w:autoSpaceDE w:val="0"/>
              <w:snapToGrid w:val="0"/>
              <w:spacing w:line="480" w:lineRule="auto"/>
              <w:jc w:val="both"/>
              <w:rPr>
                <w:rFonts w:ascii="Arial" w:hAnsi="Arial" w:cs="Arial"/>
                <w:i w:val="0"/>
                <w:szCs w:val="24"/>
              </w:rPr>
            </w:pPr>
            <w:r w:rsidRPr="00F523E9">
              <w:rPr>
                <w:rFonts w:ascii="Arial" w:hAnsi="Arial" w:cs="Arial"/>
                <w:i w:val="0"/>
                <w:szCs w:val="24"/>
              </w:rPr>
              <w:t>Tráfico 100% enviando Datos.............................................................</w:t>
            </w:r>
          </w:p>
        </w:tc>
        <w:tc>
          <w:tcPr>
            <w:tcW w:w="709" w:type="dxa"/>
          </w:tcPr>
          <w:p w:rsidR="00F51DA1" w:rsidRPr="00F523E9" w:rsidRDefault="008B17E7" w:rsidP="001225B2">
            <w:pPr>
              <w:autoSpaceDE w:val="0"/>
              <w:snapToGrid w:val="0"/>
              <w:spacing w:line="480" w:lineRule="auto"/>
              <w:rPr>
                <w:rFonts w:ascii="Arial" w:hAnsi="Arial" w:cs="Arial"/>
                <w:i w:val="0"/>
                <w:szCs w:val="24"/>
              </w:rPr>
            </w:pPr>
            <w:r>
              <w:rPr>
                <w:rFonts w:ascii="Arial" w:hAnsi="Arial" w:cs="Arial"/>
                <w:i w:val="0"/>
                <w:szCs w:val="24"/>
              </w:rPr>
              <w:t>7</w:t>
            </w:r>
            <w:r w:rsidR="007C2317">
              <w:rPr>
                <w:rFonts w:ascii="Arial" w:hAnsi="Arial" w:cs="Arial"/>
                <w:i w:val="0"/>
                <w:szCs w:val="24"/>
              </w:rPr>
              <w:t>5</w:t>
            </w:r>
          </w:p>
        </w:tc>
      </w:tr>
      <w:tr w:rsidR="00F51DA1" w:rsidRPr="00692EC9" w:rsidTr="00053740">
        <w:trPr>
          <w:trHeight w:val="79"/>
        </w:trPr>
        <w:tc>
          <w:tcPr>
            <w:tcW w:w="1368" w:type="dxa"/>
          </w:tcPr>
          <w:p w:rsidR="00F51DA1" w:rsidRPr="00F523E9" w:rsidRDefault="001258D2" w:rsidP="00053740">
            <w:pPr>
              <w:autoSpaceDE w:val="0"/>
              <w:snapToGrid w:val="0"/>
              <w:spacing w:line="480" w:lineRule="auto"/>
              <w:rPr>
                <w:rFonts w:ascii="Arial" w:hAnsi="Arial" w:cs="Arial"/>
                <w:i w:val="0"/>
                <w:szCs w:val="24"/>
              </w:rPr>
            </w:pPr>
            <w:r>
              <w:rPr>
                <w:rFonts w:ascii="Arial" w:hAnsi="Arial" w:cs="Arial"/>
                <w:i w:val="0"/>
                <w:szCs w:val="24"/>
              </w:rPr>
              <w:t>4</w:t>
            </w:r>
          </w:p>
        </w:tc>
        <w:tc>
          <w:tcPr>
            <w:tcW w:w="7387" w:type="dxa"/>
          </w:tcPr>
          <w:p w:rsidR="00F51DA1" w:rsidRPr="00F523E9" w:rsidRDefault="00F51DA1" w:rsidP="00053740">
            <w:pPr>
              <w:autoSpaceDE w:val="0"/>
              <w:snapToGrid w:val="0"/>
              <w:spacing w:line="480" w:lineRule="auto"/>
              <w:jc w:val="both"/>
              <w:rPr>
                <w:rFonts w:ascii="Arial" w:hAnsi="Arial" w:cs="Arial"/>
                <w:i w:val="0"/>
                <w:szCs w:val="24"/>
              </w:rPr>
            </w:pPr>
            <w:r w:rsidRPr="00F523E9">
              <w:rPr>
                <w:rFonts w:ascii="Arial" w:hAnsi="Arial" w:cs="Arial"/>
                <w:i w:val="0"/>
                <w:szCs w:val="24"/>
              </w:rPr>
              <w:t>Tráfico 0% enviando Video................................................................</w:t>
            </w:r>
            <w:r w:rsidR="001258D2">
              <w:rPr>
                <w:rFonts w:ascii="Arial" w:hAnsi="Arial" w:cs="Arial"/>
                <w:i w:val="0"/>
                <w:szCs w:val="24"/>
              </w:rPr>
              <w:t>.</w:t>
            </w:r>
          </w:p>
        </w:tc>
        <w:tc>
          <w:tcPr>
            <w:tcW w:w="709" w:type="dxa"/>
          </w:tcPr>
          <w:p w:rsidR="00F51DA1" w:rsidRPr="00F523E9" w:rsidRDefault="008B17E7" w:rsidP="001225B2">
            <w:pPr>
              <w:spacing w:line="480" w:lineRule="auto"/>
              <w:rPr>
                <w:rFonts w:ascii="Arial" w:hAnsi="Arial" w:cs="Arial"/>
                <w:i w:val="0"/>
                <w:szCs w:val="24"/>
              </w:rPr>
            </w:pPr>
            <w:r>
              <w:rPr>
                <w:rFonts w:ascii="Arial" w:hAnsi="Arial" w:cs="Arial"/>
                <w:i w:val="0"/>
                <w:szCs w:val="24"/>
              </w:rPr>
              <w:t>7</w:t>
            </w:r>
            <w:r w:rsidR="007C2317">
              <w:rPr>
                <w:rFonts w:ascii="Arial" w:hAnsi="Arial" w:cs="Arial"/>
                <w:i w:val="0"/>
                <w:szCs w:val="24"/>
              </w:rPr>
              <w:t>6</w:t>
            </w:r>
          </w:p>
        </w:tc>
      </w:tr>
      <w:tr w:rsidR="00F51DA1" w:rsidRPr="00692EC9" w:rsidTr="00053740">
        <w:trPr>
          <w:trHeight w:val="79"/>
        </w:trPr>
        <w:tc>
          <w:tcPr>
            <w:tcW w:w="1368" w:type="dxa"/>
          </w:tcPr>
          <w:p w:rsidR="00F51DA1" w:rsidRPr="00F523E9" w:rsidRDefault="001258D2" w:rsidP="00053740">
            <w:pPr>
              <w:autoSpaceDE w:val="0"/>
              <w:snapToGrid w:val="0"/>
              <w:spacing w:line="480" w:lineRule="auto"/>
              <w:rPr>
                <w:rFonts w:ascii="Arial" w:hAnsi="Arial" w:cs="Arial"/>
                <w:i w:val="0"/>
                <w:szCs w:val="24"/>
              </w:rPr>
            </w:pPr>
            <w:r>
              <w:rPr>
                <w:rFonts w:ascii="Arial" w:hAnsi="Arial" w:cs="Arial"/>
                <w:i w:val="0"/>
                <w:szCs w:val="24"/>
              </w:rPr>
              <w:t>5</w:t>
            </w:r>
          </w:p>
        </w:tc>
        <w:tc>
          <w:tcPr>
            <w:tcW w:w="7387" w:type="dxa"/>
          </w:tcPr>
          <w:p w:rsidR="00F51DA1" w:rsidRPr="00F523E9" w:rsidRDefault="00F51DA1" w:rsidP="00053740">
            <w:pPr>
              <w:autoSpaceDE w:val="0"/>
              <w:snapToGrid w:val="0"/>
              <w:spacing w:line="480" w:lineRule="auto"/>
              <w:jc w:val="both"/>
              <w:rPr>
                <w:rFonts w:ascii="Arial" w:hAnsi="Arial" w:cs="Arial"/>
                <w:i w:val="0"/>
                <w:szCs w:val="24"/>
              </w:rPr>
            </w:pPr>
            <w:r w:rsidRPr="00F523E9">
              <w:rPr>
                <w:rFonts w:ascii="Arial" w:hAnsi="Arial" w:cs="Arial"/>
                <w:i w:val="0"/>
                <w:szCs w:val="24"/>
              </w:rPr>
              <w:t>Tráfico 50% enviando Video.............................................................</w:t>
            </w:r>
            <w:r w:rsidR="001258D2">
              <w:rPr>
                <w:rFonts w:ascii="Arial" w:hAnsi="Arial" w:cs="Arial"/>
                <w:i w:val="0"/>
                <w:szCs w:val="24"/>
              </w:rPr>
              <w:t>..</w:t>
            </w:r>
          </w:p>
        </w:tc>
        <w:tc>
          <w:tcPr>
            <w:tcW w:w="709" w:type="dxa"/>
          </w:tcPr>
          <w:p w:rsidR="00F51DA1" w:rsidRPr="00F523E9" w:rsidRDefault="008B17E7" w:rsidP="001225B2">
            <w:pPr>
              <w:autoSpaceDE w:val="0"/>
              <w:snapToGrid w:val="0"/>
              <w:spacing w:line="480" w:lineRule="auto"/>
              <w:rPr>
                <w:rFonts w:ascii="Arial" w:hAnsi="Arial" w:cs="Arial"/>
                <w:i w:val="0"/>
                <w:szCs w:val="24"/>
              </w:rPr>
            </w:pPr>
            <w:r>
              <w:rPr>
                <w:rFonts w:ascii="Arial" w:hAnsi="Arial" w:cs="Arial"/>
                <w:i w:val="0"/>
                <w:szCs w:val="24"/>
              </w:rPr>
              <w:t>7</w:t>
            </w:r>
            <w:r w:rsidR="007C2317">
              <w:rPr>
                <w:rFonts w:ascii="Arial" w:hAnsi="Arial" w:cs="Arial"/>
                <w:i w:val="0"/>
                <w:szCs w:val="24"/>
              </w:rPr>
              <w:t>7</w:t>
            </w:r>
          </w:p>
        </w:tc>
      </w:tr>
      <w:tr w:rsidR="00F51DA1" w:rsidRPr="00692EC9" w:rsidTr="00053740">
        <w:trPr>
          <w:trHeight w:val="79"/>
        </w:trPr>
        <w:tc>
          <w:tcPr>
            <w:tcW w:w="1368" w:type="dxa"/>
          </w:tcPr>
          <w:p w:rsidR="00F51DA1" w:rsidRDefault="001258D2" w:rsidP="00053740">
            <w:pPr>
              <w:autoSpaceDE w:val="0"/>
              <w:snapToGrid w:val="0"/>
              <w:spacing w:line="480" w:lineRule="auto"/>
              <w:rPr>
                <w:rFonts w:ascii="Arial" w:hAnsi="Arial" w:cs="Arial"/>
                <w:i w:val="0"/>
                <w:szCs w:val="24"/>
              </w:rPr>
            </w:pPr>
            <w:r>
              <w:rPr>
                <w:rFonts w:ascii="Arial" w:hAnsi="Arial" w:cs="Arial"/>
                <w:i w:val="0"/>
                <w:szCs w:val="24"/>
              </w:rPr>
              <w:t>6</w:t>
            </w:r>
          </w:p>
          <w:p w:rsidR="001258D2" w:rsidRDefault="001258D2" w:rsidP="00053740">
            <w:pPr>
              <w:autoSpaceDE w:val="0"/>
              <w:snapToGrid w:val="0"/>
              <w:spacing w:line="480" w:lineRule="auto"/>
              <w:rPr>
                <w:rFonts w:ascii="Arial" w:hAnsi="Arial" w:cs="Arial"/>
                <w:i w:val="0"/>
                <w:szCs w:val="24"/>
              </w:rPr>
            </w:pPr>
            <w:r>
              <w:rPr>
                <w:rFonts w:ascii="Arial" w:hAnsi="Arial" w:cs="Arial"/>
                <w:i w:val="0"/>
                <w:szCs w:val="24"/>
              </w:rPr>
              <w:t>7</w:t>
            </w:r>
          </w:p>
          <w:p w:rsidR="000F5114" w:rsidRDefault="001258D2" w:rsidP="00053740">
            <w:pPr>
              <w:autoSpaceDE w:val="0"/>
              <w:snapToGrid w:val="0"/>
              <w:spacing w:line="480" w:lineRule="auto"/>
              <w:rPr>
                <w:rFonts w:ascii="Arial" w:hAnsi="Arial" w:cs="Arial"/>
                <w:i w:val="0"/>
                <w:szCs w:val="24"/>
              </w:rPr>
            </w:pPr>
            <w:r>
              <w:rPr>
                <w:rFonts w:ascii="Arial" w:hAnsi="Arial" w:cs="Arial"/>
                <w:i w:val="0"/>
                <w:szCs w:val="24"/>
              </w:rPr>
              <w:t>8</w:t>
            </w:r>
          </w:p>
          <w:p w:rsidR="00053740" w:rsidRDefault="00053740" w:rsidP="00053740">
            <w:pPr>
              <w:autoSpaceDE w:val="0"/>
              <w:snapToGrid w:val="0"/>
              <w:spacing w:line="480" w:lineRule="auto"/>
              <w:rPr>
                <w:rFonts w:ascii="Arial" w:hAnsi="Arial" w:cs="Arial"/>
                <w:i w:val="0"/>
                <w:szCs w:val="24"/>
              </w:rPr>
            </w:pPr>
          </w:p>
          <w:p w:rsidR="00053740" w:rsidRDefault="001258D2" w:rsidP="00053740">
            <w:pPr>
              <w:autoSpaceDE w:val="0"/>
              <w:snapToGrid w:val="0"/>
              <w:spacing w:line="480" w:lineRule="auto"/>
              <w:rPr>
                <w:rFonts w:ascii="Arial" w:hAnsi="Arial" w:cs="Arial"/>
                <w:i w:val="0"/>
                <w:szCs w:val="24"/>
              </w:rPr>
            </w:pPr>
            <w:r>
              <w:rPr>
                <w:rFonts w:ascii="Arial" w:hAnsi="Arial" w:cs="Arial"/>
                <w:i w:val="0"/>
                <w:szCs w:val="24"/>
              </w:rPr>
              <w:t>9</w:t>
            </w:r>
          </w:p>
          <w:p w:rsidR="00EB3965" w:rsidRDefault="00EB3965" w:rsidP="00053740">
            <w:pPr>
              <w:autoSpaceDE w:val="0"/>
              <w:snapToGrid w:val="0"/>
              <w:spacing w:line="480" w:lineRule="auto"/>
              <w:rPr>
                <w:rFonts w:ascii="Arial" w:hAnsi="Arial" w:cs="Arial"/>
                <w:i w:val="0"/>
                <w:szCs w:val="24"/>
              </w:rPr>
            </w:pPr>
          </w:p>
          <w:p w:rsidR="001258D2" w:rsidRDefault="001258D2" w:rsidP="00053740">
            <w:pPr>
              <w:autoSpaceDE w:val="0"/>
              <w:snapToGrid w:val="0"/>
              <w:spacing w:line="480" w:lineRule="auto"/>
              <w:rPr>
                <w:rFonts w:ascii="Arial" w:hAnsi="Arial" w:cs="Arial"/>
                <w:i w:val="0"/>
                <w:szCs w:val="24"/>
              </w:rPr>
            </w:pPr>
            <w:r>
              <w:rPr>
                <w:rFonts w:ascii="Arial" w:hAnsi="Arial" w:cs="Arial"/>
                <w:i w:val="0"/>
                <w:szCs w:val="24"/>
              </w:rPr>
              <w:t>10</w:t>
            </w:r>
          </w:p>
          <w:p w:rsidR="00EB3965" w:rsidRDefault="00EB3965" w:rsidP="00053740">
            <w:pPr>
              <w:autoSpaceDE w:val="0"/>
              <w:snapToGrid w:val="0"/>
              <w:spacing w:line="480" w:lineRule="auto"/>
              <w:rPr>
                <w:rFonts w:ascii="Arial" w:hAnsi="Arial" w:cs="Arial"/>
                <w:i w:val="0"/>
                <w:szCs w:val="24"/>
              </w:rPr>
            </w:pPr>
          </w:p>
          <w:p w:rsidR="001258D2" w:rsidRDefault="001258D2" w:rsidP="00053740">
            <w:pPr>
              <w:autoSpaceDE w:val="0"/>
              <w:snapToGrid w:val="0"/>
              <w:spacing w:line="480" w:lineRule="auto"/>
              <w:rPr>
                <w:rFonts w:ascii="Arial" w:hAnsi="Arial" w:cs="Arial"/>
                <w:i w:val="0"/>
                <w:szCs w:val="24"/>
              </w:rPr>
            </w:pPr>
            <w:r>
              <w:rPr>
                <w:rFonts w:ascii="Arial" w:hAnsi="Arial" w:cs="Arial"/>
                <w:i w:val="0"/>
                <w:szCs w:val="24"/>
              </w:rPr>
              <w:t>11</w:t>
            </w:r>
          </w:p>
          <w:p w:rsidR="00EB3965" w:rsidRDefault="00EB3965" w:rsidP="00053740">
            <w:pPr>
              <w:autoSpaceDE w:val="0"/>
              <w:snapToGrid w:val="0"/>
              <w:spacing w:line="480" w:lineRule="auto"/>
              <w:rPr>
                <w:rFonts w:ascii="Arial" w:hAnsi="Arial" w:cs="Arial"/>
                <w:i w:val="0"/>
                <w:szCs w:val="24"/>
              </w:rPr>
            </w:pPr>
          </w:p>
          <w:p w:rsidR="0060093D" w:rsidRDefault="001258D2" w:rsidP="00053740">
            <w:pPr>
              <w:autoSpaceDE w:val="0"/>
              <w:snapToGrid w:val="0"/>
              <w:spacing w:line="480" w:lineRule="auto"/>
              <w:rPr>
                <w:rFonts w:ascii="Arial" w:hAnsi="Arial" w:cs="Arial"/>
                <w:i w:val="0"/>
                <w:szCs w:val="24"/>
              </w:rPr>
            </w:pPr>
            <w:r>
              <w:rPr>
                <w:rFonts w:ascii="Arial" w:hAnsi="Arial" w:cs="Arial"/>
                <w:i w:val="0"/>
                <w:szCs w:val="24"/>
              </w:rPr>
              <w:t>1</w:t>
            </w:r>
            <w:r w:rsidR="0060093D">
              <w:rPr>
                <w:rFonts w:ascii="Arial" w:hAnsi="Arial" w:cs="Arial"/>
                <w:i w:val="0"/>
                <w:szCs w:val="24"/>
              </w:rPr>
              <w:t>2</w:t>
            </w:r>
          </w:p>
          <w:p w:rsidR="001258D2" w:rsidRDefault="001258D2" w:rsidP="00053740">
            <w:pPr>
              <w:autoSpaceDE w:val="0"/>
              <w:snapToGrid w:val="0"/>
              <w:spacing w:line="480" w:lineRule="auto"/>
              <w:rPr>
                <w:rFonts w:ascii="Arial" w:hAnsi="Arial" w:cs="Arial"/>
                <w:i w:val="0"/>
                <w:szCs w:val="24"/>
              </w:rPr>
            </w:pPr>
            <w:r>
              <w:rPr>
                <w:rFonts w:ascii="Arial" w:hAnsi="Arial" w:cs="Arial"/>
                <w:i w:val="0"/>
                <w:szCs w:val="24"/>
              </w:rPr>
              <w:t>13</w:t>
            </w:r>
          </w:p>
          <w:p w:rsidR="0060093D" w:rsidRDefault="0060093D" w:rsidP="00053740">
            <w:pPr>
              <w:autoSpaceDE w:val="0"/>
              <w:snapToGrid w:val="0"/>
              <w:spacing w:line="480" w:lineRule="auto"/>
              <w:rPr>
                <w:rFonts w:ascii="Arial" w:hAnsi="Arial" w:cs="Arial"/>
                <w:i w:val="0"/>
                <w:szCs w:val="24"/>
              </w:rPr>
            </w:pPr>
          </w:p>
          <w:p w:rsidR="001258D2" w:rsidRDefault="001258D2" w:rsidP="00053740">
            <w:pPr>
              <w:autoSpaceDE w:val="0"/>
              <w:snapToGrid w:val="0"/>
              <w:spacing w:line="480" w:lineRule="auto"/>
              <w:rPr>
                <w:rFonts w:ascii="Arial" w:hAnsi="Arial" w:cs="Arial"/>
                <w:i w:val="0"/>
                <w:szCs w:val="24"/>
              </w:rPr>
            </w:pPr>
            <w:r>
              <w:rPr>
                <w:rFonts w:ascii="Arial" w:hAnsi="Arial" w:cs="Arial"/>
                <w:i w:val="0"/>
                <w:szCs w:val="24"/>
              </w:rPr>
              <w:t>14</w:t>
            </w:r>
          </w:p>
          <w:p w:rsidR="0060093D" w:rsidRDefault="0060093D" w:rsidP="00053740">
            <w:pPr>
              <w:autoSpaceDE w:val="0"/>
              <w:snapToGrid w:val="0"/>
              <w:spacing w:line="480" w:lineRule="auto"/>
              <w:rPr>
                <w:rFonts w:ascii="Arial" w:hAnsi="Arial" w:cs="Arial"/>
                <w:i w:val="0"/>
                <w:szCs w:val="24"/>
              </w:rPr>
            </w:pPr>
          </w:p>
          <w:p w:rsidR="0060093D" w:rsidRDefault="0060093D" w:rsidP="00053740">
            <w:pPr>
              <w:autoSpaceDE w:val="0"/>
              <w:snapToGrid w:val="0"/>
              <w:spacing w:line="480" w:lineRule="auto"/>
              <w:rPr>
                <w:rFonts w:ascii="Arial" w:hAnsi="Arial" w:cs="Arial"/>
                <w:i w:val="0"/>
                <w:szCs w:val="24"/>
              </w:rPr>
            </w:pPr>
          </w:p>
          <w:p w:rsidR="001258D2" w:rsidRDefault="001258D2" w:rsidP="00053740">
            <w:pPr>
              <w:autoSpaceDE w:val="0"/>
              <w:snapToGrid w:val="0"/>
              <w:spacing w:line="480" w:lineRule="auto"/>
              <w:rPr>
                <w:rFonts w:ascii="Arial" w:hAnsi="Arial" w:cs="Arial"/>
                <w:i w:val="0"/>
                <w:szCs w:val="24"/>
              </w:rPr>
            </w:pPr>
            <w:r>
              <w:rPr>
                <w:rFonts w:ascii="Arial" w:hAnsi="Arial" w:cs="Arial"/>
                <w:i w:val="0"/>
                <w:szCs w:val="24"/>
              </w:rPr>
              <w:lastRenderedPageBreak/>
              <w:t>15</w:t>
            </w:r>
          </w:p>
          <w:p w:rsidR="0060093D" w:rsidRDefault="0060093D" w:rsidP="00053740">
            <w:pPr>
              <w:autoSpaceDE w:val="0"/>
              <w:snapToGrid w:val="0"/>
              <w:spacing w:line="480" w:lineRule="auto"/>
              <w:rPr>
                <w:rFonts w:ascii="Arial" w:hAnsi="Arial" w:cs="Arial"/>
                <w:i w:val="0"/>
                <w:szCs w:val="24"/>
              </w:rPr>
            </w:pPr>
          </w:p>
          <w:p w:rsidR="0060093D" w:rsidRDefault="0060093D" w:rsidP="00053740">
            <w:pPr>
              <w:autoSpaceDE w:val="0"/>
              <w:snapToGrid w:val="0"/>
              <w:spacing w:line="480" w:lineRule="auto"/>
              <w:rPr>
                <w:rFonts w:ascii="Arial" w:hAnsi="Arial" w:cs="Arial"/>
                <w:i w:val="0"/>
                <w:szCs w:val="24"/>
              </w:rPr>
            </w:pPr>
            <w:r>
              <w:rPr>
                <w:rFonts w:ascii="Arial" w:hAnsi="Arial" w:cs="Arial"/>
                <w:i w:val="0"/>
                <w:szCs w:val="24"/>
              </w:rPr>
              <w:t>16</w:t>
            </w:r>
          </w:p>
          <w:p w:rsidR="0060093D" w:rsidRDefault="0060093D" w:rsidP="00053740">
            <w:pPr>
              <w:autoSpaceDE w:val="0"/>
              <w:snapToGrid w:val="0"/>
              <w:spacing w:line="480" w:lineRule="auto"/>
              <w:rPr>
                <w:rFonts w:ascii="Arial" w:hAnsi="Arial" w:cs="Arial"/>
                <w:i w:val="0"/>
                <w:szCs w:val="24"/>
              </w:rPr>
            </w:pPr>
          </w:p>
          <w:p w:rsidR="0060093D" w:rsidRDefault="0060093D" w:rsidP="00053740">
            <w:pPr>
              <w:autoSpaceDE w:val="0"/>
              <w:snapToGrid w:val="0"/>
              <w:spacing w:line="480" w:lineRule="auto"/>
              <w:rPr>
                <w:rFonts w:ascii="Arial" w:hAnsi="Arial" w:cs="Arial"/>
                <w:i w:val="0"/>
                <w:szCs w:val="24"/>
              </w:rPr>
            </w:pPr>
            <w:r>
              <w:rPr>
                <w:rFonts w:ascii="Arial" w:hAnsi="Arial" w:cs="Arial"/>
                <w:i w:val="0"/>
                <w:szCs w:val="24"/>
              </w:rPr>
              <w:t>17</w:t>
            </w:r>
          </w:p>
          <w:p w:rsidR="0060093D" w:rsidRDefault="0060093D" w:rsidP="00053740">
            <w:pPr>
              <w:autoSpaceDE w:val="0"/>
              <w:snapToGrid w:val="0"/>
              <w:spacing w:line="480" w:lineRule="auto"/>
              <w:rPr>
                <w:rFonts w:ascii="Arial" w:hAnsi="Arial" w:cs="Arial"/>
                <w:i w:val="0"/>
                <w:szCs w:val="24"/>
              </w:rPr>
            </w:pPr>
            <w:r>
              <w:rPr>
                <w:rFonts w:ascii="Arial" w:hAnsi="Arial" w:cs="Arial"/>
                <w:i w:val="0"/>
                <w:szCs w:val="24"/>
              </w:rPr>
              <w:t>18</w:t>
            </w:r>
          </w:p>
          <w:p w:rsidR="0060093D" w:rsidRDefault="0060093D" w:rsidP="00053740">
            <w:pPr>
              <w:autoSpaceDE w:val="0"/>
              <w:snapToGrid w:val="0"/>
              <w:spacing w:line="480" w:lineRule="auto"/>
              <w:rPr>
                <w:rFonts w:ascii="Arial" w:hAnsi="Arial" w:cs="Arial"/>
                <w:i w:val="0"/>
                <w:szCs w:val="24"/>
              </w:rPr>
            </w:pPr>
            <w:r>
              <w:rPr>
                <w:rFonts w:ascii="Arial" w:hAnsi="Arial" w:cs="Arial"/>
                <w:i w:val="0"/>
                <w:szCs w:val="24"/>
              </w:rPr>
              <w:t>19</w:t>
            </w:r>
          </w:p>
          <w:p w:rsidR="0060093D" w:rsidRDefault="0060093D" w:rsidP="00053740">
            <w:pPr>
              <w:autoSpaceDE w:val="0"/>
              <w:snapToGrid w:val="0"/>
              <w:spacing w:line="480" w:lineRule="auto"/>
              <w:rPr>
                <w:rFonts w:ascii="Arial" w:hAnsi="Arial" w:cs="Arial"/>
                <w:i w:val="0"/>
                <w:szCs w:val="24"/>
              </w:rPr>
            </w:pPr>
            <w:r>
              <w:rPr>
                <w:rFonts w:ascii="Arial" w:hAnsi="Arial" w:cs="Arial"/>
                <w:i w:val="0"/>
                <w:szCs w:val="24"/>
              </w:rPr>
              <w:t>20</w:t>
            </w:r>
          </w:p>
          <w:p w:rsidR="0060093D" w:rsidRPr="00F523E9" w:rsidRDefault="0060093D" w:rsidP="00053740">
            <w:pPr>
              <w:autoSpaceDE w:val="0"/>
              <w:snapToGrid w:val="0"/>
              <w:spacing w:line="480" w:lineRule="auto"/>
              <w:rPr>
                <w:rFonts w:ascii="Arial" w:hAnsi="Arial" w:cs="Arial"/>
                <w:i w:val="0"/>
                <w:szCs w:val="24"/>
              </w:rPr>
            </w:pPr>
            <w:r>
              <w:rPr>
                <w:rFonts w:ascii="Arial" w:hAnsi="Arial" w:cs="Arial"/>
                <w:i w:val="0"/>
                <w:szCs w:val="24"/>
              </w:rPr>
              <w:t>21</w:t>
            </w:r>
          </w:p>
        </w:tc>
        <w:tc>
          <w:tcPr>
            <w:tcW w:w="7387" w:type="dxa"/>
          </w:tcPr>
          <w:p w:rsidR="00F51DA1" w:rsidRDefault="00F51DA1" w:rsidP="00053740">
            <w:pPr>
              <w:autoSpaceDE w:val="0"/>
              <w:snapToGrid w:val="0"/>
              <w:spacing w:line="480" w:lineRule="auto"/>
              <w:jc w:val="both"/>
              <w:rPr>
                <w:rFonts w:ascii="Arial" w:hAnsi="Arial" w:cs="Arial"/>
                <w:i w:val="0"/>
                <w:szCs w:val="24"/>
              </w:rPr>
            </w:pPr>
            <w:r w:rsidRPr="00F523E9">
              <w:rPr>
                <w:rFonts w:ascii="Arial" w:hAnsi="Arial" w:cs="Arial"/>
                <w:i w:val="0"/>
                <w:szCs w:val="24"/>
              </w:rPr>
              <w:lastRenderedPageBreak/>
              <w:t>Tráfico 100% enviando Video...........................................................</w:t>
            </w:r>
            <w:r w:rsidR="001258D2">
              <w:rPr>
                <w:rFonts w:ascii="Arial" w:hAnsi="Arial" w:cs="Arial"/>
                <w:i w:val="0"/>
                <w:szCs w:val="24"/>
              </w:rPr>
              <w:t>..</w:t>
            </w:r>
          </w:p>
          <w:p w:rsidR="001258D2" w:rsidRDefault="001258D2" w:rsidP="00053740">
            <w:pPr>
              <w:autoSpaceDE w:val="0"/>
              <w:snapToGrid w:val="0"/>
              <w:spacing w:line="480" w:lineRule="auto"/>
              <w:jc w:val="both"/>
              <w:rPr>
                <w:rFonts w:ascii="Arial" w:hAnsi="Arial" w:cs="Arial"/>
                <w:i w:val="0"/>
                <w:szCs w:val="24"/>
              </w:rPr>
            </w:pPr>
            <w:r w:rsidRPr="00751A8E">
              <w:rPr>
                <w:rFonts w:ascii="Arial" w:hAnsi="Arial" w:cs="Arial"/>
                <w:i w:val="0"/>
                <w:szCs w:val="24"/>
              </w:rPr>
              <w:t>Tabla de valores del tráfico al 0%, 50% y 100% enviando datos</w:t>
            </w:r>
            <w:r>
              <w:rPr>
                <w:rFonts w:ascii="Arial" w:hAnsi="Arial" w:cs="Arial"/>
                <w:i w:val="0"/>
                <w:szCs w:val="24"/>
              </w:rPr>
              <w:t>……</w:t>
            </w:r>
          </w:p>
          <w:p w:rsidR="001258D2" w:rsidRPr="00751A8E" w:rsidRDefault="00DD6130" w:rsidP="00053740">
            <w:pPr>
              <w:spacing w:line="480" w:lineRule="auto"/>
              <w:rPr>
                <w:rFonts w:ascii="Arial" w:hAnsi="Arial" w:cs="Arial"/>
                <w:i w:val="0"/>
                <w:szCs w:val="24"/>
              </w:rPr>
            </w:pPr>
            <w:r w:rsidRPr="00DD6130">
              <w:rPr>
                <w:rFonts w:ascii="Arial" w:hAnsi="Arial" w:cs="Arial"/>
                <w:i w:val="0"/>
              </w:rPr>
              <w:t xml:space="preserve">Tabla  </w:t>
            </w:r>
            <w:proofErr w:type="spellStart"/>
            <w:r w:rsidRPr="00DD6130">
              <w:rPr>
                <w:rFonts w:ascii="Arial" w:hAnsi="Arial" w:cs="Arial"/>
                <w:i w:val="0"/>
              </w:rPr>
              <w:t>ANOVA</w:t>
            </w:r>
            <w:proofErr w:type="spellEnd"/>
            <w:r w:rsidRPr="00DD6130">
              <w:rPr>
                <w:rFonts w:ascii="Arial" w:hAnsi="Arial" w:cs="Arial"/>
                <w:i w:val="0"/>
              </w:rPr>
              <w:t xml:space="preserve"> Delay con el tráfico 0%, 50% y 100% enviando datos</w:t>
            </w:r>
            <w:r>
              <w:rPr>
                <w:rFonts w:ascii="Arial" w:hAnsi="Arial" w:cs="Arial"/>
                <w:i w:val="0"/>
                <w:szCs w:val="24"/>
              </w:rPr>
              <w:t xml:space="preserve"> </w:t>
            </w:r>
            <w:r w:rsidR="001258D2">
              <w:rPr>
                <w:rFonts w:ascii="Arial" w:hAnsi="Arial" w:cs="Arial"/>
                <w:i w:val="0"/>
                <w:szCs w:val="24"/>
              </w:rPr>
              <w:t>…………</w:t>
            </w:r>
            <w:r w:rsidR="001225B2">
              <w:rPr>
                <w:rFonts w:ascii="Arial" w:hAnsi="Arial" w:cs="Arial"/>
                <w:i w:val="0"/>
                <w:szCs w:val="24"/>
              </w:rPr>
              <w:t>…………………………………………………………….</w:t>
            </w:r>
          </w:p>
          <w:p w:rsidR="001258D2" w:rsidRPr="00EB3965" w:rsidRDefault="00EB3965" w:rsidP="00053740">
            <w:pPr>
              <w:autoSpaceDE w:val="0"/>
              <w:snapToGrid w:val="0"/>
              <w:spacing w:line="480" w:lineRule="auto"/>
              <w:jc w:val="both"/>
              <w:rPr>
                <w:rFonts w:ascii="Arial" w:hAnsi="Arial" w:cs="Arial"/>
                <w:i w:val="0"/>
                <w:szCs w:val="24"/>
              </w:rPr>
            </w:pPr>
            <w:r w:rsidRPr="00EB3965">
              <w:rPr>
                <w:rFonts w:ascii="Arial" w:hAnsi="Arial" w:cs="Arial"/>
                <w:i w:val="0"/>
              </w:rPr>
              <w:t xml:space="preserve">Tabla  </w:t>
            </w:r>
            <w:proofErr w:type="spellStart"/>
            <w:r w:rsidRPr="00EB3965">
              <w:rPr>
                <w:rFonts w:ascii="Arial" w:hAnsi="Arial" w:cs="Arial"/>
                <w:i w:val="0"/>
              </w:rPr>
              <w:t>ANOVA</w:t>
            </w:r>
            <w:proofErr w:type="spellEnd"/>
            <w:r w:rsidRPr="00EB3965">
              <w:rPr>
                <w:rFonts w:ascii="Arial" w:hAnsi="Arial" w:cs="Arial"/>
                <w:i w:val="0"/>
              </w:rPr>
              <w:t xml:space="preserve"> </w:t>
            </w:r>
            <w:r>
              <w:rPr>
                <w:rFonts w:ascii="Arial" w:hAnsi="Arial" w:cs="Arial"/>
                <w:i w:val="0"/>
              </w:rPr>
              <w:t>Bitrate</w:t>
            </w:r>
            <w:r w:rsidRPr="00EB3965">
              <w:rPr>
                <w:rFonts w:ascii="Arial" w:hAnsi="Arial" w:cs="Arial"/>
                <w:i w:val="0"/>
              </w:rPr>
              <w:t xml:space="preserve"> con el tráfico 0%, 50% y 100% enviando datos</w:t>
            </w:r>
            <w:r w:rsidRPr="00EB3965">
              <w:rPr>
                <w:rFonts w:ascii="Arial" w:hAnsi="Arial" w:cs="Arial"/>
                <w:i w:val="0"/>
                <w:szCs w:val="24"/>
              </w:rPr>
              <w:t xml:space="preserve"> </w:t>
            </w:r>
            <w:r w:rsidR="001258D2" w:rsidRPr="00EB3965">
              <w:rPr>
                <w:rFonts w:ascii="Arial" w:hAnsi="Arial" w:cs="Arial"/>
                <w:i w:val="0"/>
                <w:szCs w:val="24"/>
              </w:rPr>
              <w:t>……</w:t>
            </w:r>
            <w:r>
              <w:rPr>
                <w:rFonts w:ascii="Arial" w:hAnsi="Arial" w:cs="Arial"/>
                <w:i w:val="0"/>
                <w:szCs w:val="24"/>
              </w:rPr>
              <w:t>………………………………………………………………….</w:t>
            </w:r>
          </w:p>
          <w:p w:rsidR="00EB3965" w:rsidRPr="00EB3965" w:rsidRDefault="00EB3965" w:rsidP="00EB3965">
            <w:pPr>
              <w:autoSpaceDE w:val="0"/>
              <w:snapToGrid w:val="0"/>
              <w:spacing w:line="480" w:lineRule="auto"/>
              <w:jc w:val="both"/>
              <w:rPr>
                <w:rFonts w:ascii="Arial" w:hAnsi="Arial" w:cs="Arial"/>
                <w:i w:val="0"/>
                <w:szCs w:val="24"/>
              </w:rPr>
            </w:pPr>
            <w:r w:rsidRPr="00EB3965">
              <w:rPr>
                <w:rFonts w:ascii="Arial" w:hAnsi="Arial" w:cs="Arial"/>
                <w:i w:val="0"/>
              </w:rPr>
              <w:t xml:space="preserve">Tabla  </w:t>
            </w:r>
            <w:proofErr w:type="spellStart"/>
            <w:r w:rsidRPr="00EB3965">
              <w:rPr>
                <w:rFonts w:ascii="Arial" w:hAnsi="Arial" w:cs="Arial"/>
                <w:i w:val="0"/>
              </w:rPr>
              <w:t>ANOVA</w:t>
            </w:r>
            <w:proofErr w:type="spellEnd"/>
            <w:r w:rsidRPr="00EB3965">
              <w:rPr>
                <w:rFonts w:ascii="Arial" w:hAnsi="Arial" w:cs="Arial"/>
                <w:i w:val="0"/>
              </w:rPr>
              <w:t xml:space="preserve"> </w:t>
            </w:r>
            <w:proofErr w:type="spellStart"/>
            <w:r>
              <w:rPr>
                <w:rFonts w:ascii="Arial" w:hAnsi="Arial" w:cs="Arial"/>
                <w:i w:val="0"/>
              </w:rPr>
              <w:t>PaquetesE</w:t>
            </w:r>
            <w:proofErr w:type="spellEnd"/>
            <w:r w:rsidRPr="00EB3965">
              <w:rPr>
                <w:rFonts w:ascii="Arial" w:hAnsi="Arial" w:cs="Arial"/>
                <w:i w:val="0"/>
              </w:rPr>
              <w:t xml:space="preserve"> con el tráfico 0%, 50% y 100% enviando datos</w:t>
            </w:r>
            <w:r w:rsidRPr="00EB3965">
              <w:rPr>
                <w:rFonts w:ascii="Arial" w:hAnsi="Arial" w:cs="Arial"/>
                <w:i w:val="0"/>
                <w:szCs w:val="24"/>
              </w:rPr>
              <w:t xml:space="preserve"> ……</w:t>
            </w:r>
            <w:r>
              <w:rPr>
                <w:rFonts w:ascii="Arial" w:hAnsi="Arial" w:cs="Arial"/>
                <w:i w:val="0"/>
                <w:szCs w:val="24"/>
              </w:rPr>
              <w:t>………………………………………………………………….</w:t>
            </w:r>
          </w:p>
          <w:p w:rsidR="00EB3965" w:rsidRDefault="00EB3965" w:rsidP="00EB3965">
            <w:pPr>
              <w:autoSpaceDE w:val="0"/>
              <w:snapToGrid w:val="0"/>
              <w:spacing w:line="480" w:lineRule="auto"/>
              <w:jc w:val="both"/>
              <w:rPr>
                <w:rFonts w:ascii="Arial" w:hAnsi="Arial" w:cs="Arial"/>
                <w:i w:val="0"/>
                <w:szCs w:val="24"/>
              </w:rPr>
            </w:pPr>
            <w:r w:rsidRPr="00EB3965">
              <w:rPr>
                <w:rFonts w:ascii="Arial" w:hAnsi="Arial" w:cs="Arial"/>
                <w:i w:val="0"/>
              </w:rPr>
              <w:t xml:space="preserve">Tabla  </w:t>
            </w:r>
            <w:proofErr w:type="spellStart"/>
            <w:r w:rsidRPr="00EB3965">
              <w:rPr>
                <w:rFonts w:ascii="Arial" w:hAnsi="Arial" w:cs="Arial"/>
                <w:i w:val="0"/>
              </w:rPr>
              <w:t>ANOVA</w:t>
            </w:r>
            <w:proofErr w:type="spellEnd"/>
            <w:r w:rsidRPr="00EB3965">
              <w:rPr>
                <w:rFonts w:ascii="Arial" w:hAnsi="Arial" w:cs="Arial"/>
                <w:i w:val="0"/>
              </w:rPr>
              <w:t xml:space="preserve"> </w:t>
            </w:r>
            <w:proofErr w:type="spellStart"/>
            <w:r>
              <w:rPr>
                <w:rFonts w:ascii="Arial" w:hAnsi="Arial" w:cs="Arial"/>
                <w:i w:val="0"/>
              </w:rPr>
              <w:t>PaquetesP</w:t>
            </w:r>
            <w:proofErr w:type="spellEnd"/>
            <w:r w:rsidRPr="00EB3965">
              <w:rPr>
                <w:rFonts w:ascii="Arial" w:hAnsi="Arial" w:cs="Arial"/>
                <w:i w:val="0"/>
              </w:rPr>
              <w:t xml:space="preserve"> con el tráfico 0%, 50% y 100% enviando datos</w:t>
            </w:r>
            <w:r w:rsidRPr="00EB3965">
              <w:rPr>
                <w:rFonts w:ascii="Arial" w:hAnsi="Arial" w:cs="Arial"/>
                <w:i w:val="0"/>
                <w:szCs w:val="24"/>
              </w:rPr>
              <w:t xml:space="preserve"> ……</w:t>
            </w:r>
            <w:r>
              <w:rPr>
                <w:rFonts w:ascii="Arial" w:hAnsi="Arial" w:cs="Arial"/>
                <w:i w:val="0"/>
                <w:szCs w:val="24"/>
              </w:rPr>
              <w:t>………………………………………………………………….</w:t>
            </w:r>
          </w:p>
          <w:p w:rsidR="0060093D" w:rsidRPr="00EB3965" w:rsidRDefault="0060093D" w:rsidP="00EB3965">
            <w:pPr>
              <w:autoSpaceDE w:val="0"/>
              <w:snapToGrid w:val="0"/>
              <w:spacing w:line="480" w:lineRule="auto"/>
              <w:jc w:val="both"/>
              <w:rPr>
                <w:rFonts w:ascii="Arial" w:hAnsi="Arial" w:cs="Arial"/>
                <w:i w:val="0"/>
                <w:szCs w:val="24"/>
              </w:rPr>
            </w:pPr>
            <w:r w:rsidRPr="00751A8E">
              <w:rPr>
                <w:rFonts w:ascii="Arial" w:hAnsi="Arial" w:cs="Arial"/>
                <w:i w:val="0"/>
                <w:szCs w:val="24"/>
              </w:rPr>
              <w:t>Tabla de valores del tráfico al 0%, 50% y 100% enviando datos</w:t>
            </w:r>
            <w:r>
              <w:rPr>
                <w:rFonts w:ascii="Arial" w:hAnsi="Arial" w:cs="Arial"/>
                <w:i w:val="0"/>
                <w:szCs w:val="24"/>
              </w:rPr>
              <w:t>……</w:t>
            </w:r>
          </w:p>
          <w:p w:rsidR="00EB3965" w:rsidRPr="00751A8E" w:rsidRDefault="00EB3965" w:rsidP="00EB3965">
            <w:pPr>
              <w:spacing w:line="480" w:lineRule="auto"/>
              <w:rPr>
                <w:rFonts w:ascii="Arial" w:hAnsi="Arial" w:cs="Arial"/>
                <w:i w:val="0"/>
                <w:szCs w:val="24"/>
              </w:rPr>
            </w:pPr>
            <w:r w:rsidRPr="00DD6130">
              <w:rPr>
                <w:rFonts w:ascii="Arial" w:hAnsi="Arial" w:cs="Arial"/>
                <w:i w:val="0"/>
              </w:rPr>
              <w:t xml:space="preserve">Tabla  </w:t>
            </w:r>
            <w:proofErr w:type="spellStart"/>
            <w:r w:rsidRPr="00DD6130">
              <w:rPr>
                <w:rFonts w:ascii="Arial" w:hAnsi="Arial" w:cs="Arial"/>
                <w:i w:val="0"/>
              </w:rPr>
              <w:t>ANOVA</w:t>
            </w:r>
            <w:proofErr w:type="spellEnd"/>
            <w:r w:rsidRPr="00DD6130">
              <w:rPr>
                <w:rFonts w:ascii="Arial" w:hAnsi="Arial" w:cs="Arial"/>
                <w:i w:val="0"/>
              </w:rPr>
              <w:t xml:space="preserve"> Delay con el tráfico 0%, 50% y 100% enviando </w:t>
            </w:r>
            <w:r>
              <w:rPr>
                <w:rFonts w:ascii="Arial" w:hAnsi="Arial" w:cs="Arial"/>
                <w:i w:val="0"/>
              </w:rPr>
              <w:t>video</w:t>
            </w:r>
            <w:r>
              <w:rPr>
                <w:rFonts w:ascii="Arial" w:hAnsi="Arial" w:cs="Arial"/>
                <w:i w:val="0"/>
                <w:szCs w:val="24"/>
              </w:rPr>
              <w:t xml:space="preserve"> ……………………………………………………………………….</w:t>
            </w:r>
          </w:p>
          <w:p w:rsidR="00EB3965" w:rsidRDefault="00EB3965" w:rsidP="00EB3965">
            <w:pPr>
              <w:spacing w:line="480" w:lineRule="auto"/>
              <w:rPr>
                <w:rFonts w:ascii="Arial" w:hAnsi="Arial" w:cs="Arial"/>
                <w:i w:val="0"/>
                <w:szCs w:val="24"/>
              </w:rPr>
            </w:pPr>
            <w:r w:rsidRPr="00DD6130">
              <w:rPr>
                <w:rFonts w:ascii="Arial" w:hAnsi="Arial" w:cs="Arial"/>
                <w:i w:val="0"/>
              </w:rPr>
              <w:t xml:space="preserve">Tabla  </w:t>
            </w:r>
            <w:proofErr w:type="spellStart"/>
            <w:r w:rsidRPr="00DD6130">
              <w:rPr>
                <w:rFonts w:ascii="Arial" w:hAnsi="Arial" w:cs="Arial"/>
                <w:i w:val="0"/>
              </w:rPr>
              <w:t>ANOVA</w:t>
            </w:r>
            <w:proofErr w:type="spellEnd"/>
            <w:r w:rsidRPr="00DD6130">
              <w:rPr>
                <w:rFonts w:ascii="Arial" w:hAnsi="Arial" w:cs="Arial"/>
                <w:i w:val="0"/>
              </w:rPr>
              <w:t xml:space="preserve"> </w:t>
            </w:r>
            <w:r>
              <w:rPr>
                <w:rFonts w:ascii="Arial" w:hAnsi="Arial" w:cs="Arial"/>
                <w:i w:val="0"/>
              </w:rPr>
              <w:t>Bitrate</w:t>
            </w:r>
            <w:r w:rsidRPr="00DD6130">
              <w:rPr>
                <w:rFonts w:ascii="Arial" w:hAnsi="Arial" w:cs="Arial"/>
                <w:i w:val="0"/>
              </w:rPr>
              <w:t xml:space="preserve"> con el tráfico 0%, 50% y 100% enviando </w:t>
            </w:r>
            <w:r>
              <w:rPr>
                <w:rFonts w:ascii="Arial" w:hAnsi="Arial" w:cs="Arial"/>
                <w:i w:val="0"/>
              </w:rPr>
              <w:t>video</w:t>
            </w:r>
            <w:r>
              <w:rPr>
                <w:rFonts w:ascii="Arial" w:hAnsi="Arial" w:cs="Arial"/>
                <w:i w:val="0"/>
                <w:szCs w:val="24"/>
              </w:rPr>
              <w:t xml:space="preserve"> ……………………………………………………………………….</w:t>
            </w:r>
          </w:p>
          <w:p w:rsidR="0060093D" w:rsidRDefault="0060093D" w:rsidP="00EB3965">
            <w:pPr>
              <w:spacing w:line="480" w:lineRule="auto"/>
              <w:rPr>
                <w:rFonts w:ascii="Arial" w:hAnsi="Arial" w:cs="Arial"/>
                <w:i w:val="0"/>
              </w:rPr>
            </w:pPr>
          </w:p>
          <w:p w:rsidR="00EB3965" w:rsidRDefault="00EB3965" w:rsidP="00EB3965">
            <w:pPr>
              <w:spacing w:line="480" w:lineRule="auto"/>
              <w:rPr>
                <w:rFonts w:ascii="Arial" w:hAnsi="Arial" w:cs="Arial"/>
                <w:i w:val="0"/>
                <w:szCs w:val="24"/>
              </w:rPr>
            </w:pPr>
            <w:r w:rsidRPr="00DD6130">
              <w:rPr>
                <w:rFonts w:ascii="Arial" w:hAnsi="Arial" w:cs="Arial"/>
                <w:i w:val="0"/>
              </w:rPr>
              <w:lastRenderedPageBreak/>
              <w:t xml:space="preserve">Tabla  </w:t>
            </w:r>
            <w:proofErr w:type="spellStart"/>
            <w:r w:rsidRPr="00DD6130">
              <w:rPr>
                <w:rFonts w:ascii="Arial" w:hAnsi="Arial" w:cs="Arial"/>
                <w:i w:val="0"/>
              </w:rPr>
              <w:t>ANOVA</w:t>
            </w:r>
            <w:proofErr w:type="spellEnd"/>
            <w:r w:rsidRPr="00DD6130">
              <w:rPr>
                <w:rFonts w:ascii="Arial" w:hAnsi="Arial" w:cs="Arial"/>
                <w:i w:val="0"/>
              </w:rPr>
              <w:t xml:space="preserve"> </w:t>
            </w:r>
            <w:proofErr w:type="spellStart"/>
            <w:r>
              <w:rPr>
                <w:rFonts w:ascii="Arial" w:hAnsi="Arial" w:cs="Arial"/>
                <w:i w:val="0"/>
              </w:rPr>
              <w:t>PaquetesE</w:t>
            </w:r>
            <w:proofErr w:type="spellEnd"/>
            <w:r>
              <w:rPr>
                <w:rFonts w:ascii="Arial" w:hAnsi="Arial" w:cs="Arial"/>
                <w:i w:val="0"/>
              </w:rPr>
              <w:t xml:space="preserve"> </w:t>
            </w:r>
            <w:r w:rsidRPr="00DD6130">
              <w:rPr>
                <w:rFonts w:ascii="Arial" w:hAnsi="Arial" w:cs="Arial"/>
                <w:i w:val="0"/>
              </w:rPr>
              <w:t xml:space="preserve">con el tráfico 0%, 50% y 100% enviando </w:t>
            </w:r>
            <w:r>
              <w:rPr>
                <w:rFonts w:ascii="Arial" w:hAnsi="Arial" w:cs="Arial"/>
                <w:i w:val="0"/>
              </w:rPr>
              <w:t>video</w:t>
            </w:r>
            <w:r>
              <w:rPr>
                <w:rFonts w:ascii="Arial" w:hAnsi="Arial" w:cs="Arial"/>
                <w:i w:val="0"/>
                <w:szCs w:val="24"/>
              </w:rPr>
              <w:t xml:space="preserve"> ……………………………………………………………………….</w:t>
            </w:r>
          </w:p>
          <w:p w:rsidR="00EB3965" w:rsidRDefault="00EB3965" w:rsidP="00EB3965">
            <w:pPr>
              <w:spacing w:line="480" w:lineRule="auto"/>
              <w:rPr>
                <w:rFonts w:ascii="Arial" w:hAnsi="Arial" w:cs="Arial"/>
                <w:i w:val="0"/>
                <w:szCs w:val="24"/>
              </w:rPr>
            </w:pPr>
            <w:r w:rsidRPr="00DD6130">
              <w:rPr>
                <w:rFonts w:ascii="Arial" w:hAnsi="Arial" w:cs="Arial"/>
                <w:i w:val="0"/>
              </w:rPr>
              <w:t xml:space="preserve">Tabla  </w:t>
            </w:r>
            <w:proofErr w:type="spellStart"/>
            <w:r>
              <w:rPr>
                <w:rFonts w:ascii="Arial" w:hAnsi="Arial" w:cs="Arial"/>
                <w:i w:val="0"/>
              </w:rPr>
              <w:t>PaquetesP</w:t>
            </w:r>
            <w:proofErr w:type="spellEnd"/>
            <w:r w:rsidRPr="00DD6130">
              <w:rPr>
                <w:rFonts w:ascii="Arial" w:hAnsi="Arial" w:cs="Arial"/>
                <w:i w:val="0"/>
              </w:rPr>
              <w:t xml:space="preserve"> Delay con el tráfico 0%, 50% y 100% enviando </w:t>
            </w:r>
            <w:r>
              <w:rPr>
                <w:rFonts w:ascii="Arial" w:hAnsi="Arial" w:cs="Arial"/>
                <w:i w:val="0"/>
              </w:rPr>
              <w:t>video</w:t>
            </w:r>
            <w:r>
              <w:rPr>
                <w:rFonts w:ascii="Arial" w:hAnsi="Arial" w:cs="Arial"/>
                <w:i w:val="0"/>
                <w:szCs w:val="24"/>
              </w:rPr>
              <w:t xml:space="preserve"> ……………………………………………………………………….</w:t>
            </w:r>
          </w:p>
          <w:p w:rsidR="00F67320" w:rsidRDefault="00F67320" w:rsidP="00053740">
            <w:pPr>
              <w:autoSpaceDE w:val="0"/>
              <w:snapToGrid w:val="0"/>
              <w:spacing w:line="480" w:lineRule="auto"/>
              <w:jc w:val="both"/>
              <w:rPr>
                <w:rFonts w:ascii="Arial" w:hAnsi="Arial" w:cs="Arial"/>
                <w:i w:val="0"/>
                <w:szCs w:val="24"/>
              </w:rPr>
            </w:pPr>
            <w:r w:rsidRPr="00751A8E">
              <w:rPr>
                <w:rFonts w:ascii="Arial" w:hAnsi="Arial" w:cs="Arial"/>
                <w:i w:val="0"/>
                <w:szCs w:val="24"/>
              </w:rPr>
              <w:t xml:space="preserve">Protocolo IPv4, </w:t>
            </w:r>
            <w:r>
              <w:rPr>
                <w:rFonts w:ascii="Arial" w:hAnsi="Arial" w:cs="Arial"/>
                <w:i w:val="0"/>
                <w:szCs w:val="24"/>
              </w:rPr>
              <w:t>Tráfico</w:t>
            </w:r>
            <w:r w:rsidRPr="00751A8E">
              <w:rPr>
                <w:rFonts w:ascii="Arial" w:hAnsi="Arial" w:cs="Arial"/>
                <w:i w:val="0"/>
                <w:szCs w:val="24"/>
              </w:rPr>
              <w:t xml:space="preserve"> 0%, 50% y 100% enviando datos</w:t>
            </w:r>
            <w:r>
              <w:rPr>
                <w:rFonts w:ascii="Arial" w:hAnsi="Arial" w:cs="Arial"/>
                <w:i w:val="0"/>
                <w:szCs w:val="24"/>
              </w:rPr>
              <w:t>……………</w:t>
            </w:r>
          </w:p>
          <w:p w:rsidR="001258D2" w:rsidRDefault="00F67320" w:rsidP="00053740">
            <w:pPr>
              <w:autoSpaceDE w:val="0"/>
              <w:snapToGrid w:val="0"/>
              <w:spacing w:line="480" w:lineRule="auto"/>
              <w:jc w:val="both"/>
              <w:rPr>
                <w:rFonts w:ascii="Arial" w:hAnsi="Arial" w:cs="Arial"/>
                <w:i w:val="0"/>
                <w:szCs w:val="24"/>
              </w:rPr>
            </w:pPr>
            <w:r w:rsidRPr="00751A8E">
              <w:rPr>
                <w:rFonts w:ascii="Arial" w:hAnsi="Arial" w:cs="Arial"/>
                <w:i w:val="0"/>
                <w:szCs w:val="24"/>
              </w:rPr>
              <w:t xml:space="preserve">Protocolo IPv4, </w:t>
            </w:r>
            <w:r>
              <w:rPr>
                <w:rFonts w:ascii="Arial" w:hAnsi="Arial" w:cs="Arial"/>
                <w:i w:val="0"/>
                <w:szCs w:val="24"/>
              </w:rPr>
              <w:t>Tráfico</w:t>
            </w:r>
            <w:r w:rsidRPr="00751A8E">
              <w:rPr>
                <w:rFonts w:ascii="Arial" w:hAnsi="Arial" w:cs="Arial"/>
                <w:i w:val="0"/>
                <w:szCs w:val="24"/>
              </w:rPr>
              <w:t xml:space="preserve"> 0%, 50% y </w:t>
            </w:r>
            <w:r>
              <w:rPr>
                <w:rFonts w:ascii="Arial" w:hAnsi="Arial" w:cs="Arial"/>
                <w:i w:val="0"/>
                <w:szCs w:val="24"/>
              </w:rPr>
              <w:t>100% enviando video……………</w:t>
            </w:r>
          </w:p>
          <w:p w:rsidR="000F5114" w:rsidRDefault="00F67320" w:rsidP="00053740">
            <w:pPr>
              <w:autoSpaceDE w:val="0"/>
              <w:snapToGrid w:val="0"/>
              <w:spacing w:line="480" w:lineRule="auto"/>
              <w:jc w:val="both"/>
              <w:rPr>
                <w:rFonts w:ascii="Arial" w:hAnsi="Arial" w:cs="Arial"/>
                <w:i w:val="0"/>
                <w:szCs w:val="24"/>
              </w:rPr>
            </w:pPr>
            <w:r>
              <w:rPr>
                <w:rFonts w:ascii="Arial" w:hAnsi="Arial" w:cs="Arial"/>
                <w:i w:val="0"/>
                <w:szCs w:val="24"/>
              </w:rPr>
              <w:t>Protocolo IPv6</w:t>
            </w:r>
            <w:r w:rsidRPr="00751A8E">
              <w:rPr>
                <w:rFonts w:ascii="Arial" w:hAnsi="Arial" w:cs="Arial"/>
                <w:i w:val="0"/>
                <w:szCs w:val="24"/>
              </w:rPr>
              <w:t xml:space="preserve">, </w:t>
            </w:r>
            <w:r>
              <w:rPr>
                <w:rFonts w:ascii="Arial" w:hAnsi="Arial" w:cs="Arial"/>
                <w:i w:val="0"/>
                <w:szCs w:val="24"/>
              </w:rPr>
              <w:t>Tráfico</w:t>
            </w:r>
            <w:r w:rsidRPr="00751A8E">
              <w:rPr>
                <w:rFonts w:ascii="Arial" w:hAnsi="Arial" w:cs="Arial"/>
                <w:i w:val="0"/>
                <w:szCs w:val="24"/>
              </w:rPr>
              <w:t xml:space="preserve"> 0%, 50% y 100% enviando datos</w:t>
            </w:r>
            <w:r>
              <w:rPr>
                <w:rFonts w:ascii="Arial" w:hAnsi="Arial" w:cs="Arial"/>
                <w:i w:val="0"/>
                <w:szCs w:val="24"/>
              </w:rPr>
              <w:t>……………</w:t>
            </w:r>
          </w:p>
          <w:p w:rsidR="00F67320" w:rsidRDefault="00F67320" w:rsidP="00053740">
            <w:pPr>
              <w:autoSpaceDE w:val="0"/>
              <w:snapToGrid w:val="0"/>
              <w:spacing w:line="480" w:lineRule="auto"/>
              <w:jc w:val="both"/>
              <w:rPr>
                <w:rFonts w:ascii="Arial" w:hAnsi="Arial" w:cs="Arial"/>
                <w:i w:val="0"/>
                <w:szCs w:val="24"/>
              </w:rPr>
            </w:pPr>
            <w:r w:rsidRPr="00751A8E">
              <w:rPr>
                <w:rFonts w:ascii="Arial" w:hAnsi="Arial" w:cs="Arial"/>
                <w:i w:val="0"/>
                <w:szCs w:val="24"/>
              </w:rPr>
              <w:t xml:space="preserve">Protocolo IPv4, </w:t>
            </w:r>
            <w:r>
              <w:rPr>
                <w:rFonts w:ascii="Arial" w:hAnsi="Arial" w:cs="Arial"/>
                <w:i w:val="0"/>
                <w:szCs w:val="24"/>
              </w:rPr>
              <w:t>Tráfico</w:t>
            </w:r>
            <w:r w:rsidRPr="00751A8E">
              <w:rPr>
                <w:rFonts w:ascii="Arial" w:hAnsi="Arial" w:cs="Arial"/>
                <w:i w:val="0"/>
                <w:szCs w:val="24"/>
              </w:rPr>
              <w:t xml:space="preserve"> 0%, 50% y </w:t>
            </w:r>
            <w:r>
              <w:rPr>
                <w:rFonts w:ascii="Arial" w:hAnsi="Arial" w:cs="Arial"/>
                <w:i w:val="0"/>
                <w:szCs w:val="24"/>
              </w:rPr>
              <w:t>100% enviando video……………</w:t>
            </w:r>
          </w:p>
          <w:p w:rsidR="00F67320" w:rsidRPr="00751A8E" w:rsidRDefault="00F67320" w:rsidP="00053740">
            <w:pPr>
              <w:pStyle w:val="BodyText31"/>
              <w:overflowPunct/>
              <w:autoSpaceDE/>
              <w:textAlignment w:val="auto"/>
              <w:outlineLvl w:val="0"/>
              <w:rPr>
                <w:bCs/>
                <w:lang w:val="es-ES"/>
              </w:rPr>
            </w:pPr>
            <w:r w:rsidRPr="00751A8E">
              <w:rPr>
                <w:bCs/>
                <w:lang w:val="es-ES"/>
              </w:rPr>
              <w:t>Tabla de Distribución F de Fisher con probabilidad de 0.05</w:t>
            </w:r>
            <w:r>
              <w:rPr>
                <w:bCs/>
                <w:lang w:val="es-ES"/>
              </w:rPr>
              <w:t>…………</w:t>
            </w:r>
          </w:p>
          <w:p w:rsidR="00421B70" w:rsidRDefault="00421B70" w:rsidP="00053740">
            <w:pPr>
              <w:autoSpaceDE w:val="0"/>
              <w:snapToGrid w:val="0"/>
              <w:spacing w:line="480" w:lineRule="auto"/>
              <w:jc w:val="both"/>
              <w:rPr>
                <w:rFonts w:ascii="Arial" w:hAnsi="Arial" w:cs="Arial"/>
                <w:i w:val="0"/>
                <w:szCs w:val="24"/>
              </w:rPr>
            </w:pPr>
          </w:p>
          <w:p w:rsidR="00421B70" w:rsidRDefault="00421B70" w:rsidP="00053740">
            <w:pPr>
              <w:autoSpaceDE w:val="0"/>
              <w:snapToGrid w:val="0"/>
              <w:spacing w:line="480" w:lineRule="auto"/>
              <w:jc w:val="both"/>
              <w:rPr>
                <w:rFonts w:ascii="Arial" w:hAnsi="Arial" w:cs="Arial"/>
                <w:i w:val="0"/>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421B70" w:rsidRPr="00421B70" w:rsidRDefault="00421B70" w:rsidP="00053740">
            <w:pPr>
              <w:spacing w:line="480" w:lineRule="auto"/>
              <w:rPr>
                <w:rFonts w:ascii="Arial" w:hAnsi="Arial" w:cs="Arial"/>
                <w:szCs w:val="24"/>
              </w:rPr>
            </w:pPr>
          </w:p>
          <w:p w:rsidR="00F67320" w:rsidRDefault="00F67320" w:rsidP="00053740">
            <w:pPr>
              <w:spacing w:line="480" w:lineRule="auto"/>
              <w:rPr>
                <w:rFonts w:ascii="Arial" w:hAnsi="Arial" w:cs="Arial"/>
                <w:szCs w:val="24"/>
              </w:rPr>
            </w:pPr>
          </w:p>
          <w:p w:rsidR="0060093D" w:rsidRPr="00F67320" w:rsidRDefault="0060093D" w:rsidP="00053740">
            <w:pPr>
              <w:spacing w:line="480" w:lineRule="auto"/>
              <w:rPr>
                <w:rFonts w:ascii="Arial" w:hAnsi="Arial" w:cs="Arial"/>
                <w:szCs w:val="24"/>
              </w:rPr>
            </w:pPr>
          </w:p>
          <w:p w:rsidR="00421B70" w:rsidRPr="00F67320" w:rsidRDefault="00421B70" w:rsidP="00053740">
            <w:pPr>
              <w:spacing w:line="480" w:lineRule="auto"/>
              <w:rPr>
                <w:rFonts w:ascii="Arial" w:hAnsi="Arial" w:cs="Arial"/>
                <w:szCs w:val="24"/>
              </w:rPr>
            </w:pPr>
          </w:p>
        </w:tc>
        <w:tc>
          <w:tcPr>
            <w:tcW w:w="709" w:type="dxa"/>
          </w:tcPr>
          <w:p w:rsidR="000F5114" w:rsidRDefault="007C2317" w:rsidP="001225B2">
            <w:pPr>
              <w:autoSpaceDE w:val="0"/>
              <w:snapToGrid w:val="0"/>
              <w:spacing w:line="480" w:lineRule="auto"/>
              <w:rPr>
                <w:rFonts w:ascii="Arial" w:hAnsi="Arial" w:cs="Arial"/>
                <w:i w:val="0"/>
                <w:szCs w:val="24"/>
              </w:rPr>
            </w:pPr>
            <w:r>
              <w:rPr>
                <w:rFonts w:ascii="Arial" w:hAnsi="Arial" w:cs="Arial"/>
                <w:i w:val="0"/>
                <w:szCs w:val="24"/>
              </w:rPr>
              <w:lastRenderedPageBreak/>
              <w:t>78</w:t>
            </w: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81</w:t>
            </w:r>
          </w:p>
          <w:p w:rsidR="001225B2" w:rsidRDefault="001225B2" w:rsidP="001225B2">
            <w:pPr>
              <w:autoSpaceDE w:val="0"/>
              <w:snapToGrid w:val="0"/>
              <w:spacing w:line="480" w:lineRule="auto"/>
              <w:rPr>
                <w:rFonts w:ascii="Arial" w:hAnsi="Arial" w:cs="Arial"/>
                <w:i w:val="0"/>
                <w:szCs w:val="24"/>
              </w:rPr>
            </w:pP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82</w:t>
            </w:r>
          </w:p>
          <w:p w:rsidR="00EB3965" w:rsidRDefault="00EB3965" w:rsidP="001225B2">
            <w:pPr>
              <w:autoSpaceDE w:val="0"/>
              <w:snapToGrid w:val="0"/>
              <w:spacing w:line="480" w:lineRule="auto"/>
              <w:rPr>
                <w:rFonts w:ascii="Arial" w:hAnsi="Arial" w:cs="Arial"/>
                <w:i w:val="0"/>
                <w:szCs w:val="24"/>
              </w:rPr>
            </w:pPr>
          </w:p>
          <w:p w:rsidR="001258D2" w:rsidRDefault="00EB3965" w:rsidP="001225B2">
            <w:pPr>
              <w:autoSpaceDE w:val="0"/>
              <w:snapToGrid w:val="0"/>
              <w:spacing w:line="480" w:lineRule="auto"/>
              <w:rPr>
                <w:rFonts w:ascii="Arial" w:hAnsi="Arial" w:cs="Arial"/>
                <w:i w:val="0"/>
                <w:szCs w:val="24"/>
              </w:rPr>
            </w:pPr>
            <w:r>
              <w:rPr>
                <w:rFonts w:ascii="Arial" w:hAnsi="Arial" w:cs="Arial"/>
                <w:i w:val="0"/>
                <w:szCs w:val="24"/>
              </w:rPr>
              <w:t>82</w:t>
            </w:r>
          </w:p>
          <w:p w:rsidR="00EB3965" w:rsidRDefault="00EB3965" w:rsidP="001225B2">
            <w:pPr>
              <w:autoSpaceDE w:val="0"/>
              <w:snapToGrid w:val="0"/>
              <w:spacing w:line="480" w:lineRule="auto"/>
              <w:rPr>
                <w:rFonts w:ascii="Arial" w:hAnsi="Arial" w:cs="Arial"/>
                <w:i w:val="0"/>
                <w:szCs w:val="24"/>
              </w:rPr>
            </w:pP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82</w:t>
            </w:r>
          </w:p>
          <w:p w:rsidR="00EB3965" w:rsidRDefault="00EB3965" w:rsidP="001225B2">
            <w:pPr>
              <w:autoSpaceDE w:val="0"/>
              <w:snapToGrid w:val="0"/>
              <w:spacing w:line="480" w:lineRule="auto"/>
              <w:rPr>
                <w:rFonts w:ascii="Arial" w:hAnsi="Arial" w:cs="Arial"/>
                <w:i w:val="0"/>
                <w:szCs w:val="24"/>
              </w:rPr>
            </w:pP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83</w:t>
            </w: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83</w:t>
            </w:r>
          </w:p>
          <w:p w:rsidR="008277D1" w:rsidRDefault="008277D1" w:rsidP="001225B2">
            <w:pPr>
              <w:autoSpaceDE w:val="0"/>
              <w:snapToGrid w:val="0"/>
              <w:spacing w:line="480" w:lineRule="auto"/>
              <w:rPr>
                <w:rFonts w:ascii="Arial" w:hAnsi="Arial" w:cs="Arial"/>
                <w:i w:val="0"/>
                <w:szCs w:val="24"/>
              </w:rPr>
            </w:pP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84</w:t>
            </w:r>
          </w:p>
          <w:p w:rsidR="008277D1" w:rsidRDefault="008277D1" w:rsidP="001225B2">
            <w:pPr>
              <w:autoSpaceDE w:val="0"/>
              <w:snapToGrid w:val="0"/>
              <w:spacing w:line="480" w:lineRule="auto"/>
              <w:rPr>
                <w:rFonts w:ascii="Arial" w:hAnsi="Arial" w:cs="Arial"/>
                <w:i w:val="0"/>
                <w:szCs w:val="24"/>
              </w:rPr>
            </w:pP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84</w:t>
            </w:r>
          </w:p>
          <w:p w:rsidR="008277D1" w:rsidRDefault="008277D1" w:rsidP="001225B2">
            <w:pPr>
              <w:autoSpaceDE w:val="0"/>
              <w:snapToGrid w:val="0"/>
              <w:spacing w:line="480" w:lineRule="auto"/>
              <w:rPr>
                <w:rFonts w:ascii="Arial" w:hAnsi="Arial" w:cs="Arial"/>
                <w:i w:val="0"/>
                <w:szCs w:val="24"/>
              </w:rPr>
            </w:pPr>
          </w:p>
          <w:p w:rsidR="008277D1" w:rsidRDefault="008277D1" w:rsidP="001225B2">
            <w:pPr>
              <w:autoSpaceDE w:val="0"/>
              <w:snapToGrid w:val="0"/>
              <w:spacing w:line="480" w:lineRule="auto"/>
              <w:rPr>
                <w:rFonts w:ascii="Arial" w:hAnsi="Arial" w:cs="Arial"/>
                <w:i w:val="0"/>
                <w:szCs w:val="24"/>
              </w:rPr>
            </w:pPr>
          </w:p>
          <w:p w:rsidR="001258D2" w:rsidRDefault="008277D1" w:rsidP="001225B2">
            <w:pPr>
              <w:autoSpaceDE w:val="0"/>
              <w:snapToGrid w:val="0"/>
              <w:spacing w:line="480" w:lineRule="auto"/>
              <w:rPr>
                <w:rFonts w:ascii="Arial" w:hAnsi="Arial" w:cs="Arial"/>
                <w:i w:val="0"/>
                <w:szCs w:val="24"/>
              </w:rPr>
            </w:pPr>
            <w:r>
              <w:rPr>
                <w:rFonts w:ascii="Arial" w:hAnsi="Arial" w:cs="Arial"/>
                <w:i w:val="0"/>
                <w:szCs w:val="24"/>
              </w:rPr>
              <w:t>8</w:t>
            </w:r>
            <w:r w:rsidR="001258D2">
              <w:rPr>
                <w:rFonts w:ascii="Arial" w:hAnsi="Arial" w:cs="Arial"/>
                <w:i w:val="0"/>
                <w:szCs w:val="24"/>
              </w:rPr>
              <w:t>4</w:t>
            </w:r>
          </w:p>
          <w:p w:rsidR="008277D1" w:rsidRDefault="008277D1" w:rsidP="001225B2">
            <w:pPr>
              <w:autoSpaceDE w:val="0"/>
              <w:snapToGrid w:val="0"/>
              <w:spacing w:line="480" w:lineRule="auto"/>
              <w:rPr>
                <w:rFonts w:ascii="Arial" w:hAnsi="Arial" w:cs="Arial"/>
                <w:i w:val="0"/>
                <w:szCs w:val="24"/>
              </w:rPr>
            </w:pPr>
          </w:p>
          <w:p w:rsidR="008277D1" w:rsidRDefault="008277D1" w:rsidP="001225B2">
            <w:pPr>
              <w:autoSpaceDE w:val="0"/>
              <w:snapToGrid w:val="0"/>
              <w:spacing w:line="480" w:lineRule="auto"/>
              <w:rPr>
                <w:rFonts w:ascii="Arial" w:hAnsi="Arial" w:cs="Arial"/>
                <w:i w:val="0"/>
                <w:szCs w:val="24"/>
              </w:rPr>
            </w:pPr>
            <w:r>
              <w:rPr>
                <w:rFonts w:ascii="Arial" w:hAnsi="Arial" w:cs="Arial"/>
                <w:i w:val="0"/>
                <w:szCs w:val="24"/>
              </w:rPr>
              <w:t>85</w:t>
            </w:r>
          </w:p>
          <w:p w:rsidR="008277D1" w:rsidRDefault="008277D1" w:rsidP="001225B2">
            <w:pPr>
              <w:autoSpaceDE w:val="0"/>
              <w:snapToGrid w:val="0"/>
              <w:spacing w:line="480" w:lineRule="auto"/>
              <w:rPr>
                <w:rFonts w:ascii="Arial" w:hAnsi="Arial" w:cs="Arial"/>
                <w:i w:val="0"/>
                <w:szCs w:val="24"/>
              </w:rPr>
            </w:pPr>
            <w:r>
              <w:rPr>
                <w:rFonts w:ascii="Arial" w:hAnsi="Arial" w:cs="Arial"/>
                <w:i w:val="0"/>
                <w:szCs w:val="24"/>
              </w:rPr>
              <w:t>92</w:t>
            </w:r>
          </w:p>
          <w:p w:rsidR="008277D1" w:rsidRDefault="008277D1" w:rsidP="001225B2">
            <w:pPr>
              <w:autoSpaceDE w:val="0"/>
              <w:snapToGrid w:val="0"/>
              <w:spacing w:line="480" w:lineRule="auto"/>
              <w:rPr>
                <w:rFonts w:ascii="Arial" w:hAnsi="Arial" w:cs="Arial"/>
                <w:i w:val="0"/>
                <w:szCs w:val="24"/>
              </w:rPr>
            </w:pPr>
            <w:r>
              <w:rPr>
                <w:rFonts w:ascii="Arial" w:hAnsi="Arial" w:cs="Arial"/>
                <w:i w:val="0"/>
                <w:szCs w:val="24"/>
              </w:rPr>
              <w:t>93</w:t>
            </w:r>
          </w:p>
          <w:p w:rsidR="008277D1" w:rsidRDefault="008277D1" w:rsidP="001225B2">
            <w:pPr>
              <w:autoSpaceDE w:val="0"/>
              <w:snapToGrid w:val="0"/>
              <w:spacing w:line="480" w:lineRule="auto"/>
              <w:rPr>
                <w:rFonts w:ascii="Arial" w:hAnsi="Arial" w:cs="Arial"/>
                <w:i w:val="0"/>
                <w:szCs w:val="24"/>
              </w:rPr>
            </w:pPr>
            <w:r>
              <w:rPr>
                <w:rFonts w:ascii="Arial" w:hAnsi="Arial" w:cs="Arial"/>
                <w:i w:val="0"/>
                <w:szCs w:val="24"/>
              </w:rPr>
              <w:t>94</w:t>
            </w:r>
          </w:p>
          <w:p w:rsidR="008277D1" w:rsidRDefault="008277D1" w:rsidP="001225B2">
            <w:pPr>
              <w:autoSpaceDE w:val="0"/>
              <w:snapToGrid w:val="0"/>
              <w:spacing w:line="480" w:lineRule="auto"/>
              <w:rPr>
                <w:rFonts w:ascii="Arial" w:hAnsi="Arial" w:cs="Arial"/>
                <w:i w:val="0"/>
                <w:szCs w:val="24"/>
              </w:rPr>
            </w:pPr>
            <w:r>
              <w:rPr>
                <w:rFonts w:ascii="Arial" w:hAnsi="Arial" w:cs="Arial"/>
                <w:i w:val="0"/>
                <w:szCs w:val="24"/>
              </w:rPr>
              <w:t>95</w:t>
            </w:r>
          </w:p>
          <w:p w:rsidR="008277D1" w:rsidRDefault="008277D1" w:rsidP="001225B2">
            <w:pPr>
              <w:autoSpaceDE w:val="0"/>
              <w:snapToGrid w:val="0"/>
              <w:spacing w:line="480" w:lineRule="auto"/>
              <w:rPr>
                <w:rFonts w:ascii="Arial" w:hAnsi="Arial" w:cs="Arial"/>
                <w:i w:val="0"/>
                <w:szCs w:val="24"/>
              </w:rPr>
            </w:pPr>
            <w:r>
              <w:rPr>
                <w:rFonts w:ascii="Arial" w:hAnsi="Arial" w:cs="Arial"/>
                <w:i w:val="0"/>
                <w:szCs w:val="24"/>
              </w:rPr>
              <w:t>96</w:t>
            </w:r>
          </w:p>
          <w:p w:rsidR="001258D2" w:rsidRDefault="001258D2" w:rsidP="001225B2">
            <w:pPr>
              <w:autoSpaceDE w:val="0"/>
              <w:snapToGrid w:val="0"/>
              <w:spacing w:line="480" w:lineRule="auto"/>
              <w:rPr>
                <w:rFonts w:ascii="Arial" w:hAnsi="Arial" w:cs="Arial"/>
                <w:i w:val="0"/>
                <w:szCs w:val="24"/>
              </w:rPr>
            </w:pPr>
          </w:p>
          <w:p w:rsidR="000F5114" w:rsidRDefault="000F5114" w:rsidP="001225B2">
            <w:pPr>
              <w:autoSpaceDE w:val="0"/>
              <w:snapToGrid w:val="0"/>
              <w:spacing w:line="480" w:lineRule="auto"/>
              <w:rPr>
                <w:rFonts w:ascii="Arial" w:hAnsi="Arial" w:cs="Arial"/>
                <w:i w:val="0"/>
                <w:szCs w:val="24"/>
              </w:rPr>
            </w:pPr>
          </w:p>
          <w:p w:rsidR="000F5114" w:rsidRDefault="000F5114" w:rsidP="001225B2">
            <w:pPr>
              <w:autoSpaceDE w:val="0"/>
              <w:snapToGrid w:val="0"/>
              <w:spacing w:line="480" w:lineRule="auto"/>
              <w:rPr>
                <w:rFonts w:ascii="Arial" w:hAnsi="Arial" w:cs="Arial"/>
                <w:i w:val="0"/>
                <w:szCs w:val="24"/>
              </w:rPr>
            </w:pPr>
          </w:p>
          <w:p w:rsidR="000F5114" w:rsidRDefault="000F5114" w:rsidP="001225B2">
            <w:pPr>
              <w:autoSpaceDE w:val="0"/>
              <w:snapToGrid w:val="0"/>
              <w:spacing w:line="480" w:lineRule="auto"/>
              <w:rPr>
                <w:rFonts w:ascii="Arial" w:hAnsi="Arial" w:cs="Arial"/>
                <w:i w:val="0"/>
                <w:szCs w:val="24"/>
              </w:rPr>
            </w:pPr>
          </w:p>
          <w:p w:rsidR="000F5114" w:rsidRDefault="000F5114" w:rsidP="001225B2">
            <w:pPr>
              <w:autoSpaceDE w:val="0"/>
              <w:snapToGrid w:val="0"/>
              <w:spacing w:line="480" w:lineRule="auto"/>
              <w:rPr>
                <w:rFonts w:ascii="Arial" w:hAnsi="Arial" w:cs="Arial"/>
                <w:i w:val="0"/>
                <w:szCs w:val="24"/>
              </w:rPr>
            </w:pPr>
          </w:p>
          <w:p w:rsidR="00F523E9" w:rsidRPr="00F523E9" w:rsidRDefault="00F523E9" w:rsidP="001225B2">
            <w:pPr>
              <w:autoSpaceDE w:val="0"/>
              <w:snapToGrid w:val="0"/>
              <w:spacing w:line="480" w:lineRule="auto"/>
              <w:rPr>
                <w:rFonts w:ascii="Arial" w:hAnsi="Arial" w:cs="Arial"/>
                <w:i w:val="0"/>
                <w:szCs w:val="24"/>
              </w:rPr>
            </w:pPr>
          </w:p>
        </w:tc>
      </w:tr>
      <w:tr w:rsidR="00F51DA1" w:rsidRPr="00692EC9" w:rsidTr="00053740">
        <w:tc>
          <w:tcPr>
            <w:tcW w:w="1368" w:type="dxa"/>
          </w:tcPr>
          <w:p w:rsidR="00F51DA1" w:rsidRPr="000F5114" w:rsidRDefault="00F51DA1" w:rsidP="00053740">
            <w:pPr>
              <w:autoSpaceDE w:val="0"/>
              <w:snapToGrid w:val="0"/>
              <w:spacing w:line="480" w:lineRule="auto"/>
              <w:rPr>
                <w:rFonts w:ascii="Arial" w:hAnsi="Arial" w:cs="Arial"/>
                <w:b/>
                <w:i w:val="0"/>
              </w:rPr>
            </w:pPr>
            <w:r w:rsidRPr="000F5114">
              <w:rPr>
                <w:rFonts w:ascii="Arial" w:hAnsi="Arial" w:cs="Arial"/>
                <w:b/>
                <w:i w:val="0"/>
              </w:rPr>
              <w:lastRenderedPageBreak/>
              <w:t xml:space="preserve">Gráficos </w:t>
            </w:r>
          </w:p>
        </w:tc>
        <w:tc>
          <w:tcPr>
            <w:tcW w:w="7387" w:type="dxa"/>
          </w:tcPr>
          <w:p w:rsidR="00F51DA1" w:rsidRPr="000F5114" w:rsidRDefault="00F51DA1" w:rsidP="00053740">
            <w:pPr>
              <w:autoSpaceDE w:val="0"/>
              <w:snapToGrid w:val="0"/>
              <w:spacing w:line="480" w:lineRule="auto"/>
              <w:jc w:val="center"/>
              <w:rPr>
                <w:rFonts w:ascii="Arial" w:hAnsi="Arial" w:cs="Arial"/>
                <w:b/>
                <w:bCs/>
                <w:i w:val="0"/>
              </w:rPr>
            </w:pPr>
            <w:r w:rsidRPr="000F5114">
              <w:rPr>
                <w:rFonts w:ascii="Arial" w:hAnsi="Arial" w:cs="Arial"/>
                <w:b/>
                <w:bCs/>
                <w:i w:val="0"/>
              </w:rPr>
              <w:t>Título</w:t>
            </w:r>
          </w:p>
        </w:tc>
        <w:tc>
          <w:tcPr>
            <w:tcW w:w="709" w:type="dxa"/>
          </w:tcPr>
          <w:p w:rsidR="00F51DA1" w:rsidRPr="000F5114" w:rsidRDefault="00F51DA1" w:rsidP="00053740">
            <w:pPr>
              <w:autoSpaceDE w:val="0"/>
              <w:snapToGrid w:val="0"/>
              <w:spacing w:line="480" w:lineRule="auto"/>
              <w:jc w:val="center"/>
              <w:rPr>
                <w:rFonts w:ascii="Arial" w:hAnsi="Arial" w:cs="Arial"/>
                <w:b/>
                <w:bCs/>
                <w:i w:val="0"/>
              </w:rPr>
            </w:pPr>
            <w:r w:rsidRPr="000F5114">
              <w:rPr>
                <w:rFonts w:ascii="Arial" w:hAnsi="Arial" w:cs="Arial"/>
                <w:b/>
                <w:bCs/>
                <w:i w:val="0"/>
              </w:rPr>
              <w:t>Pág.</w:t>
            </w:r>
          </w:p>
        </w:tc>
      </w:tr>
      <w:tr w:rsidR="00F51DA1" w:rsidRPr="00692EC9" w:rsidTr="00053740">
        <w:tc>
          <w:tcPr>
            <w:tcW w:w="1368" w:type="dxa"/>
          </w:tcPr>
          <w:p w:rsidR="00F51DA1" w:rsidRPr="000F5114" w:rsidRDefault="00F51DA1" w:rsidP="00053740">
            <w:pPr>
              <w:autoSpaceDE w:val="0"/>
              <w:snapToGrid w:val="0"/>
              <w:spacing w:line="480" w:lineRule="auto"/>
              <w:rPr>
                <w:rFonts w:ascii="Arial" w:hAnsi="Arial" w:cs="Arial"/>
                <w:i w:val="0"/>
              </w:rPr>
            </w:pPr>
            <w:r w:rsidRPr="000F5114">
              <w:rPr>
                <w:rFonts w:ascii="Arial" w:hAnsi="Arial" w:cs="Arial"/>
                <w:i w:val="0"/>
              </w:rPr>
              <w:t>1</w:t>
            </w:r>
          </w:p>
        </w:tc>
        <w:tc>
          <w:tcPr>
            <w:tcW w:w="7387" w:type="dxa"/>
          </w:tcPr>
          <w:p w:rsidR="00F51DA1" w:rsidRPr="000F5114" w:rsidRDefault="00F51DA1" w:rsidP="00053740">
            <w:pPr>
              <w:autoSpaceDE w:val="0"/>
              <w:snapToGrid w:val="0"/>
              <w:spacing w:line="480" w:lineRule="auto"/>
              <w:jc w:val="both"/>
              <w:rPr>
                <w:rFonts w:ascii="Arial" w:hAnsi="Arial" w:cs="Arial"/>
                <w:bCs/>
                <w:i w:val="0"/>
              </w:rPr>
            </w:pPr>
            <w:r w:rsidRPr="000F5114">
              <w:rPr>
                <w:rFonts w:ascii="Arial" w:hAnsi="Arial" w:cs="Arial"/>
                <w:i w:val="0"/>
                <w:szCs w:val="24"/>
              </w:rPr>
              <w:t>Tráfico 0% enviando Datos</w:t>
            </w:r>
            <w:r w:rsidRPr="000F5114">
              <w:rPr>
                <w:rFonts w:ascii="Arial" w:hAnsi="Arial" w:cs="Arial"/>
                <w:i w:val="0"/>
              </w:rPr>
              <w:t>……………………………………………</w:t>
            </w:r>
            <w:r w:rsidR="008B17E7">
              <w:rPr>
                <w:rFonts w:ascii="Arial" w:hAnsi="Arial" w:cs="Arial"/>
                <w:i w:val="0"/>
              </w:rPr>
              <w:t>…</w:t>
            </w:r>
          </w:p>
        </w:tc>
        <w:tc>
          <w:tcPr>
            <w:tcW w:w="709" w:type="dxa"/>
          </w:tcPr>
          <w:p w:rsidR="00F51DA1" w:rsidRPr="000F5114" w:rsidRDefault="00F51DA1" w:rsidP="00053740">
            <w:pPr>
              <w:autoSpaceDE w:val="0"/>
              <w:snapToGrid w:val="0"/>
              <w:spacing w:line="480" w:lineRule="auto"/>
              <w:jc w:val="center"/>
              <w:rPr>
                <w:rFonts w:ascii="Arial" w:hAnsi="Arial" w:cs="Arial"/>
                <w:bCs/>
                <w:i w:val="0"/>
              </w:rPr>
            </w:pPr>
            <w:r w:rsidRPr="000F5114">
              <w:rPr>
                <w:rFonts w:ascii="Arial" w:hAnsi="Arial" w:cs="Arial"/>
                <w:bCs/>
                <w:i w:val="0"/>
              </w:rPr>
              <w:t>7</w:t>
            </w:r>
            <w:r w:rsidR="004A63F5">
              <w:rPr>
                <w:rFonts w:ascii="Arial" w:hAnsi="Arial" w:cs="Arial"/>
                <w:bCs/>
                <w:i w:val="0"/>
              </w:rPr>
              <w:t>3</w:t>
            </w:r>
          </w:p>
        </w:tc>
      </w:tr>
      <w:tr w:rsidR="00F51DA1" w:rsidRPr="00692EC9" w:rsidTr="00053740">
        <w:tc>
          <w:tcPr>
            <w:tcW w:w="1368" w:type="dxa"/>
          </w:tcPr>
          <w:p w:rsidR="00F51DA1" w:rsidRPr="000F5114" w:rsidRDefault="00F51DA1" w:rsidP="00053740">
            <w:pPr>
              <w:autoSpaceDE w:val="0"/>
              <w:snapToGrid w:val="0"/>
              <w:spacing w:line="480" w:lineRule="auto"/>
              <w:rPr>
                <w:rFonts w:ascii="Arial" w:hAnsi="Arial" w:cs="Arial"/>
                <w:i w:val="0"/>
              </w:rPr>
            </w:pPr>
            <w:r w:rsidRPr="000F5114">
              <w:rPr>
                <w:rFonts w:ascii="Arial" w:hAnsi="Arial" w:cs="Arial"/>
                <w:i w:val="0"/>
              </w:rPr>
              <w:t>2</w:t>
            </w:r>
          </w:p>
        </w:tc>
        <w:tc>
          <w:tcPr>
            <w:tcW w:w="7387" w:type="dxa"/>
          </w:tcPr>
          <w:p w:rsidR="00F51DA1" w:rsidRPr="000F5114" w:rsidRDefault="00F51DA1" w:rsidP="00053740">
            <w:pPr>
              <w:autoSpaceDE w:val="0"/>
              <w:snapToGrid w:val="0"/>
              <w:spacing w:line="480" w:lineRule="auto"/>
              <w:jc w:val="both"/>
              <w:rPr>
                <w:rFonts w:ascii="Arial" w:hAnsi="Arial" w:cs="Arial"/>
                <w:bCs/>
                <w:i w:val="0"/>
              </w:rPr>
            </w:pPr>
            <w:r w:rsidRPr="000F5114">
              <w:rPr>
                <w:rFonts w:ascii="Arial" w:hAnsi="Arial" w:cs="Arial"/>
                <w:i w:val="0"/>
                <w:szCs w:val="24"/>
              </w:rPr>
              <w:t xml:space="preserve">Tráfico </w:t>
            </w:r>
            <w:r w:rsidRPr="000F5114">
              <w:rPr>
                <w:rFonts w:ascii="Arial" w:hAnsi="Arial" w:cs="Arial"/>
                <w:i w:val="0"/>
              </w:rPr>
              <w:t>5</w:t>
            </w:r>
            <w:r w:rsidRPr="000F5114">
              <w:rPr>
                <w:rFonts w:ascii="Arial" w:hAnsi="Arial" w:cs="Arial"/>
                <w:i w:val="0"/>
                <w:szCs w:val="24"/>
              </w:rPr>
              <w:t>0% enviando Datos</w:t>
            </w:r>
            <w:r w:rsidR="000C43EF">
              <w:rPr>
                <w:rFonts w:ascii="Arial" w:hAnsi="Arial" w:cs="Arial"/>
                <w:i w:val="0"/>
                <w:szCs w:val="24"/>
              </w:rPr>
              <w:t>……………………………………………..</w:t>
            </w:r>
          </w:p>
        </w:tc>
        <w:tc>
          <w:tcPr>
            <w:tcW w:w="709" w:type="dxa"/>
          </w:tcPr>
          <w:p w:rsidR="00F51DA1" w:rsidRPr="000F5114" w:rsidRDefault="008B17E7" w:rsidP="00053740">
            <w:pPr>
              <w:autoSpaceDE w:val="0"/>
              <w:snapToGrid w:val="0"/>
              <w:spacing w:line="480" w:lineRule="auto"/>
              <w:jc w:val="center"/>
              <w:rPr>
                <w:rFonts w:ascii="Arial" w:hAnsi="Arial" w:cs="Arial"/>
                <w:bCs/>
                <w:i w:val="0"/>
              </w:rPr>
            </w:pPr>
            <w:r>
              <w:rPr>
                <w:rFonts w:ascii="Arial" w:hAnsi="Arial" w:cs="Arial"/>
                <w:bCs/>
                <w:i w:val="0"/>
              </w:rPr>
              <w:t>7</w:t>
            </w:r>
            <w:r w:rsidR="004A63F5">
              <w:rPr>
                <w:rFonts w:ascii="Arial" w:hAnsi="Arial" w:cs="Arial"/>
                <w:bCs/>
                <w:i w:val="0"/>
              </w:rPr>
              <w:t>4</w:t>
            </w:r>
          </w:p>
        </w:tc>
      </w:tr>
      <w:tr w:rsidR="00F51DA1" w:rsidRPr="00692EC9" w:rsidTr="00053740">
        <w:tc>
          <w:tcPr>
            <w:tcW w:w="1368" w:type="dxa"/>
          </w:tcPr>
          <w:p w:rsidR="00F51DA1" w:rsidRPr="000F5114" w:rsidRDefault="00F51DA1" w:rsidP="00053740">
            <w:pPr>
              <w:autoSpaceDE w:val="0"/>
              <w:snapToGrid w:val="0"/>
              <w:spacing w:line="480" w:lineRule="auto"/>
              <w:rPr>
                <w:rFonts w:ascii="Arial" w:hAnsi="Arial" w:cs="Arial"/>
                <w:i w:val="0"/>
              </w:rPr>
            </w:pPr>
            <w:r w:rsidRPr="000F5114">
              <w:rPr>
                <w:rFonts w:ascii="Arial" w:hAnsi="Arial" w:cs="Arial"/>
                <w:i w:val="0"/>
              </w:rPr>
              <w:t>3</w:t>
            </w:r>
          </w:p>
        </w:tc>
        <w:tc>
          <w:tcPr>
            <w:tcW w:w="7387" w:type="dxa"/>
          </w:tcPr>
          <w:p w:rsidR="00F51DA1" w:rsidRPr="000F5114" w:rsidRDefault="00F51DA1" w:rsidP="00053740">
            <w:pPr>
              <w:autoSpaceDE w:val="0"/>
              <w:snapToGrid w:val="0"/>
              <w:spacing w:line="480" w:lineRule="auto"/>
              <w:jc w:val="both"/>
              <w:rPr>
                <w:rFonts w:ascii="Arial" w:hAnsi="Arial" w:cs="Arial"/>
                <w:bCs/>
                <w:i w:val="0"/>
              </w:rPr>
            </w:pPr>
            <w:r w:rsidRPr="000F5114">
              <w:rPr>
                <w:rFonts w:ascii="Arial" w:hAnsi="Arial" w:cs="Arial"/>
                <w:i w:val="0"/>
                <w:szCs w:val="24"/>
              </w:rPr>
              <w:t xml:space="preserve">Tráfico </w:t>
            </w:r>
            <w:r w:rsidRPr="000F5114">
              <w:rPr>
                <w:rFonts w:ascii="Arial" w:hAnsi="Arial" w:cs="Arial"/>
                <w:i w:val="0"/>
              </w:rPr>
              <w:t>10</w:t>
            </w:r>
            <w:r w:rsidRPr="000F5114">
              <w:rPr>
                <w:rFonts w:ascii="Arial" w:hAnsi="Arial" w:cs="Arial"/>
                <w:i w:val="0"/>
                <w:szCs w:val="24"/>
              </w:rPr>
              <w:t>0% enviando Datos</w:t>
            </w:r>
            <w:r w:rsidRPr="000F5114">
              <w:rPr>
                <w:rFonts w:ascii="Arial" w:hAnsi="Arial" w:cs="Arial"/>
                <w:bCs/>
                <w:i w:val="0"/>
              </w:rPr>
              <w:t>.............................................................</w:t>
            </w:r>
          </w:p>
        </w:tc>
        <w:tc>
          <w:tcPr>
            <w:tcW w:w="709" w:type="dxa"/>
          </w:tcPr>
          <w:p w:rsidR="00F51DA1" w:rsidRPr="000F5114" w:rsidRDefault="000C43EF" w:rsidP="00053740">
            <w:pPr>
              <w:autoSpaceDE w:val="0"/>
              <w:snapToGrid w:val="0"/>
              <w:spacing w:line="480" w:lineRule="auto"/>
              <w:rPr>
                <w:rFonts w:ascii="Arial" w:hAnsi="Arial" w:cs="Arial"/>
                <w:bCs/>
                <w:i w:val="0"/>
              </w:rPr>
            </w:pPr>
            <w:r>
              <w:rPr>
                <w:rFonts w:ascii="Arial" w:hAnsi="Arial" w:cs="Arial"/>
                <w:bCs/>
                <w:i w:val="0"/>
              </w:rPr>
              <w:t xml:space="preserve">  </w:t>
            </w:r>
            <w:r w:rsidR="00366EFD">
              <w:rPr>
                <w:rFonts w:ascii="Arial" w:hAnsi="Arial" w:cs="Arial"/>
                <w:bCs/>
                <w:i w:val="0"/>
              </w:rPr>
              <w:t xml:space="preserve"> </w:t>
            </w:r>
            <w:r w:rsidR="008B17E7">
              <w:rPr>
                <w:rFonts w:ascii="Arial" w:hAnsi="Arial" w:cs="Arial"/>
                <w:bCs/>
                <w:i w:val="0"/>
              </w:rPr>
              <w:t>7</w:t>
            </w:r>
            <w:r w:rsidR="004A63F5">
              <w:rPr>
                <w:rFonts w:ascii="Arial" w:hAnsi="Arial" w:cs="Arial"/>
                <w:bCs/>
                <w:i w:val="0"/>
              </w:rPr>
              <w:t>5</w:t>
            </w:r>
          </w:p>
        </w:tc>
      </w:tr>
      <w:tr w:rsidR="00F51DA1" w:rsidRPr="00692EC9" w:rsidTr="00053740">
        <w:tc>
          <w:tcPr>
            <w:tcW w:w="1368" w:type="dxa"/>
          </w:tcPr>
          <w:p w:rsidR="00F51DA1" w:rsidRPr="000F5114" w:rsidRDefault="008B17E7" w:rsidP="00053740">
            <w:pPr>
              <w:autoSpaceDE w:val="0"/>
              <w:snapToGrid w:val="0"/>
              <w:spacing w:line="480" w:lineRule="auto"/>
              <w:rPr>
                <w:rFonts w:ascii="Arial" w:hAnsi="Arial" w:cs="Arial"/>
                <w:i w:val="0"/>
              </w:rPr>
            </w:pPr>
            <w:r>
              <w:rPr>
                <w:rFonts w:ascii="Arial" w:hAnsi="Arial" w:cs="Arial"/>
                <w:i w:val="0"/>
              </w:rPr>
              <w:t>4</w:t>
            </w:r>
          </w:p>
        </w:tc>
        <w:tc>
          <w:tcPr>
            <w:tcW w:w="7387" w:type="dxa"/>
          </w:tcPr>
          <w:p w:rsidR="00F51DA1" w:rsidRPr="000F5114" w:rsidRDefault="00F51DA1" w:rsidP="00053740">
            <w:pPr>
              <w:autoSpaceDE w:val="0"/>
              <w:snapToGrid w:val="0"/>
              <w:spacing w:line="480" w:lineRule="auto"/>
              <w:jc w:val="both"/>
              <w:rPr>
                <w:rFonts w:ascii="Arial" w:hAnsi="Arial" w:cs="Arial"/>
                <w:bCs/>
                <w:i w:val="0"/>
              </w:rPr>
            </w:pPr>
            <w:r w:rsidRPr="000F5114">
              <w:rPr>
                <w:rFonts w:ascii="Arial" w:hAnsi="Arial" w:cs="Arial"/>
                <w:i w:val="0"/>
                <w:szCs w:val="24"/>
              </w:rPr>
              <w:t>Tráfico 0% enviando Video</w:t>
            </w:r>
            <w:r w:rsidRPr="000F5114">
              <w:rPr>
                <w:rFonts w:ascii="Arial" w:hAnsi="Arial" w:cs="Arial"/>
                <w:bCs/>
                <w:i w:val="0"/>
              </w:rPr>
              <w:t xml:space="preserve"> ………………………..…………………...</w:t>
            </w:r>
          </w:p>
        </w:tc>
        <w:tc>
          <w:tcPr>
            <w:tcW w:w="709" w:type="dxa"/>
          </w:tcPr>
          <w:p w:rsidR="00F51DA1" w:rsidRPr="000F5114" w:rsidRDefault="000C43EF" w:rsidP="00053740">
            <w:pPr>
              <w:autoSpaceDE w:val="0"/>
              <w:snapToGrid w:val="0"/>
              <w:spacing w:line="480" w:lineRule="auto"/>
              <w:rPr>
                <w:rFonts w:ascii="Arial" w:hAnsi="Arial" w:cs="Arial"/>
                <w:bCs/>
                <w:i w:val="0"/>
              </w:rPr>
            </w:pPr>
            <w:r>
              <w:rPr>
                <w:rFonts w:ascii="Arial" w:hAnsi="Arial" w:cs="Arial"/>
                <w:b/>
                <w:bCs/>
                <w:i w:val="0"/>
              </w:rPr>
              <w:t xml:space="preserve">  </w:t>
            </w:r>
            <w:r w:rsidR="00F51DA1" w:rsidRPr="000F5114">
              <w:rPr>
                <w:rFonts w:ascii="Arial" w:hAnsi="Arial" w:cs="Arial"/>
                <w:b/>
                <w:bCs/>
                <w:i w:val="0"/>
              </w:rPr>
              <w:t xml:space="preserve"> </w:t>
            </w:r>
            <w:r w:rsidR="008B17E7">
              <w:rPr>
                <w:rFonts w:ascii="Arial" w:hAnsi="Arial" w:cs="Arial"/>
                <w:bCs/>
                <w:i w:val="0"/>
              </w:rPr>
              <w:t>7</w:t>
            </w:r>
            <w:r w:rsidR="004A63F5">
              <w:rPr>
                <w:rFonts w:ascii="Arial" w:hAnsi="Arial" w:cs="Arial"/>
                <w:bCs/>
                <w:i w:val="0"/>
              </w:rPr>
              <w:t>6</w:t>
            </w:r>
          </w:p>
        </w:tc>
      </w:tr>
      <w:tr w:rsidR="00F51DA1" w:rsidRPr="00692EC9" w:rsidTr="00053740">
        <w:tc>
          <w:tcPr>
            <w:tcW w:w="1368" w:type="dxa"/>
          </w:tcPr>
          <w:p w:rsidR="00F51DA1" w:rsidRPr="000F5114" w:rsidRDefault="008B17E7" w:rsidP="00053740">
            <w:pPr>
              <w:autoSpaceDE w:val="0"/>
              <w:snapToGrid w:val="0"/>
              <w:spacing w:line="480" w:lineRule="auto"/>
              <w:rPr>
                <w:rFonts w:ascii="Arial" w:hAnsi="Arial" w:cs="Arial"/>
                <w:i w:val="0"/>
              </w:rPr>
            </w:pPr>
            <w:r>
              <w:rPr>
                <w:rFonts w:ascii="Arial" w:hAnsi="Arial" w:cs="Arial"/>
                <w:i w:val="0"/>
              </w:rPr>
              <w:t>5</w:t>
            </w:r>
          </w:p>
        </w:tc>
        <w:tc>
          <w:tcPr>
            <w:tcW w:w="7387" w:type="dxa"/>
          </w:tcPr>
          <w:p w:rsidR="00F51DA1" w:rsidRPr="000F5114" w:rsidRDefault="00F51DA1" w:rsidP="00053740">
            <w:pPr>
              <w:autoSpaceDE w:val="0"/>
              <w:snapToGrid w:val="0"/>
              <w:spacing w:line="480" w:lineRule="auto"/>
              <w:jc w:val="both"/>
              <w:rPr>
                <w:rFonts w:ascii="Arial" w:hAnsi="Arial" w:cs="Arial"/>
                <w:bCs/>
                <w:i w:val="0"/>
              </w:rPr>
            </w:pPr>
            <w:r w:rsidRPr="000F5114">
              <w:rPr>
                <w:rFonts w:ascii="Arial" w:hAnsi="Arial" w:cs="Arial"/>
                <w:i w:val="0"/>
                <w:szCs w:val="24"/>
              </w:rPr>
              <w:t xml:space="preserve">Tráfico </w:t>
            </w:r>
            <w:r w:rsidRPr="000F5114">
              <w:rPr>
                <w:rFonts w:ascii="Arial" w:hAnsi="Arial" w:cs="Arial"/>
                <w:i w:val="0"/>
              </w:rPr>
              <w:t>5</w:t>
            </w:r>
            <w:r w:rsidRPr="000F5114">
              <w:rPr>
                <w:rFonts w:ascii="Arial" w:hAnsi="Arial" w:cs="Arial"/>
                <w:i w:val="0"/>
                <w:szCs w:val="24"/>
              </w:rPr>
              <w:t>0% enviando Video</w:t>
            </w:r>
            <w:r w:rsidRPr="000F5114">
              <w:rPr>
                <w:rFonts w:ascii="Arial" w:hAnsi="Arial" w:cs="Arial"/>
                <w:bCs/>
                <w:i w:val="0"/>
              </w:rPr>
              <w:t xml:space="preserve"> …………………………………………...</w:t>
            </w:r>
          </w:p>
        </w:tc>
        <w:tc>
          <w:tcPr>
            <w:tcW w:w="709" w:type="dxa"/>
          </w:tcPr>
          <w:p w:rsidR="00F51DA1" w:rsidRPr="000F5114" w:rsidRDefault="00F51DA1" w:rsidP="00053740">
            <w:pPr>
              <w:autoSpaceDE w:val="0"/>
              <w:snapToGrid w:val="0"/>
              <w:spacing w:line="480" w:lineRule="auto"/>
              <w:rPr>
                <w:rFonts w:ascii="Arial" w:hAnsi="Arial" w:cs="Arial"/>
                <w:b/>
                <w:bCs/>
                <w:i w:val="0"/>
              </w:rPr>
            </w:pPr>
            <w:r w:rsidRPr="000F5114">
              <w:rPr>
                <w:rFonts w:ascii="Arial" w:hAnsi="Arial" w:cs="Arial"/>
                <w:b/>
                <w:bCs/>
                <w:i w:val="0"/>
              </w:rPr>
              <w:t xml:space="preserve">   </w:t>
            </w:r>
            <w:r w:rsidR="008B17E7">
              <w:rPr>
                <w:rFonts w:ascii="Arial" w:hAnsi="Arial" w:cs="Arial"/>
                <w:bCs/>
                <w:i w:val="0"/>
              </w:rPr>
              <w:t>7</w:t>
            </w:r>
            <w:r w:rsidR="004A63F5">
              <w:rPr>
                <w:rFonts w:ascii="Arial" w:hAnsi="Arial" w:cs="Arial"/>
                <w:bCs/>
                <w:i w:val="0"/>
              </w:rPr>
              <w:t>7</w:t>
            </w:r>
          </w:p>
        </w:tc>
      </w:tr>
      <w:tr w:rsidR="00F51DA1" w:rsidRPr="00692EC9" w:rsidTr="00053740">
        <w:tc>
          <w:tcPr>
            <w:tcW w:w="1368" w:type="dxa"/>
          </w:tcPr>
          <w:p w:rsidR="00F51DA1" w:rsidRPr="000F5114" w:rsidRDefault="008B17E7" w:rsidP="00053740">
            <w:pPr>
              <w:autoSpaceDE w:val="0"/>
              <w:snapToGrid w:val="0"/>
              <w:spacing w:line="480" w:lineRule="auto"/>
              <w:rPr>
                <w:rFonts w:ascii="Arial" w:hAnsi="Arial" w:cs="Arial"/>
                <w:i w:val="0"/>
              </w:rPr>
            </w:pPr>
            <w:r>
              <w:rPr>
                <w:rFonts w:ascii="Arial" w:hAnsi="Arial" w:cs="Arial"/>
                <w:i w:val="0"/>
              </w:rPr>
              <w:t>6</w:t>
            </w:r>
          </w:p>
        </w:tc>
        <w:tc>
          <w:tcPr>
            <w:tcW w:w="7387" w:type="dxa"/>
          </w:tcPr>
          <w:p w:rsidR="00F51DA1" w:rsidRPr="000F5114" w:rsidRDefault="00F51DA1" w:rsidP="00053740">
            <w:pPr>
              <w:autoSpaceDE w:val="0"/>
              <w:snapToGrid w:val="0"/>
              <w:spacing w:line="480" w:lineRule="auto"/>
              <w:jc w:val="both"/>
              <w:rPr>
                <w:rFonts w:ascii="Arial" w:hAnsi="Arial" w:cs="Arial"/>
                <w:bCs/>
                <w:i w:val="0"/>
              </w:rPr>
            </w:pPr>
            <w:r w:rsidRPr="000F5114">
              <w:rPr>
                <w:rFonts w:ascii="Arial" w:hAnsi="Arial" w:cs="Arial"/>
                <w:i w:val="0"/>
                <w:szCs w:val="24"/>
              </w:rPr>
              <w:t xml:space="preserve">Tráfico </w:t>
            </w:r>
            <w:r w:rsidRPr="000F5114">
              <w:rPr>
                <w:rFonts w:ascii="Arial" w:hAnsi="Arial" w:cs="Arial"/>
                <w:i w:val="0"/>
              </w:rPr>
              <w:t>10</w:t>
            </w:r>
            <w:r w:rsidRPr="000F5114">
              <w:rPr>
                <w:rFonts w:ascii="Arial" w:hAnsi="Arial" w:cs="Arial"/>
                <w:i w:val="0"/>
                <w:szCs w:val="24"/>
              </w:rPr>
              <w:t>0% enviando Video</w:t>
            </w:r>
            <w:r w:rsidRPr="000F5114">
              <w:rPr>
                <w:rFonts w:ascii="Arial" w:hAnsi="Arial" w:cs="Arial"/>
                <w:i w:val="0"/>
              </w:rPr>
              <w:t>………………………………………</w:t>
            </w:r>
            <w:r w:rsidR="008B17E7">
              <w:rPr>
                <w:rFonts w:ascii="Arial" w:hAnsi="Arial" w:cs="Arial"/>
                <w:i w:val="0"/>
              </w:rPr>
              <w:t>…...</w:t>
            </w:r>
            <w:r w:rsidRPr="000F5114">
              <w:rPr>
                <w:rFonts w:ascii="Arial" w:hAnsi="Arial" w:cs="Arial"/>
                <w:i w:val="0"/>
              </w:rPr>
              <w:t>.</w:t>
            </w:r>
          </w:p>
        </w:tc>
        <w:tc>
          <w:tcPr>
            <w:tcW w:w="709" w:type="dxa"/>
          </w:tcPr>
          <w:p w:rsidR="00F51DA1" w:rsidRPr="000F5114" w:rsidRDefault="00F51DA1" w:rsidP="00053740">
            <w:pPr>
              <w:autoSpaceDE w:val="0"/>
              <w:snapToGrid w:val="0"/>
              <w:spacing w:line="480" w:lineRule="auto"/>
              <w:rPr>
                <w:rFonts w:ascii="Arial" w:hAnsi="Arial" w:cs="Arial"/>
                <w:b/>
                <w:bCs/>
                <w:i w:val="0"/>
              </w:rPr>
            </w:pPr>
            <w:r w:rsidRPr="000F5114">
              <w:rPr>
                <w:rFonts w:ascii="Arial" w:hAnsi="Arial" w:cs="Arial"/>
                <w:b/>
                <w:bCs/>
                <w:i w:val="0"/>
              </w:rPr>
              <w:t xml:space="preserve">   </w:t>
            </w:r>
            <w:r w:rsidR="007B768B">
              <w:rPr>
                <w:rFonts w:ascii="Arial" w:hAnsi="Arial" w:cs="Arial"/>
                <w:bCs/>
                <w:i w:val="0"/>
              </w:rPr>
              <w:t>7</w:t>
            </w:r>
            <w:r w:rsidR="004A63F5">
              <w:rPr>
                <w:rFonts w:ascii="Arial" w:hAnsi="Arial" w:cs="Arial"/>
                <w:bCs/>
                <w:i w:val="0"/>
              </w:rPr>
              <w:t>8</w:t>
            </w:r>
          </w:p>
        </w:tc>
      </w:tr>
    </w:tbl>
    <w:p w:rsidR="00F51DA1" w:rsidRDefault="00F51DA1" w:rsidP="00366EFD">
      <w:pPr>
        <w:spacing w:afterLines="50" w:line="360" w:lineRule="auto"/>
        <w:rPr>
          <w:rFonts w:ascii="Arial" w:hAnsi="Arial" w:cs="Arial"/>
          <w:i w:val="0"/>
          <w:szCs w:val="24"/>
        </w:rPr>
      </w:pPr>
    </w:p>
    <w:p w:rsidR="00BB0DE3" w:rsidRDefault="00BB0DE3" w:rsidP="00366EFD">
      <w:pPr>
        <w:spacing w:afterLines="50" w:line="360" w:lineRule="auto"/>
        <w:rPr>
          <w:rFonts w:ascii="Arial" w:hAnsi="Arial" w:cs="Arial"/>
          <w:i w:val="0"/>
          <w:szCs w:val="24"/>
        </w:rPr>
      </w:pPr>
    </w:p>
    <w:p w:rsidR="00BB0DE3" w:rsidRDefault="00BB0DE3" w:rsidP="00366EFD">
      <w:pPr>
        <w:spacing w:afterLines="50" w:line="360" w:lineRule="auto"/>
        <w:rPr>
          <w:rFonts w:ascii="Arial" w:hAnsi="Arial" w:cs="Arial"/>
          <w:i w:val="0"/>
          <w:szCs w:val="24"/>
        </w:rPr>
      </w:pPr>
    </w:p>
    <w:p w:rsidR="00BB0DE3" w:rsidRDefault="00BB0DE3" w:rsidP="00366EFD">
      <w:pPr>
        <w:spacing w:afterLines="50" w:line="360" w:lineRule="auto"/>
        <w:rPr>
          <w:rFonts w:ascii="Arial" w:hAnsi="Arial" w:cs="Arial"/>
          <w:i w:val="0"/>
          <w:szCs w:val="24"/>
        </w:rPr>
      </w:pPr>
    </w:p>
    <w:p w:rsidR="00210CFD" w:rsidRDefault="00210CFD" w:rsidP="00366EFD">
      <w:pPr>
        <w:spacing w:afterLines="50" w:line="360" w:lineRule="auto"/>
        <w:rPr>
          <w:rFonts w:ascii="Arial" w:hAnsi="Arial" w:cs="Arial"/>
          <w:i w:val="0"/>
          <w:szCs w:val="24"/>
        </w:rPr>
      </w:pPr>
    </w:p>
    <w:p w:rsidR="00210CFD" w:rsidRDefault="00210CFD" w:rsidP="00366EFD">
      <w:pPr>
        <w:spacing w:afterLines="50" w:line="360" w:lineRule="auto"/>
        <w:rPr>
          <w:rFonts w:ascii="Arial" w:hAnsi="Arial" w:cs="Arial"/>
          <w:i w:val="0"/>
          <w:szCs w:val="24"/>
        </w:rPr>
      </w:pPr>
    </w:p>
    <w:p w:rsidR="00210CFD" w:rsidRDefault="00210CFD" w:rsidP="00366EFD">
      <w:pPr>
        <w:spacing w:afterLines="50" w:line="360" w:lineRule="auto"/>
        <w:rPr>
          <w:rFonts w:ascii="Arial" w:hAnsi="Arial" w:cs="Arial"/>
          <w:i w:val="0"/>
          <w:szCs w:val="24"/>
        </w:rPr>
      </w:pPr>
    </w:p>
    <w:p w:rsidR="00210CFD" w:rsidRDefault="00210CFD" w:rsidP="00366EFD">
      <w:pPr>
        <w:spacing w:afterLines="50" w:line="360" w:lineRule="auto"/>
        <w:rPr>
          <w:rFonts w:ascii="Arial" w:hAnsi="Arial" w:cs="Arial"/>
          <w:i w:val="0"/>
          <w:szCs w:val="24"/>
        </w:rPr>
      </w:pPr>
    </w:p>
    <w:p w:rsidR="00210CFD" w:rsidRDefault="00210CFD" w:rsidP="00366EFD">
      <w:pPr>
        <w:spacing w:afterLines="50" w:line="360" w:lineRule="auto"/>
        <w:rPr>
          <w:rFonts w:ascii="Arial" w:hAnsi="Arial" w:cs="Arial"/>
          <w:i w:val="0"/>
          <w:szCs w:val="24"/>
        </w:rPr>
      </w:pPr>
    </w:p>
    <w:p w:rsidR="00730310" w:rsidRDefault="00730310" w:rsidP="00366EFD">
      <w:pPr>
        <w:spacing w:afterLines="50" w:line="360" w:lineRule="auto"/>
        <w:rPr>
          <w:rFonts w:ascii="Arial" w:hAnsi="Arial" w:cs="Arial"/>
          <w:i w:val="0"/>
          <w:szCs w:val="24"/>
        </w:rPr>
      </w:pPr>
    </w:p>
    <w:p w:rsidR="00730310" w:rsidRDefault="00730310" w:rsidP="00366EFD">
      <w:pPr>
        <w:spacing w:afterLines="50" w:line="360" w:lineRule="auto"/>
        <w:rPr>
          <w:rFonts w:ascii="Arial" w:hAnsi="Arial" w:cs="Arial"/>
          <w:i w:val="0"/>
          <w:szCs w:val="24"/>
        </w:rPr>
      </w:pPr>
    </w:p>
    <w:p w:rsidR="00730310" w:rsidRDefault="00730310" w:rsidP="00366EFD">
      <w:pPr>
        <w:spacing w:afterLines="50" w:line="360" w:lineRule="auto"/>
        <w:rPr>
          <w:rFonts w:ascii="Arial" w:hAnsi="Arial" w:cs="Arial"/>
          <w:i w:val="0"/>
          <w:szCs w:val="24"/>
        </w:rPr>
      </w:pPr>
    </w:p>
    <w:p w:rsidR="00730310" w:rsidRDefault="00730310" w:rsidP="00366EFD">
      <w:pPr>
        <w:spacing w:afterLines="50" w:line="360" w:lineRule="auto"/>
        <w:rPr>
          <w:rFonts w:ascii="Arial" w:hAnsi="Arial" w:cs="Arial"/>
          <w:i w:val="0"/>
          <w:szCs w:val="24"/>
        </w:rPr>
      </w:pPr>
    </w:p>
    <w:p w:rsidR="00730310" w:rsidRDefault="00730310" w:rsidP="00366EFD">
      <w:pPr>
        <w:spacing w:afterLines="100" w:line="480" w:lineRule="auto"/>
        <w:rPr>
          <w:rFonts w:ascii="Arial" w:hAnsi="Arial" w:cs="Arial"/>
          <w:i w:val="0"/>
          <w:szCs w:val="24"/>
        </w:rPr>
      </w:pPr>
    </w:p>
    <w:p w:rsidR="00730310" w:rsidRDefault="00730310" w:rsidP="00366EFD">
      <w:pPr>
        <w:spacing w:afterLines="100" w:line="480" w:lineRule="auto"/>
        <w:rPr>
          <w:rFonts w:ascii="Arial" w:hAnsi="Arial" w:cs="Arial"/>
          <w:i w:val="0"/>
          <w:szCs w:val="24"/>
        </w:rPr>
      </w:pPr>
    </w:p>
    <w:p w:rsidR="00BB0DE3" w:rsidRDefault="00E711D0" w:rsidP="00366EFD">
      <w:pPr>
        <w:spacing w:afterLines="100" w:line="480" w:lineRule="auto"/>
        <w:jc w:val="center"/>
        <w:rPr>
          <w:rFonts w:ascii="Arial" w:hAnsi="Arial" w:cs="Arial"/>
          <w:b/>
          <w:i w:val="0"/>
          <w:color w:val="000000"/>
          <w:szCs w:val="24"/>
          <w:shd w:val="clear" w:color="auto" w:fill="FFFFFF"/>
        </w:rPr>
      </w:pPr>
      <w:r w:rsidRPr="00751A8E">
        <w:rPr>
          <w:rStyle w:val="apple-style-span"/>
          <w:rFonts w:ascii="Arial" w:hAnsi="Arial" w:cs="Arial"/>
          <w:b/>
          <w:i w:val="0"/>
          <w:color w:val="000000"/>
          <w:szCs w:val="24"/>
          <w:shd w:val="clear" w:color="auto" w:fill="FFFFFF"/>
        </w:rPr>
        <w:lastRenderedPageBreak/>
        <w:t>INTRODUCCIÓN</w:t>
      </w:r>
    </w:p>
    <w:p w:rsidR="00BB0DE3" w:rsidRDefault="00CE6F7B" w:rsidP="00366EFD">
      <w:pPr>
        <w:spacing w:afterLines="50" w:line="360" w:lineRule="auto"/>
        <w:ind w:firstLine="284"/>
        <w:jc w:val="both"/>
        <w:rPr>
          <w:rFonts w:ascii="Arial" w:hAnsi="Arial" w:cs="Arial"/>
          <w:i w:val="0"/>
          <w:color w:val="000000"/>
          <w:szCs w:val="24"/>
          <w:shd w:val="clear" w:color="auto" w:fill="FFFFFF"/>
          <w:lang w:val="es-VE" w:eastAsia="es-VE"/>
        </w:rPr>
      </w:pPr>
      <w:r w:rsidRPr="00751A8E">
        <w:rPr>
          <w:rFonts w:ascii="Arial" w:hAnsi="Arial" w:cs="Arial"/>
          <w:i w:val="0"/>
          <w:color w:val="000000"/>
          <w:szCs w:val="24"/>
          <w:shd w:val="clear" w:color="auto" w:fill="FFFFFF"/>
          <w:lang w:val="es-VE" w:eastAsia="es-VE"/>
        </w:rPr>
        <w:t>La evolución tecnológica en el sector de las telecomunicaciones ha sido muy violenta a partir de los años ochenta; en donde los medios tradicionales de  comunicación, mensajería, telefonía entre otros, han convergido hacia esta única red de comunicación.</w:t>
      </w:r>
    </w:p>
    <w:p w:rsidR="00BB0DE3" w:rsidRDefault="00F559DF" w:rsidP="00366EFD">
      <w:pPr>
        <w:spacing w:afterLines="50" w:line="360" w:lineRule="auto"/>
        <w:ind w:firstLine="284"/>
        <w:jc w:val="both"/>
        <w:rPr>
          <w:rFonts w:ascii="Arial" w:hAnsi="Arial" w:cs="Arial"/>
          <w:i w:val="0"/>
          <w:color w:val="000000"/>
          <w:szCs w:val="24"/>
          <w:shd w:val="clear" w:color="auto" w:fill="FFFFFF"/>
          <w:lang w:eastAsia="es-VE"/>
        </w:rPr>
      </w:pPr>
      <w:r w:rsidRPr="00751A8E">
        <w:rPr>
          <w:rFonts w:ascii="Arial" w:hAnsi="Arial" w:cs="Arial"/>
          <w:i w:val="0"/>
          <w:color w:val="000000"/>
          <w:szCs w:val="24"/>
          <w:shd w:val="clear" w:color="auto" w:fill="FFFFFF"/>
          <w:lang w:eastAsia="es-VE"/>
        </w:rPr>
        <w:t xml:space="preserve"> Estos crecimientos han dejado en descubierto las limitaciones del Protocolo de Internet Versión cuatro (IPv4) como lo ha sido, su reducido número de direcciones disponibles junto a problemas de arquitectura que han restringido y limitado el desarrollo de nuevas aplicaciones y tecnologías. Por tal motivo, se desarrollo el Protocolo de Internet Versión seis (IPv6)  como solución a los problemas </w:t>
      </w:r>
      <w:r w:rsidRPr="00751A8E">
        <w:rPr>
          <w:rStyle w:val="apple-style-span"/>
          <w:rFonts w:ascii="Arial" w:hAnsi="Arial" w:cs="Arial"/>
          <w:i w:val="0"/>
          <w:color w:val="000000"/>
          <w:szCs w:val="24"/>
          <w:shd w:val="clear" w:color="auto" w:fill="FFFFFF"/>
        </w:rPr>
        <w:t>fundamentales de IPv4 y entregar una base para futuros desarrollos y avances</w:t>
      </w:r>
      <w:r w:rsidRPr="00751A8E">
        <w:rPr>
          <w:rFonts w:ascii="Arial" w:hAnsi="Arial" w:cs="Arial"/>
          <w:i w:val="0"/>
          <w:color w:val="000000"/>
          <w:szCs w:val="24"/>
          <w:shd w:val="clear" w:color="auto" w:fill="FFFFFF"/>
          <w:lang w:eastAsia="es-VE"/>
        </w:rPr>
        <w:t>.</w:t>
      </w:r>
    </w:p>
    <w:p w:rsidR="00BB0DE3" w:rsidRDefault="00F559DF" w:rsidP="00366EFD">
      <w:pPr>
        <w:spacing w:afterLines="50" w:line="360" w:lineRule="auto"/>
        <w:ind w:firstLine="284"/>
        <w:jc w:val="both"/>
        <w:rPr>
          <w:rFonts w:ascii="Arial" w:hAnsi="Arial" w:cs="Arial"/>
          <w:i w:val="0"/>
          <w:color w:val="000000"/>
          <w:szCs w:val="24"/>
          <w:shd w:val="clear" w:color="auto" w:fill="FFFFFF"/>
          <w:lang w:eastAsia="es-VE"/>
        </w:rPr>
      </w:pPr>
      <w:r w:rsidRPr="00751A8E">
        <w:rPr>
          <w:rFonts w:ascii="Arial" w:hAnsi="Arial" w:cs="Arial"/>
          <w:i w:val="0"/>
          <w:color w:val="000000"/>
          <w:szCs w:val="24"/>
          <w:shd w:val="clear" w:color="auto" w:fill="FFFFFF"/>
          <w:lang w:eastAsia="es-VE"/>
        </w:rPr>
        <w:t xml:space="preserve">Esta investigación se baso en estudiar e implementar el Protocolo de Internet Versión seis  (IPv6) en redes basadas en MPLS para conocer sus funcionalidades y características beneficiosas al ser comparado con el Protocolo de Internet Versión cuatro (IPv4). Para tal efecto, la investigación se ha </w:t>
      </w:r>
      <w:r w:rsidR="00F9469F" w:rsidRPr="00751A8E">
        <w:rPr>
          <w:rFonts w:ascii="Arial" w:hAnsi="Arial" w:cs="Arial"/>
          <w:i w:val="0"/>
          <w:color w:val="000000"/>
          <w:szCs w:val="24"/>
          <w:shd w:val="clear" w:color="auto" w:fill="FFFFFF"/>
          <w:lang w:eastAsia="es-VE"/>
        </w:rPr>
        <w:t xml:space="preserve">estructurado </w:t>
      </w:r>
      <w:r w:rsidRPr="00751A8E">
        <w:rPr>
          <w:rFonts w:ascii="Arial" w:hAnsi="Arial" w:cs="Arial"/>
          <w:i w:val="0"/>
          <w:color w:val="000000"/>
          <w:szCs w:val="24"/>
          <w:shd w:val="clear" w:color="auto" w:fill="FFFFFF"/>
          <w:lang w:eastAsia="es-VE"/>
        </w:rPr>
        <w:t>en cuatro capítulos:</w:t>
      </w:r>
    </w:p>
    <w:p w:rsidR="00BB0DE3" w:rsidRDefault="00F559DF" w:rsidP="00366EFD">
      <w:pPr>
        <w:spacing w:afterLines="50" w:line="360" w:lineRule="auto"/>
        <w:ind w:firstLine="284"/>
        <w:jc w:val="both"/>
        <w:rPr>
          <w:rFonts w:ascii="Arial" w:hAnsi="Arial" w:cs="Arial"/>
          <w:i w:val="0"/>
          <w:color w:val="000000"/>
          <w:szCs w:val="24"/>
          <w:shd w:val="clear" w:color="auto" w:fill="FFFFFF"/>
          <w:lang w:eastAsia="es-VE"/>
        </w:rPr>
      </w:pPr>
      <w:r w:rsidRPr="00751A8E">
        <w:rPr>
          <w:rFonts w:ascii="Arial" w:hAnsi="Arial" w:cs="Arial"/>
          <w:i w:val="0"/>
          <w:color w:val="000000"/>
          <w:szCs w:val="24"/>
          <w:shd w:val="clear" w:color="auto" w:fill="FFFFFF"/>
          <w:lang w:eastAsia="es-VE"/>
        </w:rPr>
        <w:t xml:space="preserve">Para el primer capítulo se plantea el problema, la  justificación de la investigación, el objetivo específico y  los objetivos generales  en el cual se </w:t>
      </w:r>
      <w:r w:rsidR="00F9469F" w:rsidRPr="00751A8E">
        <w:rPr>
          <w:rFonts w:ascii="Arial" w:hAnsi="Arial" w:cs="Arial"/>
          <w:i w:val="0"/>
          <w:color w:val="000000"/>
          <w:szCs w:val="24"/>
          <w:shd w:val="clear" w:color="auto" w:fill="FFFFFF"/>
          <w:lang w:eastAsia="es-VE"/>
        </w:rPr>
        <w:t xml:space="preserve">basó </w:t>
      </w:r>
      <w:r w:rsidRPr="00751A8E">
        <w:rPr>
          <w:rFonts w:ascii="Arial" w:hAnsi="Arial" w:cs="Arial"/>
          <w:i w:val="0"/>
          <w:color w:val="000000"/>
          <w:szCs w:val="24"/>
          <w:shd w:val="clear" w:color="auto" w:fill="FFFFFF"/>
          <w:lang w:eastAsia="es-VE"/>
        </w:rPr>
        <w:t xml:space="preserve">el desarrollo de la presente  investigación. </w:t>
      </w:r>
    </w:p>
    <w:p w:rsidR="00BB0DE3" w:rsidRDefault="00F559DF" w:rsidP="00366EFD">
      <w:pPr>
        <w:spacing w:afterLines="50" w:line="360" w:lineRule="auto"/>
        <w:ind w:firstLine="284"/>
        <w:jc w:val="both"/>
        <w:rPr>
          <w:rFonts w:ascii="Arial" w:hAnsi="Arial" w:cs="Arial"/>
          <w:i w:val="0"/>
          <w:color w:val="000000"/>
          <w:szCs w:val="24"/>
          <w:shd w:val="clear" w:color="auto" w:fill="FFFFFF"/>
          <w:lang w:eastAsia="es-VE"/>
        </w:rPr>
      </w:pPr>
      <w:r w:rsidRPr="00751A8E">
        <w:rPr>
          <w:rFonts w:ascii="Arial" w:hAnsi="Arial" w:cs="Arial"/>
          <w:i w:val="0"/>
          <w:color w:val="000000"/>
          <w:szCs w:val="24"/>
          <w:shd w:val="clear" w:color="auto" w:fill="FFFFFF"/>
          <w:lang w:eastAsia="es-VE"/>
        </w:rPr>
        <w:t xml:space="preserve">En el  segundo capítulo se </w:t>
      </w:r>
      <w:r w:rsidR="00F9469F" w:rsidRPr="00751A8E">
        <w:rPr>
          <w:rFonts w:ascii="Arial" w:hAnsi="Arial" w:cs="Arial"/>
          <w:i w:val="0"/>
          <w:color w:val="000000"/>
          <w:szCs w:val="24"/>
          <w:shd w:val="clear" w:color="auto" w:fill="FFFFFF"/>
          <w:lang w:eastAsia="es-VE"/>
        </w:rPr>
        <w:t xml:space="preserve">llevó </w:t>
      </w:r>
      <w:r w:rsidRPr="00751A8E">
        <w:rPr>
          <w:rFonts w:ascii="Arial" w:hAnsi="Arial" w:cs="Arial"/>
          <w:i w:val="0"/>
          <w:color w:val="000000"/>
          <w:szCs w:val="24"/>
          <w:shd w:val="clear" w:color="auto" w:fill="FFFFFF"/>
          <w:lang w:eastAsia="es-VE"/>
        </w:rPr>
        <w:t>a cabo el desarrollo del marco teórico conformado a su vez por los antecedentes teóricos, donde se investig</w:t>
      </w:r>
      <w:r w:rsidR="00F9469F" w:rsidRPr="00751A8E">
        <w:rPr>
          <w:rFonts w:ascii="Arial" w:hAnsi="Arial" w:cs="Arial"/>
          <w:i w:val="0"/>
          <w:color w:val="000000"/>
          <w:szCs w:val="24"/>
          <w:shd w:val="clear" w:color="auto" w:fill="FFFFFF"/>
          <w:lang w:eastAsia="es-VE"/>
        </w:rPr>
        <w:t>aron</w:t>
      </w:r>
      <w:r w:rsidRPr="00751A8E">
        <w:rPr>
          <w:rFonts w:ascii="Arial" w:hAnsi="Arial" w:cs="Arial"/>
          <w:i w:val="0"/>
          <w:color w:val="000000"/>
          <w:szCs w:val="24"/>
          <w:shd w:val="clear" w:color="auto" w:fill="FFFFFF"/>
          <w:lang w:eastAsia="es-VE"/>
        </w:rPr>
        <w:t xml:space="preserve"> las bases u orígenes del tema.</w:t>
      </w:r>
    </w:p>
    <w:p w:rsidR="00BB0DE3" w:rsidRDefault="00F559DF" w:rsidP="00366EFD">
      <w:pPr>
        <w:spacing w:afterLines="50" w:line="360" w:lineRule="auto"/>
        <w:ind w:firstLine="284"/>
        <w:jc w:val="both"/>
        <w:rPr>
          <w:rFonts w:ascii="Arial" w:hAnsi="Arial" w:cs="Arial"/>
          <w:i w:val="0"/>
          <w:color w:val="000000"/>
          <w:szCs w:val="24"/>
          <w:shd w:val="clear" w:color="auto" w:fill="FFFFFF"/>
          <w:lang w:eastAsia="es-VE"/>
        </w:rPr>
      </w:pPr>
      <w:r w:rsidRPr="00751A8E">
        <w:rPr>
          <w:rFonts w:ascii="Arial" w:hAnsi="Arial" w:cs="Arial"/>
          <w:i w:val="0"/>
          <w:color w:val="000000"/>
          <w:szCs w:val="24"/>
          <w:shd w:val="clear" w:color="auto" w:fill="FFFFFF"/>
          <w:lang w:eastAsia="es-VE"/>
        </w:rPr>
        <w:t xml:space="preserve">Para el tercer capítulo se </w:t>
      </w:r>
      <w:r w:rsidR="00F9469F" w:rsidRPr="00751A8E">
        <w:rPr>
          <w:rFonts w:ascii="Arial" w:hAnsi="Arial" w:cs="Arial"/>
          <w:i w:val="0"/>
          <w:color w:val="000000"/>
          <w:szCs w:val="24"/>
          <w:shd w:val="clear" w:color="auto" w:fill="FFFFFF"/>
          <w:lang w:eastAsia="es-VE"/>
        </w:rPr>
        <w:t xml:space="preserve">definió </w:t>
      </w:r>
      <w:r w:rsidRPr="00751A8E">
        <w:rPr>
          <w:rFonts w:ascii="Arial" w:hAnsi="Arial" w:cs="Arial"/>
          <w:i w:val="0"/>
          <w:color w:val="000000"/>
          <w:szCs w:val="24"/>
          <w:shd w:val="clear" w:color="auto" w:fill="FFFFFF"/>
          <w:lang w:eastAsia="es-VE"/>
        </w:rPr>
        <w:t>el tipo y diseño de la investigación, la metodología implementada y c</w:t>
      </w:r>
      <w:r w:rsidR="00F9469F" w:rsidRPr="00751A8E">
        <w:rPr>
          <w:rFonts w:ascii="Arial" w:hAnsi="Arial" w:cs="Arial"/>
          <w:i w:val="0"/>
          <w:color w:val="000000"/>
          <w:szCs w:val="24"/>
          <w:shd w:val="clear" w:color="auto" w:fill="FFFFFF"/>
          <w:lang w:eastAsia="es-VE"/>
        </w:rPr>
        <w:t>ó</w:t>
      </w:r>
      <w:r w:rsidRPr="00751A8E">
        <w:rPr>
          <w:rFonts w:ascii="Arial" w:hAnsi="Arial" w:cs="Arial"/>
          <w:i w:val="0"/>
          <w:color w:val="000000"/>
          <w:szCs w:val="24"/>
          <w:shd w:val="clear" w:color="auto" w:fill="FFFFFF"/>
          <w:lang w:eastAsia="es-VE"/>
        </w:rPr>
        <w:t xml:space="preserve">mo </w:t>
      </w:r>
      <w:r w:rsidR="00F9469F" w:rsidRPr="00751A8E">
        <w:rPr>
          <w:rFonts w:ascii="Arial" w:hAnsi="Arial" w:cs="Arial"/>
          <w:i w:val="0"/>
          <w:color w:val="000000"/>
          <w:szCs w:val="24"/>
          <w:shd w:val="clear" w:color="auto" w:fill="FFFFFF"/>
          <w:lang w:eastAsia="es-VE"/>
        </w:rPr>
        <w:t xml:space="preserve">se </w:t>
      </w:r>
      <w:r w:rsidRPr="00751A8E">
        <w:rPr>
          <w:rFonts w:ascii="Arial" w:hAnsi="Arial" w:cs="Arial"/>
          <w:i w:val="0"/>
          <w:color w:val="000000"/>
          <w:szCs w:val="24"/>
          <w:shd w:val="clear" w:color="auto" w:fill="FFFFFF"/>
          <w:lang w:eastAsia="es-VE"/>
        </w:rPr>
        <w:t xml:space="preserve">realizaron las pruebas.   </w:t>
      </w:r>
    </w:p>
    <w:p w:rsidR="00BB0DE3" w:rsidRDefault="00F559DF" w:rsidP="00366EFD">
      <w:pPr>
        <w:spacing w:afterLines="50" w:line="360" w:lineRule="auto"/>
        <w:ind w:firstLine="284"/>
        <w:jc w:val="both"/>
        <w:rPr>
          <w:rFonts w:ascii="Arial" w:hAnsi="Arial" w:cs="Arial"/>
          <w:i w:val="0"/>
          <w:color w:val="000000"/>
          <w:szCs w:val="24"/>
          <w:shd w:val="clear" w:color="auto" w:fill="FFFFFF"/>
          <w:lang w:eastAsia="es-VE"/>
        </w:rPr>
      </w:pPr>
      <w:r w:rsidRPr="00751A8E">
        <w:rPr>
          <w:rFonts w:ascii="Arial" w:hAnsi="Arial" w:cs="Arial"/>
          <w:i w:val="0"/>
          <w:color w:val="000000"/>
          <w:szCs w:val="24"/>
          <w:shd w:val="clear" w:color="auto" w:fill="FFFFFF"/>
          <w:lang w:eastAsia="es-VE"/>
        </w:rPr>
        <w:t xml:space="preserve">Por último, en el cuarto capítulo se realizaron los análisis comparativos y estadísticos de las pruebas.    </w:t>
      </w: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center"/>
        <w:rPr>
          <w:rFonts w:ascii="Arial" w:hAnsi="Arial" w:cs="Arial"/>
          <w:b/>
          <w:i w:val="0"/>
          <w:color w:val="000000"/>
          <w:szCs w:val="24"/>
          <w:shd w:val="clear" w:color="auto" w:fill="FFFFFF"/>
          <w:lang w:eastAsia="es-VE"/>
        </w:rPr>
      </w:pPr>
    </w:p>
    <w:p w:rsidR="00730310" w:rsidRDefault="006560ED" w:rsidP="00366EFD">
      <w:pPr>
        <w:spacing w:afterLines="50" w:line="360" w:lineRule="auto"/>
        <w:ind w:firstLine="284"/>
        <w:jc w:val="center"/>
        <w:rPr>
          <w:rFonts w:ascii="Arial" w:hAnsi="Arial" w:cs="Arial"/>
          <w:b/>
          <w:i w:val="0"/>
          <w:color w:val="000000"/>
          <w:szCs w:val="24"/>
          <w:shd w:val="clear" w:color="auto" w:fill="FFFFFF"/>
          <w:lang w:eastAsia="es-VE"/>
        </w:rPr>
      </w:pPr>
      <w:r>
        <w:rPr>
          <w:rFonts w:ascii="Arial" w:hAnsi="Arial" w:cs="Arial"/>
          <w:b/>
          <w:i w:val="0"/>
          <w:color w:val="000000"/>
          <w:szCs w:val="24"/>
          <w:shd w:val="clear" w:color="auto" w:fill="FFFFFF"/>
          <w:lang w:eastAsia="es-VE"/>
        </w:rPr>
        <w:t>CAPÍTULO</w:t>
      </w:r>
      <w:r w:rsidR="00F559DF" w:rsidRPr="00751A8E">
        <w:rPr>
          <w:rFonts w:ascii="Arial" w:hAnsi="Arial" w:cs="Arial"/>
          <w:b/>
          <w:i w:val="0"/>
          <w:color w:val="000000"/>
          <w:szCs w:val="24"/>
          <w:shd w:val="clear" w:color="auto" w:fill="FFFFFF"/>
          <w:lang w:eastAsia="es-VE"/>
        </w:rPr>
        <w:t xml:space="preserve"> I</w:t>
      </w: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spacing w:afterLines="50" w:line="360" w:lineRule="auto"/>
        <w:ind w:firstLine="284"/>
        <w:jc w:val="both"/>
        <w:rPr>
          <w:rFonts w:ascii="Arial" w:hAnsi="Arial" w:cs="Arial"/>
          <w:i w:val="0"/>
          <w:color w:val="000000"/>
          <w:szCs w:val="24"/>
          <w:shd w:val="clear" w:color="auto" w:fill="FFFFFF"/>
          <w:lang w:eastAsia="es-VE"/>
        </w:rPr>
      </w:pPr>
    </w:p>
    <w:p w:rsidR="00730310" w:rsidRDefault="00730310" w:rsidP="00366EFD">
      <w:pPr>
        <w:tabs>
          <w:tab w:val="left" w:pos="3540"/>
        </w:tabs>
        <w:spacing w:afterLines="50" w:line="360" w:lineRule="auto"/>
        <w:rPr>
          <w:rFonts w:ascii="Arial" w:hAnsi="Arial" w:cs="Arial"/>
          <w:i w:val="0"/>
          <w:color w:val="000000"/>
          <w:szCs w:val="24"/>
          <w:shd w:val="clear" w:color="auto" w:fill="FFFFFF"/>
          <w:lang w:eastAsia="es-VE"/>
        </w:rPr>
      </w:pPr>
    </w:p>
    <w:p w:rsidR="00BB0DE3" w:rsidRDefault="00BB0DE3" w:rsidP="00366EFD">
      <w:pPr>
        <w:tabs>
          <w:tab w:val="left" w:pos="3540"/>
        </w:tabs>
        <w:spacing w:afterLines="100" w:line="480" w:lineRule="auto"/>
        <w:jc w:val="center"/>
        <w:rPr>
          <w:rFonts w:ascii="Arial" w:hAnsi="Arial" w:cs="Arial"/>
          <w:b/>
          <w:i w:val="0"/>
          <w:szCs w:val="24"/>
        </w:rPr>
      </w:pPr>
    </w:p>
    <w:p w:rsidR="00BB0DE3" w:rsidRDefault="006560ED" w:rsidP="00B841D4">
      <w:pPr>
        <w:tabs>
          <w:tab w:val="left" w:pos="3540"/>
        </w:tabs>
        <w:spacing w:line="480" w:lineRule="auto"/>
        <w:jc w:val="center"/>
        <w:rPr>
          <w:rFonts w:ascii="Arial" w:hAnsi="Arial" w:cs="Arial"/>
          <w:b/>
          <w:i w:val="0"/>
          <w:szCs w:val="24"/>
        </w:rPr>
      </w:pPr>
      <w:r>
        <w:rPr>
          <w:rFonts w:ascii="Arial" w:hAnsi="Arial" w:cs="Arial"/>
          <w:b/>
          <w:i w:val="0"/>
          <w:szCs w:val="24"/>
        </w:rPr>
        <w:lastRenderedPageBreak/>
        <w:t>CAPÍTULO</w:t>
      </w:r>
      <w:r w:rsidR="00F559DF" w:rsidRPr="00751A8E">
        <w:rPr>
          <w:rFonts w:ascii="Arial" w:hAnsi="Arial" w:cs="Arial"/>
          <w:b/>
          <w:i w:val="0"/>
          <w:szCs w:val="24"/>
        </w:rPr>
        <w:t xml:space="preserve"> I</w:t>
      </w:r>
    </w:p>
    <w:p w:rsidR="00A72B47" w:rsidRDefault="00F559DF" w:rsidP="00B841D4">
      <w:pPr>
        <w:tabs>
          <w:tab w:val="left" w:pos="3540"/>
        </w:tabs>
        <w:spacing w:line="480" w:lineRule="auto"/>
        <w:jc w:val="center"/>
        <w:rPr>
          <w:rFonts w:ascii="Arial" w:hAnsi="Arial" w:cs="Arial"/>
          <w:b/>
          <w:i w:val="0"/>
          <w:szCs w:val="24"/>
        </w:rPr>
      </w:pPr>
      <w:r w:rsidRPr="00751A8E">
        <w:rPr>
          <w:rFonts w:ascii="Arial" w:hAnsi="Arial" w:cs="Arial"/>
          <w:b/>
          <w:i w:val="0"/>
          <w:szCs w:val="24"/>
        </w:rPr>
        <w:t>PLANTEAMIENTO DEL PROBLEMA</w:t>
      </w:r>
    </w:p>
    <w:p w:rsidR="00BB0DE3" w:rsidRPr="00F45ECA" w:rsidRDefault="005425DF" w:rsidP="004D0F2F">
      <w:pPr>
        <w:tabs>
          <w:tab w:val="left" w:pos="3540"/>
        </w:tabs>
        <w:spacing w:line="480" w:lineRule="auto"/>
        <w:rPr>
          <w:rFonts w:ascii="Arial" w:hAnsi="Arial" w:cs="Arial"/>
          <w:i w:val="0"/>
          <w:szCs w:val="24"/>
        </w:rPr>
      </w:pPr>
      <w:r w:rsidRPr="00F45ECA">
        <w:rPr>
          <w:rFonts w:ascii="Arial" w:eastAsia="Batang" w:hAnsi="Arial" w:cs="Arial"/>
          <w:i w:val="0"/>
          <w:color w:val="000000"/>
          <w:sz w:val="22"/>
          <w:szCs w:val="24"/>
          <w:lang w:eastAsia="ko-KR"/>
        </w:rPr>
        <w:t>1.</w:t>
      </w:r>
      <w:r w:rsidRPr="00F45ECA">
        <w:rPr>
          <w:rFonts w:ascii="Arial" w:eastAsia="Batang" w:hAnsi="Arial" w:cs="Arial"/>
          <w:color w:val="000000"/>
          <w:szCs w:val="24"/>
          <w:lang w:eastAsia="ko-KR"/>
        </w:rPr>
        <w:t xml:space="preserve"> </w:t>
      </w:r>
      <w:r w:rsidRPr="00F45ECA">
        <w:rPr>
          <w:rFonts w:ascii="Arial" w:eastAsia="Batang" w:hAnsi="Arial" w:cs="Arial"/>
          <w:i w:val="0"/>
          <w:color w:val="000000"/>
          <w:szCs w:val="24"/>
          <w:lang w:eastAsia="ko-KR"/>
        </w:rPr>
        <w:t>Planteamiento del problema</w:t>
      </w:r>
      <w:r w:rsidRPr="00F45ECA">
        <w:rPr>
          <w:rFonts w:ascii="Arial" w:eastAsia="Batang" w:hAnsi="Arial" w:cs="Arial"/>
          <w:color w:val="000000"/>
          <w:szCs w:val="24"/>
          <w:lang w:eastAsia="ko-KR"/>
        </w:rPr>
        <w:t xml:space="preserve"> </w:t>
      </w:r>
      <w:r w:rsidR="00C129F4" w:rsidRPr="00F45ECA">
        <w:rPr>
          <w:rFonts w:ascii="Arial" w:eastAsia="Batang" w:hAnsi="Arial" w:cs="Arial"/>
          <w:color w:val="000000"/>
          <w:szCs w:val="24"/>
          <w:lang w:eastAsia="ko-KR"/>
        </w:rPr>
        <w:t xml:space="preserve"> </w:t>
      </w:r>
    </w:p>
    <w:p w:rsidR="00BB0DE3" w:rsidRDefault="00F559DF" w:rsidP="00366EFD">
      <w:pPr>
        <w:tabs>
          <w:tab w:val="left" w:pos="3540"/>
        </w:tabs>
        <w:spacing w:afterLines="50" w:line="360" w:lineRule="auto"/>
        <w:ind w:firstLine="284"/>
        <w:jc w:val="both"/>
        <w:rPr>
          <w:rStyle w:val="apple-style-span"/>
          <w:rFonts w:ascii="Arial" w:hAnsi="Arial" w:cs="Arial"/>
          <w:b/>
          <w:i w:val="0"/>
          <w:szCs w:val="24"/>
        </w:rPr>
      </w:pPr>
      <w:r w:rsidRPr="00C129F4">
        <w:rPr>
          <w:rStyle w:val="apple-style-span"/>
          <w:rFonts w:ascii="Arial" w:hAnsi="Arial" w:cs="Arial"/>
          <w:i w:val="0"/>
          <w:color w:val="000000"/>
          <w:szCs w:val="24"/>
        </w:rPr>
        <w:t xml:space="preserve">Los avances logrados en el área de telecomunicaciones, han permitido que el hombre se desempeñe de una manera más eficiente y esta eficiencia es lo que en gran medida, ha motivado a empresas nuevas a exigir mayores retos a quienes lo desarrollan. De esta forma, se ha llegado a logros de avances tecnológicos creando alternativas de gran impacto. </w:t>
      </w:r>
    </w:p>
    <w:p w:rsidR="00BB0DE3" w:rsidRDefault="00F559DF" w:rsidP="00366EFD">
      <w:pPr>
        <w:spacing w:afterLines="50" w:line="360" w:lineRule="auto"/>
        <w:ind w:firstLine="284"/>
        <w:jc w:val="both"/>
        <w:rPr>
          <w:rStyle w:val="apple-style-span"/>
          <w:rFonts w:ascii="Arial" w:hAnsi="Arial" w:cs="Arial"/>
          <w:i w:val="0"/>
          <w:color w:val="000000"/>
          <w:szCs w:val="24"/>
        </w:rPr>
      </w:pPr>
      <w:r w:rsidRPr="00751A8E">
        <w:rPr>
          <w:rStyle w:val="apple-style-span"/>
          <w:rFonts w:ascii="Arial" w:hAnsi="Arial" w:cs="Arial"/>
          <w:i w:val="0"/>
          <w:color w:val="000000"/>
          <w:szCs w:val="24"/>
        </w:rPr>
        <w:t xml:space="preserve">Uno de los grandes avances que se utiliza en la actualidad es la versión cuatro (4) del Protocolo de Internet; el aumento de usuarios, aplicaciones, servicios y dispositivos provocaron la creación, así como la  migración hacia una nueva versión seis (6) del protocolo de internet (IP por sus siglas en inglés, Internet </w:t>
      </w:r>
      <w:proofErr w:type="spellStart"/>
      <w:r w:rsidRPr="00751A8E">
        <w:rPr>
          <w:rStyle w:val="apple-style-span"/>
          <w:rFonts w:ascii="Arial" w:hAnsi="Arial" w:cs="Arial"/>
          <w:i w:val="0"/>
          <w:color w:val="000000"/>
          <w:szCs w:val="24"/>
        </w:rPr>
        <w:t>Protocol</w:t>
      </w:r>
      <w:proofErr w:type="spellEnd"/>
      <w:r w:rsidRPr="00751A8E">
        <w:rPr>
          <w:rStyle w:val="apple-style-span"/>
          <w:rFonts w:ascii="Arial" w:hAnsi="Arial" w:cs="Arial"/>
          <w:i w:val="0"/>
          <w:color w:val="000000"/>
          <w:szCs w:val="24"/>
        </w:rPr>
        <w:t>) llamada Ipv6, que nos proporciona un espacio de direcciones que se ha ampliado enormemente, lo que permitirá a la Internet crecer en el futuro.</w:t>
      </w:r>
      <w:r w:rsidRPr="00751A8E">
        <w:rPr>
          <w:rStyle w:val="apple-converted-space"/>
          <w:rFonts w:ascii="Arial" w:hAnsi="Arial" w:cs="Arial"/>
          <w:i w:val="0"/>
          <w:color w:val="000000"/>
          <w:szCs w:val="24"/>
        </w:rPr>
        <w:t> </w:t>
      </w:r>
      <w:r w:rsidRPr="00751A8E">
        <w:rPr>
          <w:rStyle w:val="apple-style-span"/>
          <w:rFonts w:ascii="Arial" w:hAnsi="Arial" w:cs="Arial"/>
          <w:i w:val="0"/>
          <w:color w:val="000000"/>
          <w:szCs w:val="24"/>
        </w:rPr>
        <w:t xml:space="preserve"> (</w:t>
      </w:r>
      <w:proofErr w:type="spellStart"/>
      <w:r w:rsidRPr="00751A8E">
        <w:rPr>
          <w:rStyle w:val="apple-style-span"/>
          <w:rFonts w:ascii="Arial" w:hAnsi="Arial" w:cs="Arial"/>
          <w:i w:val="0"/>
          <w:color w:val="000000"/>
          <w:szCs w:val="24"/>
        </w:rPr>
        <w:t>NRO</w:t>
      </w:r>
      <w:proofErr w:type="spellEnd"/>
      <w:r w:rsidRPr="00751A8E">
        <w:rPr>
          <w:rStyle w:val="apple-style-span"/>
          <w:rFonts w:ascii="Arial" w:hAnsi="Arial" w:cs="Arial"/>
          <w:i w:val="0"/>
          <w:color w:val="000000"/>
          <w:szCs w:val="24"/>
        </w:rPr>
        <w:t>, 2010)</w:t>
      </w:r>
    </w:p>
    <w:p w:rsidR="00BB0DE3" w:rsidRDefault="00F559DF" w:rsidP="00366EFD">
      <w:pPr>
        <w:spacing w:afterLines="50" w:line="360" w:lineRule="auto"/>
        <w:ind w:firstLine="284"/>
        <w:jc w:val="both"/>
        <w:rPr>
          <w:rStyle w:val="apple-style-span"/>
          <w:rFonts w:ascii="Arial" w:hAnsi="Arial" w:cs="Arial"/>
          <w:i w:val="0"/>
          <w:color w:val="000000"/>
          <w:szCs w:val="24"/>
        </w:rPr>
      </w:pPr>
      <w:r w:rsidRPr="00751A8E">
        <w:rPr>
          <w:rStyle w:val="apple-style-span"/>
          <w:rFonts w:ascii="Arial" w:hAnsi="Arial" w:cs="Arial"/>
          <w:i w:val="0"/>
          <w:color w:val="000000"/>
          <w:szCs w:val="24"/>
        </w:rPr>
        <w:t>La génesis de este nuevo protocolo no ha venido sólo propiciad</w:t>
      </w:r>
      <w:r w:rsidR="00536937" w:rsidRPr="00751A8E">
        <w:rPr>
          <w:rStyle w:val="apple-style-span"/>
          <w:rFonts w:ascii="Arial" w:hAnsi="Arial" w:cs="Arial"/>
          <w:i w:val="0"/>
          <w:color w:val="000000"/>
          <w:szCs w:val="24"/>
        </w:rPr>
        <w:t>a</w:t>
      </w:r>
      <w:r w:rsidRPr="00751A8E">
        <w:rPr>
          <w:rStyle w:val="apple-style-span"/>
          <w:rFonts w:ascii="Arial" w:hAnsi="Arial" w:cs="Arial"/>
          <w:i w:val="0"/>
          <w:color w:val="000000"/>
          <w:szCs w:val="24"/>
        </w:rPr>
        <w:t xml:space="preserve"> por la escasez de direcciones; si no que introduce un número de mejoras sobre la versión actual como la identificación de paquetes perteneciente a cierto “Flujo” en particular, como por ejemplo el tráfico multimedia, el cual debe llegar en “Tiempo real” y se le puede proporcionar una mayor calidad de servicio (</w:t>
      </w:r>
      <w:proofErr w:type="spellStart"/>
      <w:r w:rsidRPr="00751A8E">
        <w:rPr>
          <w:rStyle w:val="apple-style-span"/>
          <w:rFonts w:ascii="Arial" w:hAnsi="Arial" w:cs="Arial"/>
          <w:i w:val="0"/>
          <w:iCs/>
          <w:color w:val="000000"/>
          <w:szCs w:val="24"/>
        </w:rPr>
        <w:t>Quality</w:t>
      </w:r>
      <w:proofErr w:type="spellEnd"/>
      <w:r w:rsidRPr="00751A8E">
        <w:rPr>
          <w:rStyle w:val="apple-style-span"/>
          <w:rFonts w:ascii="Arial" w:hAnsi="Arial" w:cs="Arial"/>
          <w:i w:val="0"/>
          <w:iCs/>
          <w:color w:val="000000"/>
          <w:szCs w:val="24"/>
        </w:rPr>
        <w:t xml:space="preserve"> of </w:t>
      </w:r>
      <w:proofErr w:type="spellStart"/>
      <w:r w:rsidRPr="00751A8E">
        <w:rPr>
          <w:rStyle w:val="apple-style-span"/>
          <w:rFonts w:ascii="Arial" w:hAnsi="Arial" w:cs="Arial"/>
          <w:i w:val="0"/>
          <w:iCs/>
          <w:color w:val="000000"/>
          <w:szCs w:val="24"/>
        </w:rPr>
        <w:t>Service</w:t>
      </w:r>
      <w:proofErr w:type="spellEnd"/>
      <w:r w:rsidRPr="00751A8E">
        <w:rPr>
          <w:rStyle w:val="apple-style-span"/>
          <w:rFonts w:ascii="Arial" w:hAnsi="Arial" w:cs="Arial"/>
          <w:i w:val="0"/>
          <w:color w:val="000000"/>
          <w:szCs w:val="24"/>
        </w:rPr>
        <w:t>) con respecto a otros clientes. Además, incluye características que serán necesarias para algunos nuevos servicios como la flexibilidad en el direccionamiento y seguridad mediante la autentificación y la privacidad, posibilidad de paquetes con carga útil (datos) de más 65535 bytes, características de movilidad, entre otras (Ferrer-Rocas, 2001).</w:t>
      </w:r>
    </w:p>
    <w:p w:rsidR="007A61FD" w:rsidRDefault="00F559DF" w:rsidP="00366EFD">
      <w:pPr>
        <w:widowControl w:val="0"/>
        <w:spacing w:afterLines="50" w:line="360" w:lineRule="auto"/>
        <w:ind w:firstLine="284"/>
        <w:jc w:val="both"/>
        <w:rPr>
          <w:rStyle w:val="apple-style-span"/>
          <w:rFonts w:ascii="Arial" w:hAnsi="Arial" w:cs="Arial"/>
          <w:i w:val="0"/>
          <w:color w:val="000000"/>
          <w:szCs w:val="24"/>
        </w:rPr>
        <w:sectPr w:rsidR="007A61FD" w:rsidSect="00F45ECA">
          <w:headerReference w:type="default" r:id="rId10"/>
          <w:footerReference w:type="default" r:id="rId11"/>
          <w:pgSz w:w="12242" w:h="15842" w:code="1"/>
          <w:pgMar w:top="1985" w:right="1134" w:bottom="1134" w:left="1701" w:header="1134" w:footer="709" w:gutter="0"/>
          <w:cols w:space="708"/>
          <w:titlePg/>
          <w:docGrid w:linePitch="360"/>
        </w:sectPr>
      </w:pPr>
      <w:r w:rsidRPr="00751A8E">
        <w:rPr>
          <w:rStyle w:val="apple-style-span"/>
          <w:rFonts w:ascii="Arial" w:hAnsi="Arial" w:cs="Arial"/>
          <w:i w:val="0"/>
          <w:color w:val="000000"/>
          <w:szCs w:val="24"/>
        </w:rPr>
        <w:t xml:space="preserve">La creciente demanda de aplicaciones multimedia por parte de los clientes ISP (Internet </w:t>
      </w:r>
      <w:proofErr w:type="spellStart"/>
      <w:r w:rsidRPr="00751A8E">
        <w:rPr>
          <w:rStyle w:val="apple-style-span"/>
          <w:rFonts w:ascii="Arial" w:hAnsi="Arial" w:cs="Arial"/>
          <w:i w:val="0"/>
          <w:color w:val="000000"/>
          <w:szCs w:val="24"/>
        </w:rPr>
        <w:t>Service</w:t>
      </w:r>
      <w:proofErr w:type="spellEnd"/>
      <w:r w:rsidRPr="00751A8E">
        <w:rPr>
          <w:rStyle w:val="apple-style-span"/>
          <w:rFonts w:ascii="Arial" w:hAnsi="Arial" w:cs="Arial"/>
          <w:i w:val="0"/>
          <w:color w:val="000000"/>
          <w:szCs w:val="24"/>
        </w:rPr>
        <w:t xml:space="preserve"> </w:t>
      </w:r>
      <w:proofErr w:type="spellStart"/>
      <w:r w:rsidRPr="00751A8E">
        <w:rPr>
          <w:rStyle w:val="apple-style-span"/>
          <w:rFonts w:ascii="Arial" w:hAnsi="Arial" w:cs="Arial"/>
          <w:i w:val="0"/>
          <w:color w:val="000000"/>
          <w:szCs w:val="24"/>
        </w:rPr>
        <w:t>Providers</w:t>
      </w:r>
      <w:proofErr w:type="spellEnd"/>
      <w:r w:rsidRPr="00751A8E">
        <w:rPr>
          <w:rStyle w:val="apple-style-span"/>
          <w:rFonts w:ascii="Arial" w:hAnsi="Arial" w:cs="Arial"/>
          <w:i w:val="0"/>
          <w:color w:val="000000"/>
          <w:szCs w:val="24"/>
        </w:rPr>
        <w:t>, en inglés), con altas necesidades de ancho de banda, con garantía de Calidad de Servicio, propiciaron la introducción de ATM (</w:t>
      </w:r>
      <w:proofErr w:type="spellStart"/>
      <w:r w:rsidRPr="00751A8E">
        <w:rPr>
          <w:rStyle w:val="apple-style-span"/>
          <w:rFonts w:ascii="Arial" w:hAnsi="Arial" w:cs="Arial"/>
          <w:i w:val="0"/>
          <w:color w:val="000000"/>
          <w:szCs w:val="24"/>
        </w:rPr>
        <w:t>Asyncronous</w:t>
      </w:r>
      <w:proofErr w:type="spellEnd"/>
      <w:r w:rsidRPr="00751A8E">
        <w:rPr>
          <w:rStyle w:val="apple-style-span"/>
          <w:rFonts w:ascii="Arial" w:hAnsi="Arial" w:cs="Arial"/>
          <w:i w:val="0"/>
          <w:color w:val="000000"/>
          <w:szCs w:val="24"/>
        </w:rPr>
        <w:t xml:space="preserve"> Transfer </w:t>
      </w:r>
      <w:proofErr w:type="spellStart"/>
      <w:r w:rsidRPr="00751A8E">
        <w:rPr>
          <w:rStyle w:val="apple-style-span"/>
          <w:rFonts w:ascii="Arial" w:hAnsi="Arial" w:cs="Arial"/>
          <w:i w:val="0"/>
          <w:color w:val="000000"/>
          <w:szCs w:val="24"/>
        </w:rPr>
        <w:t>Mode</w:t>
      </w:r>
      <w:proofErr w:type="spellEnd"/>
      <w:r w:rsidRPr="00751A8E">
        <w:rPr>
          <w:rStyle w:val="apple-style-span"/>
          <w:rFonts w:ascii="Arial" w:hAnsi="Arial" w:cs="Arial"/>
          <w:i w:val="0"/>
          <w:color w:val="000000"/>
          <w:szCs w:val="24"/>
        </w:rPr>
        <w:t>, en inglés). Aún cuando este modelo de IP sobre ATM satisfacía los requisitos de las nuevas aplicaciones, ofreciendo u</w:t>
      </w:r>
      <w:r w:rsidR="007A61FD">
        <w:rPr>
          <w:rStyle w:val="apple-style-span"/>
          <w:rFonts w:ascii="Arial" w:hAnsi="Arial" w:cs="Arial"/>
          <w:i w:val="0"/>
          <w:color w:val="000000"/>
          <w:szCs w:val="24"/>
        </w:rPr>
        <w:t>n encaminamiento inteligente de</w:t>
      </w:r>
    </w:p>
    <w:p w:rsidR="00BB0DE3" w:rsidRDefault="00F559DF" w:rsidP="00366EFD">
      <w:pPr>
        <w:widowControl w:val="0"/>
        <w:spacing w:afterLines="50" w:line="360" w:lineRule="auto"/>
        <w:ind w:firstLine="284"/>
        <w:jc w:val="both"/>
        <w:rPr>
          <w:rFonts w:ascii="Arial" w:hAnsi="Arial" w:cs="Arial"/>
          <w:i w:val="0"/>
          <w:color w:val="000000"/>
          <w:szCs w:val="24"/>
        </w:rPr>
      </w:pPr>
      <w:r w:rsidRPr="00751A8E">
        <w:rPr>
          <w:rStyle w:val="apple-style-span"/>
          <w:rFonts w:ascii="Arial" w:hAnsi="Arial" w:cs="Arial"/>
          <w:i w:val="0"/>
          <w:color w:val="000000"/>
          <w:szCs w:val="24"/>
        </w:rPr>
        <w:lastRenderedPageBreak/>
        <w:t>nivel 3 de los enrutadores IP en la red de acceso y un aumento del ancho de banda y rendimiento de los conmutadores de nivel 2, la arquitectura presentaba ciertas limitaciones en cuanto a costo de los equipos y la dificultad de operar e integrar redes basándose en dos tecnologías muy distintas (</w:t>
      </w:r>
      <w:r w:rsidRPr="00751A8E">
        <w:rPr>
          <w:rFonts w:ascii="Arial" w:hAnsi="Arial" w:cs="Arial"/>
          <w:i w:val="0"/>
          <w:color w:val="000000"/>
          <w:szCs w:val="24"/>
        </w:rPr>
        <w:t>Moya y Millán, 2002).</w:t>
      </w:r>
    </w:p>
    <w:p w:rsidR="00BB0DE3" w:rsidRDefault="00F559DF" w:rsidP="00366EFD">
      <w:pPr>
        <w:widowControl w:val="0"/>
        <w:spacing w:afterLines="50" w:line="360" w:lineRule="auto"/>
        <w:ind w:firstLine="284"/>
        <w:jc w:val="both"/>
        <w:rPr>
          <w:rStyle w:val="apple-style-span"/>
          <w:rFonts w:ascii="Arial" w:hAnsi="Arial" w:cs="Arial"/>
          <w:i w:val="0"/>
          <w:color w:val="000000"/>
          <w:szCs w:val="24"/>
        </w:rPr>
      </w:pPr>
      <w:r w:rsidRPr="00751A8E">
        <w:rPr>
          <w:rStyle w:val="apple-converted-space"/>
          <w:rFonts w:ascii="Arial" w:hAnsi="Arial" w:cs="Arial"/>
          <w:i w:val="0"/>
          <w:color w:val="000000"/>
          <w:szCs w:val="24"/>
        </w:rPr>
        <w:t xml:space="preserve">Motivado por  estas limitaciones </w:t>
      </w:r>
      <w:r w:rsidRPr="00751A8E">
        <w:rPr>
          <w:rStyle w:val="apple-style-span"/>
          <w:rFonts w:ascii="Arial" w:hAnsi="Arial" w:cs="Arial"/>
          <w:i w:val="0"/>
          <w:color w:val="000000"/>
          <w:szCs w:val="24"/>
        </w:rPr>
        <w:t>el</w:t>
      </w:r>
      <w:r w:rsidRPr="00751A8E">
        <w:rPr>
          <w:rStyle w:val="apple-converted-space"/>
          <w:rFonts w:ascii="Arial" w:hAnsi="Arial" w:cs="Arial"/>
          <w:i w:val="0"/>
          <w:color w:val="000000"/>
          <w:szCs w:val="24"/>
        </w:rPr>
        <w:t> </w:t>
      </w:r>
      <w:proofErr w:type="spellStart"/>
      <w:r w:rsidR="005869BB">
        <w:fldChar w:fldCharType="begin"/>
      </w:r>
      <w:r w:rsidR="00C4307C">
        <w:instrText>HYPERLINK "http://www.ietf.org/"</w:instrText>
      </w:r>
      <w:r w:rsidR="005869BB">
        <w:fldChar w:fldCharType="separate"/>
      </w:r>
      <w:r w:rsidRPr="00751A8E">
        <w:rPr>
          <w:rStyle w:val="Hipervnculo"/>
          <w:rFonts w:ascii="Arial" w:hAnsi="Arial" w:cs="Arial"/>
          <w:i w:val="0"/>
          <w:color w:val="000000"/>
          <w:szCs w:val="24"/>
          <w:u w:val="none"/>
        </w:rPr>
        <w:t>IETF</w:t>
      </w:r>
      <w:proofErr w:type="spellEnd"/>
      <w:r w:rsidRPr="00751A8E">
        <w:rPr>
          <w:rStyle w:val="Hipervnculo"/>
          <w:rFonts w:ascii="Arial" w:hAnsi="Arial" w:cs="Arial"/>
          <w:i w:val="0"/>
          <w:color w:val="000000"/>
          <w:szCs w:val="24"/>
          <w:u w:val="none"/>
        </w:rPr>
        <w:t xml:space="preserve"> (</w:t>
      </w:r>
      <w:r w:rsidRPr="00751A8E">
        <w:rPr>
          <w:rStyle w:val="Hipervnculo"/>
          <w:rFonts w:ascii="Arial" w:hAnsi="Arial" w:cs="Arial"/>
          <w:i w:val="0"/>
          <w:iCs/>
          <w:color w:val="000000"/>
          <w:szCs w:val="24"/>
          <w:u w:val="none"/>
        </w:rPr>
        <w:t xml:space="preserve">Internet </w:t>
      </w:r>
      <w:proofErr w:type="spellStart"/>
      <w:r w:rsidRPr="00751A8E">
        <w:rPr>
          <w:rStyle w:val="Hipervnculo"/>
          <w:rFonts w:ascii="Arial" w:hAnsi="Arial" w:cs="Arial"/>
          <w:i w:val="0"/>
          <w:iCs/>
          <w:color w:val="000000"/>
          <w:szCs w:val="24"/>
          <w:u w:val="none"/>
        </w:rPr>
        <w:t>Engineering</w:t>
      </w:r>
      <w:proofErr w:type="spellEnd"/>
      <w:r w:rsidRPr="00751A8E">
        <w:rPr>
          <w:rStyle w:val="Hipervnculo"/>
          <w:rFonts w:ascii="Arial" w:hAnsi="Arial" w:cs="Arial"/>
          <w:i w:val="0"/>
          <w:iCs/>
          <w:color w:val="000000"/>
          <w:szCs w:val="24"/>
          <w:u w:val="none"/>
        </w:rPr>
        <w:t xml:space="preserve"> </w:t>
      </w:r>
      <w:proofErr w:type="spellStart"/>
      <w:r w:rsidRPr="00751A8E">
        <w:rPr>
          <w:rStyle w:val="Hipervnculo"/>
          <w:rFonts w:ascii="Arial" w:hAnsi="Arial" w:cs="Arial"/>
          <w:i w:val="0"/>
          <w:iCs/>
          <w:color w:val="000000"/>
          <w:szCs w:val="24"/>
          <w:u w:val="none"/>
        </w:rPr>
        <w:t>Task</w:t>
      </w:r>
      <w:proofErr w:type="spellEnd"/>
      <w:r w:rsidRPr="00751A8E">
        <w:rPr>
          <w:rStyle w:val="Hipervnculo"/>
          <w:rFonts w:ascii="Arial" w:hAnsi="Arial" w:cs="Arial"/>
          <w:i w:val="0"/>
          <w:iCs/>
          <w:color w:val="000000"/>
          <w:szCs w:val="24"/>
          <w:u w:val="none"/>
        </w:rPr>
        <w:t xml:space="preserve"> </w:t>
      </w:r>
      <w:proofErr w:type="spellStart"/>
      <w:r w:rsidRPr="00751A8E">
        <w:rPr>
          <w:rStyle w:val="Hipervnculo"/>
          <w:rFonts w:ascii="Arial" w:hAnsi="Arial" w:cs="Arial"/>
          <w:i w:val="0"/>
          <w:iCs/>
          <w:color w:val="000000"/>
          <w:szCs w:val="24"/>
          <w:u w:val="none"/>
        </w:rPr>
        <w:t>Force</w:t>
      </w:r>
      <w:proofErr w:type="spellEnd"/>
      <w:r w:rsidRPr="00751A8E">
        <w:rPr>
          <w:rStyle w:val="Hipervnculo"/>
          <w:rFonts w:ascii="Arial" w:hAnsi="Arial" w:cs="Arial"/>
          <w:i w:val="0"/>
          <w:iCs/>
          <w:color w:val="000000"/>
          <w:szCs w:val="24"/>
          <w:u w:val="none"/>
        </w:rPr>
        <w:t>, en inglés</w:t>
      </w:r>
      <w:r w:rsidRPr="00751A8E">
        <w:rPr>
          <w:rStyle w:val="Hipervnculo"/>
          <w:rFonts w:ascii="Arial" w:hAnsi="Arial" w:cs="Arial"/>
          <w:i w:val="0"/>
          <w:color w:val="000000"/>
          <w:szCs w:val="24"/>
          <w:u w:val="none"/>
        </w:rPr>
        <w:t>)</w:t>
      </w:r>
      <w:r w:rsidR="005869BB">
        <w:fldChar w:fldCharType="end"/>
      </w:r>
      <w:r w:rsidRPr="00751A8E">
        <w:rPr>
          <w:rStyle w:val="apple-converted-space"/>
          <w:rFonts w:ascii="Arial" w:hAnsi="Arial" w:cs="Arial"/>
          <w:i w:val="0"/>
          <w:color w:val="000000"/>
          <w:szCs w:val="24"/>
        </w:rPr>
        <w:t xml:space="preserve"> </w:t>
      </w:r>
      <w:r w:rsidRPr="00751A8E">
        <w:rPr>
          <w:rStyle w:val="apple-style-span"/>
          <w:rFonts w:ascii="Arial" w:hAnsi="Arial" w:cs="Arial"/>
          <w:i w:val="0"/>
          <w:color w:val="000000"/>
          <w:szCs w:val="24"/>
        </w:rPr>
        <w:t>establece el grupo de trabajo</w:t>
      </w:r>
      <w:r w:rsidRPr="00751A8E">
        <w:rPr>
          <w:rStyle w:val="apple-converted-space"/>
          <w:rFonts w:ascii="Arial" w:hAnsi="Arial" w:cs="Arial"/>
          <w:i w:val="0"/>
          <w:color w:val="000000"/>
          <w:szCs w:val="24"/>
        </w:rPr>
        <w:t> </w:t>
      </w:r>
      <w:r w:rsidRPr="00751A8E">
        <w:rPr>
          <w:rStyle w:val="apple-style-span"/>
          <w:rFonts w:ascii="Arial" w:hAnsi="Arial" w:cs="Arial"/>
          <w:i w:val="0"/>
          <w:color w:val="000000"/>
          <w:szCs w:val="24"/>
        </w:rPr>
        <w:t>MPLS (</w:t>
      </w:r>
      <w:proofErr w:type="spellStart"/>
      <w:r w:rsidRPr="00751A8E">
        <w:rPr>
          <w:rStyle w:val="apple-style-span"/>
          <w:rFonts w:ascii="Arial" w:hAnsi="Arial" w:cs="Arial"/>
          <w:i w:val="0"/>
          <w:iCs/>
          <w:color w:val="000000"/>
          <w:szCs w:val="24"/>
        </w:rPr>
        <w:t>MultiProtocol</w:t>
      </w:r>
      <w:proofErr w:type="spellEnd"/>
      <w:r w:rsidRPr="00751A8E">
        <w:rPr>
          <w:rStyle w:val="apple-style-span"/>
          <w:rFonts w:ascii="Arial" w:hAnsi="Arial" w:cs="Arial"/>
          <w:i w:val="0"/>
          <w:iCs/>
          <w:color w:val="000000"/>
          <w:szCs w:val="24"/>
        </w:rPr>
        <w:t xml:space="preserve"> </w:t>
      </w:r>
      <w:proofErr w:type="spellStart"/>
      <w:r w:rsidRPr="00751A8E">
        <w:rPr>
          <w:rStyle w:val="apple-style-span"/>
          <w:rFonts w:ascii="Arial" w:hAnsi="Arial" w:cs="Arial"/>
          <w:i w:val="0"/>
          <w:iCs/>
          <w:color w:val="000000"/>
          <w:szCs w:val="24"/>
        </w:rPr>
        <w:t>Label</w:t>
      </w:r>
      <w:proofErr w:type="spellEnd"/>
      <w:r w:rsidRPr="00751A8E">
        <w:rPr>
          <w:rStyle w:val="apple-style-span"/>
          <w:rFonts w:ascii="Arial" w:hAnsi="Arial" w:cs="Arial"/>
          <w:i w:val="0"/>
          <w:iCs/>
          <w:color w:val="000000"/>
          <w:szCs w:val="24"/>
        </w:rPr>
        <w:t xml:space="preserve"> </w:t>
      </w:r>
      <w:proofErr w:type="spellStart"/>
      <w:r w:rsidRPr="00751A8E">
        <w:rPr>
          <w:rStyle w:val="apple-style-span"/>
          <w:rFonts w:ascii="Arial" w:hAnsi="Arial" w:cs="Arial"/>
          <w:i w:val="0"/>
          <w:iCs/>
          <w:color w:val="000000"/>
          <w:szCs w:val="24"/>
        </w:rPr>
        <w:t>Switching</w:t>
      </w:r>
      <w:proofErr w:type="spellEnd"/>
      <w:r w:rsidRPr="00751A8E">
        <w:rPr>
          <w:rStyle w:val="apple-style-span"/>
          <w:rFonts w:ascii="Arial" w:hAnsi="Arial" w:cs="Arial"/>
          <w:i w:val="0"/>
          <w:iCs/>
          <w:color w:val="000000"/>
          <w:szCs w:val="24"/>
        </w:rPr>
        <w:t>, en inglés</w:t>
      </w:r>
      <w:r w:rsidRPr="00751A8E">
        <w:rPr>
          <w:rStyle w:val="apple-style-span"/>
          <w:rFonts w:ascii="Arial" w:hAnsi="Arial" w:cs="Arial"/>
          <w:i w:val="0"/>
          <w:color w:val="000000"/>
          <w:szCs w:val="24"/>
        </w:rPr>
        <w:t>)</w:t>
      </w:r>
      <w:r w:rsidRPr="00751A8E">
        <w:rPr>
          <w:rStyle w:val="apple-converted-space"/>
          <w:rFonts w:ascii="Arial" w:hAnsi="Arial" w:cs="Arial"/>
          <w:i w:val="0"/>
          <w:color w:val="000000"/>
          <w:szCs w:val="24"/>
        </w:rPr>
        <w:t xml:space="preserve"> </w:t>
      </w:r>
      <w:r w:rsidRPr="00751A8E">
        <w:rPr>
          <w:rStyle w:val="apple-style-span"/>
          <w:rFonts w:ascii="Arial" w:hAnsi="Arial" w:cs="Arial"/>
          <w:i w:val="0"/>
          <w:color w:val="000000"/>
          <w:szCs w:val="24"/>
        </w:rPr>
        <w:t>para producir un estándar que unificase las soluciones propietarias de conmutación de nivel 2. Por lo tanto, MPLS es un protocolo de red que simplifica la retransmisión de los paquetes, al utilizar etiquetas de longitud fija en vez de direcciones, proporcionando los beneficios de la ingeniería de tráfico como una mayor escalabilidad, entre otras. Esta tecnología puede ser aplicada a cualquier tipo de red y está diseñado para operar sobre cualquier tecnología en el nivel de enlace (</w:t>
      </w:r>
      <w:r w:rsidRPr="00751A8E">
        <w:rPr>
          <w:rFonts w:ascii="Arial" w:hAnsi="Arial" w:cs="Arial"/>
          <w:i w:val="0"/>
          <w:color w:val="000000"/>
          <w:szCs w:val="24"/>
        </w:rPr>
        <w:t>Moya y Millán, 2002</w:t>
      </w:r>
      <w:r w:rsidRPr="00751A8E">
        <w:rPr>
          <w:rStyle w:val="apple-style-span"/>
          <w:rFonts w:ascii="Arial" w:hAnsi="Arial" w:cs="Arial"/>
          <w:i w:val="0"/>
          <w:color w:val="000000"/>
          <w:szCs w:val="24"/>
        </w:rPr>
        <w:t xml:space="preserve">). </w:t>
      </w:r>
    </w:p>
    <w:p w:rsidR="00BB0DE3" w:rsidRDefault="00F559DF" w:rsidP="00366EFD">
      <w:pPr>
        <w:pStyle w:val="NormalWeb"/>
        <w:spacing w:before="0" w:beforeAutospacing="0" w:afterLines="50" w:afterAutospacing="0" w:line="360" w:lineRule="auto"/>
        <w:ind w:firstLine="284"/>
        <w:jc w:val="both"/>
        <w:rPr>
          <w:rStyle w:val="apple-style-span"/>
          <w:rFonts w:ascii="Arial" w:hAnsi="Arial" w:cs="Arial"/>
          <w:i/>
          <w:color w:val="000000"/>
          <w:szCs w:val="20"/>
        </w:rPr>
      </w:pPr>
      <w:r w:rsidRPr="00751A8E">
        <w:rPr>
          <w:rStyle w:val="apple-style-span"/>
          <w:rFonts w:ascii="Arial" w:hAnsi="Arial" w:cs="Arial"/>
          <w:color w:val="000000"/>
        </w:rPr>
        <w:t xml:space="preserve">Al relacionar los criterios de uso de MPLS con respecto a las bondades que puede brindar Ipv6, surge la inquietud de determinar si estas nuevas características pueden afectar el desempeño de una red con los servicios descritos, debido a los escasos estudios realizados a la fecha. El análisis exhaustivo que se realiza de la cabecera IP durante el etiquetado de paquetes en MPLS, así como el proceso de encaminamiento IP y MPLS, según lo refiere </w:t>
      </w:r>
      <w:proofErr w:type="spellStart"/>
      <w:r w:rsidRPr="00751A8E">
        <w:rPr>
          <w:rStyle w:val="apple-style-span"/>
          <w:rFonts w:ascii="Arial" w:hAnsi="Arial" w:cs="Arial"/>
          <w:color w:val="000000"/>
        </w:rPr>
        <w:t>Boada</w:t>
      </w:r>
      <w:proofErr w:type="spellEnd"/>
      <w:r w:rsidRPr="00751A8E">
        <w:rPr>
          <w:rStyle w:val="apple-style-span"/>
          <w:rFonts w:ascii="Arial" w:hAnsi="Arial" w:cs="Arial"/>
          <w:color w:val="000000"/>
        </w:rPr>
        <w:t xml:space="preserve"> y otros (2005), podrían crear un aumento en las latencias de la red, y por consiguiente una degeneración en la red. </w:t>
      </w:r>
    </w:p>
    <w:p w:rsidR="00BB0DE3" w:rsidRDefault="00F559DF" w:rsidP="00366EFD">
      <w:pPr>
        <w:pStyle w:val="NormalWeb"/>
        <w:spacing w:before="0" w:beforeAutospacing="0" w:afterLines="50" w:afterAutospacing="0" w:line="360" w:lineRule="auto"/>
        <w:ind w:firstLine="284"/>
        <w:jc w:val="both"/>
        <w:rPr>
          <w:rFonts w:ascii="Arial" w:hAnsi="Arial" w:cs="Arial"/>
          <w:color w:val="000000"/>
        </w:rPr>
      </w:pPr>
      <w:r w:rsidRPr="00751A8E">
        <w:rPr>
          <w:rStyle w:val="apple-style-span"/>
          <w:rFonts w:ascii="Arial" w:hAnsi="Arial" w:cs="Arial"/>
          <w:color w:val="000000"/>
        </w:rPr>
        <w:t>Asimismo, dado</w:t>
      </w:r>
      <w:r w:rsidRPr="00751A8E">
        <w:rPr>
          <w:rFonts w:ascii="Arial" w:hAnsi="Arial" w:cs="Arial"/>
          <w:color w:val="000000"/>
        </w:rPr>
        <w:t xml:space="preserve"> que los mecanismos de traducción (Ipv6-Ipv4) dependen normalmente del proceso de conmutación de paquetes, pueden experimentarse limitaciones significativas en el rendimiento. En la mayoría de estos mecanismos debe</w:t>
      </w:r>
      <w:r w:rsidR="00F9469F" w:rsidRPr="00751A8E">
        <w:rPr>
          <w:rFonts w:ascii="Arial" w:hAnsi="Arial" w:cs="Arial"/>
        </w:rPr>
        <w:t>ría</w:t>
      </w:r>
      <w:r w:rsidRPr="00751A8E">
        <w:rPr>
          <w:rFonts w:ascii="Arial" w:hAnsi="Arial" w:cs="Arial"/>
        </w:rPr>
        <w:t>n</w:t>
      </w:r>
      <w:r w:rsidRPr="00751A8E">
        <w:rPr>
          <w:rFonts w:ascii="Arial" w:hAnsi="Arial" w:cs="Arial"/>
          <w:color w:val="000000"/>
        </w:rPr>
        <w:t xml:space="preserve"> tenerse en cuenta cuando estos se integren en un despliegue planificado del Ipv6</w:t>
      </w:r>
      <w:r w:rsidR="00F9469F" w:rsidRPr="00751A8E">
        <w:rPr>
          <w:rFonts w:ascii="Arial" w:hAnsi="Arial" w:cs="Arial"/>
          <w:color w:val="000000"/>
        </w:rPr>
        <w:t>, tal y como lo afirma</w:t>
      </w:r>
      <w:r w:rsidRPr="00751A8E">
        <w:rPr>
          <w:rFonts w:ascii="Arial" w:hAnsi="Arial" w:cs="Arial"/>
          <w:color w:val="000000"/>
        </w:rPr>
        <w:t xml:space="preserve"> </w:t>
      </w:r>
      <w:proofErr w:type="spellStart"/>
      <w:r w:rsidRPr="00751A8E">
        <w:rPr>
          <w:rFonts w:ascii="Arial" w:hAnsi="Arial" w:cs="Arial"/>
          <w:color w:val="000000"/>
        </w:rPr>
        <w:t>Boada</w:t>
      </w:r>
      <w:proofErr w:type="spellEnd"/>
      <w:r w:rsidRPr="00751A8E">
        <w:rPr>
          <w:rFonts w:ascii="Arial" w:hAnsi="Arial" w:cs="Arial"/>
          <w:color w:val="000000"/>
        </w:rPr>
        <w:t xml:space="preserve"> y otros </w:t>
      </w:r>
      <w:r w:rsidR="00F9469F" w:rsidRPr="00751A8E">
        <w:rPr>
          <w:rFonts w:ascii="Arial" w:hAnsi="Arial" w:cs="Arial"/>
          <w:color w:val="000000"/>
        </w:rPr>
        <w:t>(</w:t>
      </w:r>
      <w:r w:rsidR="00211DDE" w:rsidRPr="00751A8E">
        <w:rPr>
          <w:rFonts w:ascii="Arial" w:hAnsi="Arial" w:cs="Arial"/>
          <w:color w:val="000000"/>
        </w:rPr>
        <w:t>2005).</w:t>
      </w:r>
    </w:p>
    <w:p w:rsidR="00BB0DE3" w:rsidRDefault="00F559DF" w:rsidP="00366EFD">
      <w:pPr>
        <w:pStyle w:val="NormalWeb"/>
        <w:spacing w:before="0" w:beforeAutospacing="0" w:afterLines="200" w:afterAutospacing="0" w:line="360" w:lineRule="auto"/>
        <w:ind w:firstLine="284"/>
        <w:jc w:val="both"/>
        <w:rPr>
          <w:rFonts w:ascii="Arial" w:hAnsi="Arial" w:cs="Arial"/>
          <w:color w:val="000000"/>
        </w:rPr>
      </w:pPr>
      <w:r w:rsidRPr="00751A8E">
        <w:rPr>
          <w:rStyle w:val="apple-style-span"/>
          <w:rFonts w:ascii="Arial" w:hAnsi="Arial" w:cs="Arial"/>
          <w:color w:val="000000"/>
        </w:rPr>
        <w:t>En relación a lo antes expuesto, esta investigación buscó implementar una topología de servicio de red basada en MPLS (</w:t>
      </w:r>
      <w:proofErr w:type="spellStart"/>
      <w:r w:rsidRPr="00751A8E">
        <w:rPr>
          <w:rStyle w:val="apple-style-span"/>
          <w:rFonts w:ascii="Arial" w:hAnsi="Arial" w:cs="Arial"/>
          <w:bCs/>
          <w:iCs/>
          <w:color w:val="000000"/>
        </w:rPr>
        <w:t>MultiProtocol</w:t>
      </w:r>
      <w:proofErr w:type="spellEnd"/>
      <w:r w:rsidRPr="00751A8E">
        <w:rPr>
          <w:rStyle w:val="apple-style-span"/>
          <w:rFonts w:ascii="Arial" w:hAnsi="Arial" w:cs="Arial"/>
          <w:bCs/>
          <w:iCs/>
          <w:color w:val="000000"/>
        </w:rPr>
        <w:t xml:space="preserve"> </w:t>
      </w:r>
      <w:proofErr w:type="spellStart"/>
      <w:r w:rsidRPr="00751A8E">
        <w:rPr>
          <w:rStyle w:val="apple-style-span"/>
          <w:rFonts w:ascii="Arial" w:hAnsi="Arial" w:cs="Arial"/>
          <w:bCs/>
          <w:iCs/>
          <w:color w:val="000000"/>
        </w:rPr>
        <w:t>Label</w:t>
      </w:r>
      <w:proofErr w:type="spellEnd"/>
      <w:r w:rsidRPr="00751A8E">
        <w:rPr>
          <w:rStyle w:val="apple-style-span"/>
          <w:rFonts w:ascii="Arial" w:hAnsi="Arial" w:cs="Arial"/>
          <w:bCs/>
          <w:iCs/>
          <w:color w:val="000000"/>
        </w:rPr>
        <w:t xml:space="preserve"> </w:t>
      </w:r>
      <w:proofErr w:type="spellStart"/>
      <w:r w:rsidRPr="00751A8E">
        <w:rPr>
          <w:rStyle w:val="apple-style-span"/>
          <w:rFonts w:ascii="Arial" w:hAnsi="Arial" w:cs="Arial"/>
          <w:bCs/>
          <w:iCs/>
          <w:color w:val="000000"/>
        </w:rPr>
        <w:t>Switching</w:t>
      </w:r>
      <w:proofErr w:type="spellEnd"/>
      <w:r w:rsidRPr="00751A8E">
        <w:rPr>
          <w:rStyle w:val="apple-style-span"/>
          <w:rFonts w:ascii="Arial" w:hAnsi="Arial" w:cs="Arial"/>
          <w:bCs/>
          <w:iCs/>
          <w:color w:val="000000"/>
        </w:rPr>
        <w:t>, en inglés</w:t>
      </w:r>
      <w:r w:rsidRPr="00751A8E">
        <w:rPr>
          <w:rStyle w:val="apple-style-span"/>
          <w:rFonts w:ascii="Arial" w:hAnsi="Arial" w:cs="Arial"/>
          <w:color w:val="000000"/>
        </w:rPr>
        <w:t>) a fin de evaluar la influencia del nuevo protocolo de Internet Ipv6</w:t>
      </w:r>
      <w:r w:rsidR="006D1BF8" w:rsidRPr="00751A8E">
        <w:rPr>
          <w:rStyle w:val="apple-style-span"/>
          <w:rFonts w:ascii="Arial" w:hAnsi="Arial" w:cs="Arial"/>
          <w:color w:val="000000"/>
        </w:rPr>
        <w:t xml:space="preserve"> en su rendimiento,</w:t>
      </w:r>
      <w:r w:rsidRPr="00751A8E">
        <w:rPr>
          <w:rStyle w:val="apple-style-span"/>
          <w:rFonts w:ascii="Arial" w:hAnsi="Arial" w:cs="Arial"/>
          <w:color w:val="000000"/>
        </w:rPr>
        <w:t xml:space="preserve"> en condiciones aplicables a métodos de traducción ya definidos, con el </w:t>
      </w:r>
      <w:r w:rsidR="006D1BF8" w:rsidRPr="00751A8E">
        <w:rPr>
          <w:rStyle w:val="apple-style-span"/>
          <w:rFonts w:ascii="Arial" w:hAnsi="Arial" w:cs="Arial"/>
          <w:color w:val="000000"/>
        </w:rPr>
        <w:t xml:space="preserve">propósito </w:t>
      </w:r>
      <w:r w:rsidRPr="00751A8E">
        <w:rPr>
          <w:rStyle w:val="apple-style-span"/>
          <w:rFonts w:ascii="Arial" w:hAnsi="Arial" w:cs="Arial"/>
          <w:color w:val="000000"/>
        </w:rPr>
        <w:t xml:space="preserve">de </w:t>
      </w:r>
      <w:r w:rsidRPr="00751A8E">
        <w:rPr>
          <w:rStyle w:val="apple-style-span"/>
          <w:rFonts w:ascii="Arial" w:hAnsi="Arial" w:cs="Arial"/>
          <w:color w:val="000000"/>
        </w:rPr>
        <w:lastRenderedPageBreak/>
        <w:t xml:space="preserve">promover el uso </w:t>
      </w:r>
      <w:r w:rsidR="006D1BF8" w:rsidRPr="00751A8E">
        <w:rPr>
          <w:rStyle w:val="apple-style-span"/>
          <w:rFonts w:ascii="Arial" w:hAnsi="Arial" w:cs="Arial"/>
          <w:color w:val="000000"/>
        </w:rPr>
        <w:t xml:space="preserve">de </w:t>
      </w:r>
      <w:r w:rsidRPr="00751A8E">
        <w:rPr>
          <w:rStyle w:val="apple-style-span"/>
          <w:rFonts w:ascii="Arial" w:hAnsi="Arial" w:cs="Arial"/>
          <w:color w:val="000000"/>
        </w:rPr>
        <w:t xml:space="preserve">Ipv6 en ambientes similares y generar métricas para su implementación a otros niveles. </w:t>
      </w:r>
    </w:p>
    <w:p w:rsidR="00BB0DE3" w:rsidRPr="00F45ECA" w:rsidRDefault="00F559DF" w:rsidP="004D0F2F">
      <w:pPr>
        <w:pStyle w:val="NormalWeb"/>
        <w:spacing w:before="0" w:beforeAutospacing="0" w:after="0" w:afterAutospacing="0" w:line="480" w:lineRule="auto"/>
        <w:rPr>
          <w:rFonts w:ascii="Arial" w:hAnsi="Arial" w:cs="Arial"/>
          <w:color w:val="000000"/>
        </w:rPr>
      </w:pPr>
      <w:r w:rsidRPr="00F45ECA">
        <w:rPr>
          <w:rFonts w:ascii="Arial" w:hAnsi="Arial" w:cs="Arial"/>
          <w:color w:val="000000"/>
        </w:rPr>
        <w:t xml:space="preserve">2. </w:t>
      </w:r>
      <w:r w:rsidR="00183F9B" w:rsidRPr="00F45ECA">
        <w:rPr>
          <w:rFonts w:ascii="Arial" w:hAnsi="Arial" w:cs="Arial"/>
          <w:color w:val="000000"/>
        </w:rPr>
        <w:t>Formulación del problema</w:t>
      </w:r>
    </w:p>
    <w:p w:rsidR="00BB0DE3" w:rsidRDefault="00F559DF" w:rsidP="00366EFD">
      <w:pPr>
        <w:spacing w:afterLines="200" w:line="360" w:lineRule="auto"/>
        <w:ind w:firstLine="284"/>
        <w:jc w:val="both"/>
        <w:rPr>
          <w:rFonts w:ascii="Arial" w:eastAsia="Batang" w:hAnsi="Arial" w:cs="Arial"/>
          <w:bCs/>
          <w:i w:val="0"/>
          <w:iCs/>
          <w:color w:val="000000"/>
          <w:szCs w:val="24"/>
        </w:rPr>
      </w:pPr>
      <w:r w:rsidRPr="00751A8E">
        <w:rPr>
          <w:rFonts w:ascii="Arial" w:hAnsi="Arial" w:cs="Arial"/>
          <w:i w:val="0"/>
          <w:color w:val="000000"/>
          <w:szCs w:val="24"/>
        </w:rPr>
        <w:t xml:space="preserve">¿Podrá determinarse la influencia del protocolo Ipv6 </w:t>
      </w:r>
      <w:r w:rsidRPr="00751A8E">
        <w:rPr>
          <w:rFonts w:ascii="Arial" w:eastAsia="Batang" w:hAnsi="Arial" w:cs="Arial"/>
          <w:bCs/>
          <w:i w:val="0"/>
          <w:iCs/>
          <w:color w:val="000000"/>
          <w:szCs w:val="24"/>
        </w:rPr>
        <w:t>en redes basadas en MPLS (</w:t>
      </w:r>
      <w:proofErr w:type="spellStart"/>
      <w:r w:rsidRPr="00751A8E">
        <w:rPr>
          <w:rFonts w:ascii="Arial" w:eastAsia="Batang" w:hAnsi="Arial" w:cs="Arial"/>
          <w:bCs/>
          <w:i w:val="0"/>
          <w:iCs/>
          <w:color w:val="000000"/>
          <w:szCs w:val="24"/>
        </w:rPr>
        <w:t>Multiprotocol</w:t>
      </w:r>
      <w:proofErr w:type="spellEnd"/>
      <w:r w:rsidRPr="00751A8E">
        <w:rPr>
          <w:rFonts w:ascii="Arial" w:eastAsia="Batang" w:hAnsi="Arial" w:cs="Arial"/>
          <w:bCs/>
          <w:i w:val="0"/>
          <w:iCs/>
          <w:color w:val="000000"/>
          <w:szCs w:val="24"/>
        </w:rPr>
        <w:t xml:space="preserve"> </w:t>
      </w:r>
      <w:proofErr w:type="spellStart"/>
      <w:r w:rsidRPr="00751A8E">
        <w:rPr>
          <w:rFonts w:ascii="Arial" w:eastAsia="Batang" w:hAnsi="Arial" w:cs="Arial"/>
          <w:bCs/>
          <w:i w:val="0"/>
          <w:iCs/>
          <w:color w:val="000000"/>
          <w:szCs w:val="24"/>
        </w:rPr>
        <w:t>Label</w:t>
      </w:r>
      <w:proofErr w:type="spellEnd"/>
      <w:r w:rsidRPr="00751A8E">
        <w:rPr>
          <w:rFonts w:ascii="Arial" w:eastAsia="Batang" w:hAnsi="Arial" w:cs="Arial"/>
          <w:bCs/>
          <w:i w:val="0"/>
          <w:iCs/>
          <w:color w:val="000000"/>
          <w:szCs w:val="24"/>
        </w:rPr>
        <w:t xml:space="preserve"> </w:t>
      </w:r>
      <w:proofErr w:type="spellStart"/>
      <w:r w:rsidRPr="00751A8E">
        <w:rPr>
          <w:rFonts w:ascii="Arial" w:eastAsia="Batang" w:hAnsi="Arial" w:cs="Arial"/>
          <w:bCs/>
          <w:i w:val="0"/>
          <w:iCs/>
          <w:color w:val="000000"/>
          <w:szCs w:val="24"/>
        </w:rPr>
        <w:t>Switching</w:t>
      </w:r>
      <w:proofErr w:type="spellEnd"/>
      <w:r w:rsidRPr="00751A8E">
        <w:rPr>
          <w:rFonts w:ascii="Arial" w:eastAsia="Batang" w:hAnsi="Arial" w:cs="Arial"/>
          <w:bCs/>
          <w:i w:val="0"/>
          <w:iCs/>
          <w:color w:val="000000"/>
          <w:szCs w:val="24"/>
        </w:rPr>
        <w:t>)?</w:t>
      </w:r>
    </w:p>
    <w:p w:rsidR="00BB0DE3" w:rsidRPr="00F45ECA" w:rsidRDefault="00F559DF" w:rsidP="004D0F2F">
      <w:pPr>
        <w:spacing w:line="480" w:lineRule="auto"/>
        <w:rPr>
          <w:rFonts w:ascii="Arial" w:hAnsi="Arial" w:cs="Arial"/>
          <w:i w:val="0"/>
          <w:color w:val="000000"/>
          <w:szCs w:val="24"/>
        </w:rPr>
      </w:pPr>
      <w:r w:rsidRPr="00F45ECA">
        <w:rPr>
          <w:rFonts w:ascii="Arial" w:hAnsi="Arial" w:cs="Arial"/>
          <w:i w:val="0"/>
          <w:color w:val="000000"/>
          <w:szCs w:val="24"/>
        </w:rPr>
        <w:t xml:space="preserve">3. </w:t>
      </w:r>
      <w:r w:rsidR="002474A9" w:rsidRPr="00F45ECA">
        <w:rPr>
          <w:rFonts w:ascii="Arial" w:hAnsi="Arial" w:cs="Arial"/>
          <w:i w:val="0"/>
          <w:color w:val="000000"/>
          <w:szCs w:val="24"/>
        </w:rPr>
        <w:t>Objetivos de la Investigación</w:t>
      </w:r>
    </w:p>
    <w:p w:rsidR="00BB0DE3" w:rsidRPr="00F45ECA" w:rsidRDefault="00F559DF" w:rsidP="004D0F2F">
      <w:pPr>
        <w:spacing w:line="480" w:lineRule="auto"/>
        <w:ind w:firstLine="284"/>
        <w:rPr>
          <w:rFonts w:ascii="Arial" w:hAnsi="Arial" w:cs="Arial"/>
          <w:i w:val="0"/>
          <w:color w:val="000000"/>
          <w:szCs w:val="24"/>
        </w:rPr>
      </w:pPr>
      <w:r w:rsidRPr="00F45ECA">
        <w:rPr>
          <w:rFonts w:ascii="Arial" w:hAnsi="Arial" w:cs="Arial"/>
          <w:i w:val="0"/>
          <w:color w:val="000000"/>
          <w:szCs w:val="24"/>
        </w:rPr>
        <w:t>3.1 Objetivo general</w:t>
      </w:r>
    </w:p>
    <w:p w:rsidR="00BB0DE3" w:rsidRDefault="00F559DF" w:rsidP="00366EFD">
      <w:pPr>
        <w:spacing w:afterLines="200" w:line="360" w:lineRule="auto"/>
        <w:ind w:left="284" w:firstLine="284"/>
        <w:jc w:val="both"/>
        <w:rPr>
          <w:rFonts w:ascii="Arial" w:eastAsia="Batang" w:hAnsi="Arial" w:cs="Arial"/>
          <w:bCs/>
          <w:i w:val="0"/>
          <w:iCs/>
          <w:color w:val="000000"/>
          <w:szCs w:val="24"/>
        </w:rPr>
      </w:pPr>
      <w:r w:rsidRPr="00751A8E">
        <w:rPr>
          <w:rFonts w:ascii="Arial" w:hAnsi="Arial" w:cs="Arial"/>
          <w:i w:val="0"/>
          <w:color w:val="000000"/>
          <w:szCs w:val="24"/>
        </w:rPr>
        <w:t xml:space="preserve">Evaluar la influencia del protocolo Ipv6 </w:t>
      </w:r>
      <w:r w:rsidRPr="00751A8E">
        <w:rPr>
          <w:rFonts w:ascii="Arial" w:eastAsia="Batang" w:hAnsi="Arial" w:cs="Arial"/>
          <w:bCs/>
          <w:i w:val="0"/>
          <w:iCs/>
          <w:color w:val="000000"/>
          <w:szCs w:val="24"/>
        </w:rPr>
        <w:t>en redes basadas en MPLS (</w:t>
      </w:r>
      <w:proofErr w:type="spellStart"/>
      <w:r w:rsidRPr="00751A8E">
        <w:rPr>
          <w:rFonts w:ascii="Arial" w:eastAsia="Batang" w:hAnsi="Arial" w:cs="Arial"/>
          <w:bCs/>
          <w:i w:val="0"/>
          <w:iCs/>
          <w:color w:val="000000"/>
          <w:szCs w:val="24"/>
        </w:rPr>
        <w:t>Multiprotocol</w:t>
      </w:r>
      <w:proofErr w:type="spellEnd"/>
      <w:r w:rsidRPr="00751A8E">
        <w:rPr>
          <w:rFonts w:ascii="Arial" w:eastAsia="Batang" w:hAnsi="Arial" w:cs="Arial"/>
          <w:bCs/>
          <w:i w:val="0"/>
          <w:iCs/>
          <w:color w:val="000000"/>
          <w:szCs w:val="24"/>
        </w:rPr>
        <w:t xml:space="preserve"> </w:t>
      </w:r>
      <w:proofErr w:type="spellStart"/>
      <w:r w:rsidRPr="00751A8E">
        <w:rPr>
          <w:rFonts w:ascii="Arial" w:eastAsia="Batang" w:hAnsi="Arial" w:cs="Arial"/>
          <w:bCs/>
          <w:i w:val="0"/>
          <w:iCs/>
          <w:color w:val="000000"/>
          <w:szCs w:val="24"/>
        </w:rPr>
        <w:t>Label</w:t>
      </w:r>
      <w:proofErr w:type="spellEnd"/>
      <w:r w:rsidRPr="00751A8E">
        <w:rPr>
          <w:rFonts w:ascii="Arial" w:eastAsia="Batang" w:hAnsi="Arial" w:cs="Arial"/>
          <w:bCs/>
          <w:i w:val="0"/>
          <w:iCs/>
          <w:color w:val="000000"/>
          <w:szCs w:val="24"/>
        </w:rPr>
        <w:t xml:space="preserve"> </w:t>
      </w:r>
      <w:proofErr w:type="spellStart"/>
      <w:r w:rsidRPr="00751A8E">
        <w:rPr>
          <w:rFonts w:ascii="Arial" w:eastAsia="Batang" w:hAnsi="Arial" w:cs="Arial"/>
          <w:bCs/>
          <w:i w:val="0"/>
          <w:iCs/>
          <w:color w:val="000000"/>
          <w:szCs w:val="24"/>
        </w:rPr>
        <w:t>Switching</w:t>
      </w:r>
      <w:proofErr w:type="spellEnd"/>
      <w:r w:rsidRPr="00751A8E">
        <w:rPr>
          <w:rFonts w:ascii="Arial" w:eastAsia="Batang" w:hAnsi="Arial" w:cs="Arial"/>
          <w:bCs/>
          <w:i w:val="0"/>
          <w:iCs/>
          <w:color w:val="000000"/>
          <w:szCs w:val="24"/>
        </w:rPr>
        <w:t xml:space="preserve">) </w:t>
      </w:r>
      <w:r w:rsidRPr="00751A8E">
        <w:rPr>
          <w:rFonts w:ascii="Arial" w:hAnsi="Arial" w:cs="Arial"/>
          <w:i w:val="0"/>
          <w:color w:val="000000"/>
          <w:szCs w:val="24"/>
        </w:rPr>
        <w:t>y la aplicación de</w:t>
      </w:r>
      <w:r w:rsidRPr="00751A8E">
        <w:rPr>
          <w:rFonts w:ascii="Arial" w:eastAsia="Batang" w:hAnsi="Arial" w:cs="Arial"/>
          <w:bCs/>
          <w:i w:val="0"/>
          <w:iCs/>
          <w:color w:val="000000"/>
          <w:szCs w:val="24"/>
        </w:rPr>
        <w:t xml:space="preserve"> políticas de Calidad de Servicio.</w:t>
      </w:r>
    </w:p>
    <w:p w:rsidR="00BB0DE3" w:rsidRPr="00F45ECA" w:rsidRDefault="002474A9" w:rsidP="00B841D4">
      <w:pPr>
        <w:spacing w:line="360" w:lineRule="auto"/>
        <w:ind w:firstLine="284"/>
        <w:jc w:val="both"/>
        <w:rPr>
          <w:rFonts w:ascii="Arial" w:eastAsia="Batang" w:hAnsi="Arial" w:cs="Arial"/>
          <w:bCs/>
          <w:i w:val="0"/>
          <w:iCs/>
          <w:color w:val="000000"/>
          <w:szCs w:val="24"/>
        </w:rPr>
      </w:pPr>
      <w:r w:rsidRPr="00F45ECA">
        <w:rPr>
          <w:rFonts w:ascii="Arial" w:eastAsia="Batang" w:hAnsi="Arial" w:cs="Arial"/>
          <w:bCs/>
          <w:i w:val="0"/>
          <w:iCs/>
          <w:color w:val="000000"/>
          <w:szCs w:val="24"/>
        </w:rPr>
        <w:t>3.2</w:t>
      </w:r>
      <w:r w:rsidR="00F559DF" w:rsidRPr="00F45ECA">
        <w:rPr>
          <w:rFonts w:ascii="Arial" w:eastAsia="Batang" w:hAnsi="Arial" w:cs="Arial"/>
          <w:bCs/>
          <w:i w:val="0"/>
          <w:iCs/>
          <w:color w:val="000000"/>
          <w:szCs w:val="24"/>
        </w:rPr>
        <w:t xml:space="preserve"> Objetivo </w:t>
      </w:r>
      <w:r w:rsidR="006560ED" w:rsidRPr="00F45ECA">
        <w:rPr>
          <w:rFonts w:ascii="Arial" w:eastAsia="Batang" w:hAnsi="Arial" w:cs="Arial"/>
          <w:bCs/>
          <w:i w:val="0"/>
          <w:iCs/>
          <w:color w:val="000000"/>
          <w:szCs w:val="24"/>
        </w:rPr>
        <w:t>específico</w:t>
      </w:r>
    </w:p>
    <w:p w:rsidR="00BB0DE3" w:rsidRDefault="00F559DF" w:rsidP="00366EFD">
      <w:pPr>
        <w:pStyle w:val="Prrafodelista"/>
        <w:numPr>
          <w:ilvl w:val="0"/>
          <w:numId w:val="2"/>
        </w:numPr>
        <w:tabs>
          <w:tab w:val="left" w:pos="426"/>
        </w:tabs>
        <w:spacing w:afterLines="50" w:line="360" w:lineRule="auto"/>
        <w:ind w:left="357" w:firstLine="0"/>
        <w:jc w:val="both"/>
        <w:rPr>
          <w:rFonts w:ascii="Arial" w:hAnsi="Arial" w:cs="Arial"/>
          <w:color w:val="000000"/>
          <w:sz w:val="24"/>
          <w:szCs w:val="24"/>
        </w:rPr>
      </w:pPr>
      <w:r w:rsidRPr="002474A9">
        <w:rPr>
          <w:rFonts w:ascii="Arial" w:hAnsi="Arial" w:cs="Arial"/>
          <w:color w:val="000000"/>
          <w:sz w:val="24"/>
          <w:szCs w:val="24"/>
        </w:rPr>
        <w:t>Profundizar teóricamente</w:t>
      </w:r>
      <w:r w:rsidRPr="00751A8E">
        <w:rPr>
          <w:rFonts w:ascii="Arial" w:hAnsi="Arial" w:cs="Arial"/>
          <w:color w:val="000000"/>
          <w:sz w:val="24"/>
          <w:szCs w:val="24"/>
        </w:rPr>
        <w:t xml:space="preserve"> todo lo concerniente al Protocolo Ipv6 y redes MPLS.</w:t>
      </w:r>
    </w:p>
    <w:p w:rsidR="00BB0DE3" w:rsidRDefault="00F559DF" w:rsidP="00366EFD">
      <w:pPr>
        <w:pStyle w:val="Prrafodelista"/>
        <w:numPr>
          <w:ilvl w:val="0"/>
          <w:numId w:val="2"/>
        </w:numPr>
        <w:tabs>
          <w:tab w:val="left" w:pos="426"/>
        </w:tabs>
        <w:spacing w:afterLines="50" w:line="360" w:lineRule="auto"/>
        <w:ind w:left="426" w:firstLine="0"/>
        <w:jc w:val="both"/>
        <w:rPr>
          <w:rFonts w:ascii="Arial" w:hAnsi="Arial" w:cs="Arial"/>
          <w:color w:val="000000"/>
          <w:sz w:val="24"/>
          <w:szCs w:val="24"/>
        </w:rPr>
      </w:pPr>
      <w:r w:rsidRPr="00751A8E">
        <w:rPr>
          <w:rFonts w:ascii="Arial" w:hAnsi="Arial" w:cs="Arial"/>
          <w:bCs/>
          <w:color w:val="000000"/>
          <w:sz w:val="24"/>
          <w:szCs w:val="24"/>
        </w:rPr>
        <w:t xml:space="preserve">Analizar los parámetros que definen la </w:t>
      </w:r>
      <w:proofErr w:type="spellStart"/>
      <w:r w:rsidRPr="00751A8E">
        <w:rPr>
          <w:rFonts w:ascii="Arial" w:hAnsi="Arial" w:cs="Arial"/>
          <w:bCs/>
          <w:color w:val="000000"/>
          <w:sz w:val="24"/>
          <w:szCs w:val="24"/>
        </w:rPr>
        <w:t>QoS</w:t>
      </w:r>
      <w:proofErr w:type="spellEnd"/>
      <w:r w:rsidRPr="00751A8E">
        <w:rPr>
          <w:rFonts w:ascii="Arial" w:hAnsi="Arial" w:cs="Arial"/>
          <w:bCs/>
          <w:color w:val="000000"/>
          <w:sz w:val="24"/>
          <w:szCs w:val="24"/>
        </w:rPr>
        <w:t xml:space="preserve"> en una red MPLS.</w:t>
      </w:r>
    </w:p>
    <w:p w:rsidR="00BB0DE3" w:rsidRDefault="00F559DF" w:rsidP="00366EFD">
      <w:pPr>
        <w:pStyle w:val="Prrafodelista"/>
        <w:numPr>
          <w:ilvl w:val="0"/>
          <w:numId w:val="2"/>
        </w:numPr>
        <w:tabs>
          <w:tab w:val="left" w:pos="426"/>
        </w:tabs>
        <w:spacing w:afterLines="50" w:line="360" w:lineRule="auto"/>
        <w:ind w:left="426" w:firstLine="0"/>
        <w:jc w:val="both"/>
        <w:rPr>
          <w:rFonts w:ascii="Arial" w:hAnsi="Arial" w:cs="Arial"/>
          <w:color w:val="000000"/>
          <w:sz w:val="24"/>
          <w:szCs w:val="24"/>
        </w:rPr>
      </w:pPr>
      <w:r w:rsidRPr="00751A8E">
        <w:rPr>
          <w:rFonts w:ascii="Arial" w:hAnsi="Arial" w:cs="Arial"/>
          <w:color w:val="000000"/>
          <w:sz w:val="24"/>
          <w:szCs w:val="24"/>
        </w:rPr>
        <w:t>Diseñar la topología de red para el estudio de Ipv6 con la red basada en MPLS</w:t>
      </w:r>
      <w:r w:rsidR="00DF2E7D">
        <w:rPr>
          <w:rFonts w:ascii="Arial" w:hAnsi="Arial" w:cs="Arial"/>
          <w:color w:val="000000"/>
          <w:sz w:val="24"/>
          <w:szCs w:val="24"/>
        </w:rPr>
        <w:t>.</w:t>
      </w:r>
      <w:r w:rsidRPr="00751A8E">
        <w:rPr>
          <w:rFonts w:ascii="Arial" w:hAnsi="Arial" w:cs="Arial"/>
          <w:color w:val="000000"/>
          <w:sz w:val="24"/>
          <w:szCs w:val="24"/>
        </w:rPr>
        <w:t xml:space="preserve"> </w:t>
      </w:r>
    </w:p>
    <w:p w:rsidR="00BB0DE3" w:rsidRDefault="00F559DF" w:rsidP="00366EFD">
      <w:pPr>
        <w:pStyle w:val="Prrafodelista"/>
        <w:numPr>
          <w:ilvl w:val="0"/>
          <w:numId w:val="2"/>
        </w:numPr>
        <w:tabs>
          <w:tab w:val="left" w:pos="426"/>
        </w:tabs>
        <w:spacing w:afterLines="50" w:line="360" w:lineRule="auto"/>
        <w:ind w:hanging="294"/>
        <w:jc w:val="both"/>
        <w:rPr>
          <w:rFonts w:ascii="Arial" w:hAnsi="Arial" w:cs="Arial"/>
          <w:color w:val="000000"/>
          <w:sz w:val="24"/>
          <w:szCs w:val="24"/>
        </w:rPr>
      </w:pPr>
      <w:r w:rsidRPr="00751A8E">
        <w:rPr>
          <w:rFonts w:ascii="Arial" w:hAnsi="Arial" w:cs="Arial"/>
          <w:color w:val="000000"/>
          <w:sz w:val="24"/>
          <w:szCs w:val="24"/>
        </w:rPr>
        <w:t>Definir los tipos de pruebas que permitan evaluar redes MPLS, bajo el protocolo Ipv6.</w:t>
      </w:r>
    </w:p>
    <w:p w:rsidR="00BB0DE3" w:rsidRDefault="00F559DF" w:rsidP="00366EFD">
      <w:pPr>
        <w:pStyle w:val="Prrafodelista"/>
        <w:numPr>
          <w:ilvl w:val="0"/>
          <w:numId w:val="2"/>
        </w:numPr>
        <w:tabs>
          <w:tab w:val="left" w:pos="426"/>
        </w:tabs>
        <w:spacing w:afterLines="50" w:line="360" w:lineRule="auto"/>
        <w:ind w:hanging="294"/>
        <w:jc w:val="both"/>
        <w:rPr>
          <w:rFonts w:ascii="Arial" w:hAnsi="Arial" w:cs="Arial"/>
          <w:color w:val="000000"/>
          <w:sz w:val="24"/>
          <w:szCs w:val="24"/>
        </w:rPr>
      </w:pPr>
      <w:r w:rsidRPr="00751A8E">
        <w:rPr>
          <w:rFonts w:ascii="Arial" w:hAnsi="Arial" w:cs="Arial"/>
          <w:color w:val="000000"/>
          <w:sz w:val="24"/>
          <w:szCs w:val="24"/>
        </w:rPr>
        <w:t xml:space="preserve">Implementar los ambientes y tipos de pruebas variando parámetros de medición tales como la versión del IP y el tráfico de red. </w:t>
      </w:r>
    </w:p>
    <w:p w:rsidR="006D2B24" w:rsidRPr="004D0F2F" w:rsidRDefault="00F559DF" w:rsidP="00366EFD">
      <w:pPr>
        <w:pStyle w:val="Prrafodelista"/>
        <w:numPr>
          <w:ilvl w:val="0"/>
          <w:numId w:val="2"/>
        </w:numPr>
        <w:tabs>
          <w:tab w:val="left" w:pos="426"/>
        </w:tabs>
        <w:spacing w:afterLines="200" w:line="360" w:lineRule="auto"/>
        <w:ind w:hanging="295"/>
        <w:jc w:val="both"/>
        <w:rPr>
          <w:rFonts w:ascii="Arial" w:hAnsi="Arial" w:cs="Arial"/>
          <w:color w:val="000000"/>
          <w:sz w:val="24"/>
          <w:szCs w:val="24"/>
        </w:rPr>
      </w:pPr>
      <w:r w:rsidRPr="00751A8E">
        <w:rPr>
          <w:rFonts w:ascii="Arial" w:hAnsi="Arial" w:cs="Arial"/>
          <w:color w:val="000000"/>
          <w:sz w:val="24"/>
          <w:szCs w:val="24"/>
        </w:rPr>
        <w:t>Evaluar estadísticamente los resultados  obtenidos de las pruebas.</w:t>
      </w:r>
    </w:p>
    <w:p w:rsidR="002474A9" w:rsidRPr="00F45ECA" w:rsidRDefault="00F559DF" w:rsidP="004D0F2F">
      <w:pPr>
        <w:spacing w:line="480" w:lineRule="auto"/>
        <w:rPr>
          <w:rFonts w:ascii="Arial" w:eastAsia="Batang" w:hAnsi="Arial" w:cs="Arial"/>
          <w:bCs/>
          <w:i w:val="0"/>
          <w:iCs/>
          <w:color w:val="000000"/>
          <w:szCs w:val="24"/>
        </w:rPr>
      </w:pPr>
      <w:r w:rsidRPr="00F45ECA">
        <w:rPr>
          <w:rFonts w:ascii="Arial" w:eastAsia="Batang" w:hAnsi="Arial" w:cs="Arial"/>
          <w:i w:val="0"/>
          <w:color w:val="000000"/>
          <w:szCs w:val="24"/>
          <w:lang w:eastAsia="ko-KR"/>
        </w:rPr>
        <w:t>4. Justificación e Importancia de la Investigación</w:t>
      </w:r>
    </w:p>
    <w:p w:rsidR="00BB0DE3" w:rsidRDefault="00596075" w:rsidP="00366EFD">
      <w:pPr>
        <w:spacing w:afterLines="50" w:line="360" w:lineRule="auto"/>
        <w:ind w:firstLine="284"/>
        <w:jc w:val="both"/>
        <w:rPr>
          <w:rFonts w:ascii="Arial" w:hAnsi="Arial" w:cs="Arial"/>
          <w:i w:val="0"/>
          <w:color w:val="000000"/>
          <w:szCs w:val="24"/>
        </w:rPr>
      </w:pPr>
      <w:r w:rsidRPr="00751A8E">
        <w:rPr>
          <w:rStyle w:val="apple-style-span"/>
          <w:rFonts w:ascii="Arial" w:hAnsi="Arial" w:cs="Arial"/>
          <w:i w:val="0"/>
          <w:color w:val="000000"/>
          <w:szCs w:val="24"/>
        </w:rPr>
        <w:t xml:space="preserve">El pequeño “pool” de direcciones IP existentes marca un momento crítico </w:t>
      </w:r>
      <w:r w:rsidRPr="00751A8E">
        <w:rPr>
          <w:rFonts w:ascii="Arial" w:hAnsi="Arial" w:cs="Arial"/>
          <w:i w:val="0"/>
          <w:color w:val="000000"/>
          <w:szCs w:val="24"/>
        </w:rPr>
        <w:t>en el agotamiento de direcciones IPv4 lo que contribuye a promover la implementación de direcciones IPv6. U</w:t>
      </w:r>
      <w:r w:rsidR="00F559DF" w:rsidRPr="00751A8E">
        <w:rPr>
          <w:rFonts w:ascii="Arial" w:hAnsi="Arial" w:cs="Arial"/>
          <w:i w:val="0"/>
          <w:color w:val="000000"/>
          <w:szCs w:val="24"/>
        </w:rPr>
        <w:t xml:space="preserve">n poco más del 90% de direcciones ya </w:t>
      </w:r>
      <w:r w:rsidRPr="00751A8E">
        <w:rPr>
          <w:rFonts w:ascii="Arial" w:hAnsi="Arial" w:cs="Arial"/>
          <w:i w:val="0"/>
          <w:color w:val="000000"/>
          <w:szCs w:val="24"/>
        </w:rPr>
        <w:t xml:space="preserve">fueron </w:t>
      </w:r>
      <w:r w:rsidR="00F559DF" w:rsidRPr="00751A8E">
        <w:rPr>
          <w:rFonts w:ascii="Arial" w:hAnsi="Arial" w:cs="Arial"/>
          <w:i w:val="0"/>
          <w:color w:val="000000"/>
          <w:szCs w:val="24"/>
        </w:rPr>
        <w:t xml:space="preserve">asignadas, quedando menos del 10% de direcciones por asignar. </w:t>
      </w:r>
      <w:r w:rsidR="00F559DF" w:rsidRPr="00751A8E">
        <w:rPr>
          <w:rStyle w:val="apple-style-span"/>
          <w:rFonts w:ascii="Arial" w:hAnsi="Arial" w:cs="Arial"/>
          <w:i w:val="0"/>
          <w:color w:val="000000"/>
          <w:szCs w:val="24"/>
        </w:rPr>
        <w:t xml:space="preserve">La implantación de este nuevo protocolo es un desarrollo de infraestructura clave, que permitirá que la red sustente los miles de </w:t>
      </w:r>
      <w:r w:rsidR="00F559DF" w:rsidRPr="00751A8E">
        <w:rPr>
          <w:rStyle w:val="apple-style-span"/>
          <w:rFonts w:ascii="Arial" w:hAnsi="Arial" w:cs="Arial"/>
          <w:i w:val="0"/>
          <w:color w:val="000000"/>
          <w:szCs w:val="24"/>
        </w:rPr>
        <w:lastRenderedPageBreak/>
        <w:t>millones de personas y dispositivos que se conectarán en los próximos años.</w:t>
      </w:r>
      <w:r w:rsidR="00DD0D57">
        <w:rPr>
          <w:rStyle w:val="apple-style-span"/>
          <w:rFonts w:ascii="Arial" w:hAnsi="Arial" w:cs="Arial"/>
          <w:i w:val="0"/>
          <w:color w:val="000000"/>
          <w:szCs w:val="24"/>
        </w:rPr>
        <w:t xml:space="preserve"> </w:t>
      </w:r>
      <w:r w:rsidR="00DB5C34" w:rsidRPr="00751A8E">
        <w:rPr>
          <w:rFonts w:ascii="Arial" w:hAnsi="Arial" w:cs="Arial"/>
          <w:i w:val="0"/>
          <w:color w:val="000000"/>
          <w:szCs w:val="24"/>
        </w:rPr>
        <w:t>Aunque el protocolo IPV6 brinda muchas funcionalidades y características que favorecen el envío del tráfico, éstas no son suficientes</w:t>
      </w:r>
      <w:r w:rsidR="00DB5C34">
        <w:rPr>
          <w:rFonts w:ascii="Arial" w:hAnsi="Arial" w:cs="Arial"/>
          <w:i w:val="0"/>
          <w:color w:val="000000"/>
          <w:szCs w:val="24"/>
        </w:rPr>
        <w:t xml:space="preserve"> para poder hacer un uso correcto</w:t>
      </w:r>
      <w:r w:rsidR="00DB5C34" w:rsidRPr="00751A8E">
        <w:rPr>
          <w:rFonts w:ascii="Arial" w:hAnsi="Arial" w:cs="Arial"/>
          <w:i w:val="0"/>
          <w:color w:val="000000"/>
          <w:szCs w:val="24"/>
        </w:rPr>
        <w:t xml:space="preserve"> de los recursos de la red</w:t>
      </w:r>
      <w:r w:rsidR="00DD0D57">
        <w:rPr>
          <w:rFonts w:ascii="Arial" w:hAnsi="Arial" w:cs="Arial"/>
          <w:i w:val="0"/>
          <w:color w:val="000000"/>
          <w:szCs w:val="24"/>
        </w:rPr>
        <w:t xml:space="preserve"> </w:t>
      </w:r>
      <w:r w:rsidR="007F0176" w:rsidRPr="00751A8E">
        <w:rPr>
          <w:rFonts w:ascii="Arial" w:hAnsi="Arial" w:cs="Arial"/>
          <w:i w:val="0"/>
          <w:szCs w:val="24"/>
        </w:rPr>
        <w:t xml:space="preserve">Doménico y </w:t>
      </w:r>
      <w:r w:rsidR="007F0176" w:rsidRPr="00751A8E">
        <w:rPr>
          <w:rFonts w:ascii="Arial" w:hAnsi="Arial" w:cs="Arial"/>
          <w:bCs/>
          <w:i w:val="0"/>
          <w:szCs w:val="24"/>
          <w:lang w:val="es-MX" w:eastAsia="es-MX"/>
        </w:rPr>
        <w:t>García (2011), nos explica que a</w:t>
      </w:r>
      <w:r w:rsidR="00F559DF" w:rsidRPr="00751A8E">
        <w:rPr>
          <w:rFonts w:ascii="Arial" w:hAnsi="Arial" w:cs="Arial"/>
          <w:i w:val="0"/>
          <w:color w:val="000000"/>
          <w:szCs w:val="24"/>
        </w:rPr>
        <w:t xml:space="preserve"> pesar de haberse definido dos arquitecturas de Calidad de Servicio, ninguna de estas llega a satisfacer las necesidades actuales de las aplicaciones. En la primera arquitectura, Servicios Integrados, se reservan recursos en los nodos de la red haciendo uso de señalización, lo cual deteriora el rendimiento de la misma. En la segunda arquitectura, Servicios Diferenciados, se tiene un comportamiento en base a los bits </w:t>
      </w:r>
      <w:proofErr w:type="spellStart"/>
      <w:r w:rsidR="00F559DF" w:rsidRPr="00751A8E">
        <w:rPr>
          <w:rFonts w:ascii="Arial" w:hAnsi="Arial" w:cs="Arial"/>
          <w:i w:val="0"/>
          <w:color w:val="000000"/>
          <w:szCs w:val="24"/>
        </w:rPr>
        <w:t>DS</w:t>
      </w:r>
      <w:proofErr w:type="spellEnd"/>
      <w:r w:rsidR="00F559DF" w:rsidRPr="00751A8E">
        <w:rPr>
          <w:rFonts w:ascii="Arial" w:hAnsi="Arial" w:cs="Arial"/>
          <w:i w:val="0"/>
          <w:color w:val="000000"/>
          <w:szCs w:val="24"/>
        </w:rPr>
        <w:t xml:space="preserve"> pero no de forma garantizada ya que no se especifican las necesidades del tráfico a cursar, sin mencionar que los enrutadores no intercambian información sobre los tráficos</w:t>
      </w:r>
      <w:r w:rsidR="007F0176" w:rsidRPr="00751A8E">
        <w:rPr>
          <w:rFonts w:ascii="Arial" w:hAnsi="Arial" w:cs="Arial"/>
          <w:i w:val="0"/>
          <w:color w:val="000000"/>
          <w:szCs w:val="24"/>
        </w:rPr>
        <w:t>.</w:t>
      </w:r>
    </w:p>
    <w:p w:rsidR="00BB0DE3" w:rsidRDefault="00F559DF" w:rsidP="00366EFD">
      <w:pPr>
        <w:spacing w:afterLines="50" w:line="360" w:lineRule="auto"/>
        <w:ind w:firstLine="284"/>
        <w:jc w:val="both"/>
        <w:rPr>
          <w:rFonts w:ascii="Arial" w:hAnsi="Arial" w:cs="Arial"/>
          <w:i w:val="0"/>
          <w:color w:val="000000"/>
          <w:szCs w:val="24"/>
        </w:rPr>
      </w:pPr>
      <w:r w:rsidRPr="00751A8E">
        <w:rPr>
          <w:rFonts w:ascii="Arial" w:hAnsi="Arial" w:cs="Arial"/>
          <w:i w:val="0"/>
          <w:color w:val="000000"/>
          <w:szCs w:val="24"/>
        </w:rPr>
        <w:t>MPLS surge como la mejor opción que se puede encontrar actualmente para el manejo del troncal de Internet por sus diferentes características: ingeniería de tráfico, bajo costo de implementación, así como adaptación con tecnologías de capa de Enlace y de Red, y su fusión con IPv6 representa un gran aporte en el despliegue del mismo.</w:t>
      </w:r>
      <w:r w:rsidR="007F0176" w:rsidRPr="00751A8E">
        <w:rPr>
          <w:rFonts w:ascii="Arial" w:hAnsi="Arial" w:cs="Arial"/>
          <w:i w:val="0"/>
          <w:color w:val="000000"/>
          <w:szCs w:val="24"/>
        </w:rPr>
        <w:t xml:space="preserve"> </w:t>
      </w:r>
      <w:r w:rsidR="007F0176" w:rsidRPr="00751A8E">
        <w:rPr>
          <w:rFonts w:ascii="Arial" w:hAnsi="Arial" w:cs="Arial"/>
          <w:i w:val="0"/>
          <w:szCs w:val="24"/>
        </w:rPr>
        <w:t xml:space="preserve">Doménico y </w:t>
      </w:r>
      <w:r w:rsidR="007F0176" w:rsidRPr="00751A8E">
        <w:rPr>
          <w:rFonts w:ascii="Arial" w:hAnsi="Arial" w:cs="Arial"/>
          <w:bCs/>
          <w:i w:val="0"/>
          <w:szCs w:val="24"/>
          <w:lang w:val="es-MX" w:eastAsia="es-MX"/>
        </w:rPr>
        <w:t>García (2011).</w:t>
      </w:r>
    </w:p>
    <w:p w:rsidR="00BB0DE3" w:rsidRDefault="00F559DF" w:rsidP="00366EFD">
      <w:pPr>
        <w:widowControl w:val="0"/>
        <w:spacing w:afterLines="200" w:line="360" w:lineRule="auto"/>
        <w:ind w:firstLine="284"/>
        <w:jc w:val="both"/>
        <w:rPr>
          <w:rFonts w:ascii="Arial" w:hAnsi="Arial" w:cs="Arial"/>
          <w:i w:val="0"/>
          <w:color w:val="000000"/>
          <w:szCs w:val="24"/>
        </w:rPr>
      </w:pPr>
      <w:r w:rsidRPr="00751A8E">
        <w:rPr>
          <w:rFonts w:ascii="Arial" w:hAnsi="Arial" w:cs="Arial"/>
          <w:i w:val="0"/>
          <w:color w:val="000000"/>
          <w:szCs w:val="24"/>
        </w:rPr>
        <w:t xml:space="preserve">Estos conocimientos han sido respaldados con datos obtenidos en redes MPLS, que permitieron cuantificar la calidad de la red ante ciertas </w:t>
      </w:r>
      <w:r w:rsidR="00413CAC" w:rsidRPr="00751A8E">
        <w:rPr>
          <w:rFonts w:ascii="Arial" w:hAnsi="Arial" w:cs="Arial"/>
          <w:i w:val="0"/>
          <w:color w:val="000000"/>
          <w:szCs w:val="24"/>
        </w:rPr>
        <w:t xml:space="preserve">topologías y eventos que puedan </w:t>
      </w:r>
      <w:r w:rsidRPr="00751A8E">
        <w:rPr>
          <w:rFonts w:ascii="Arial" w:hAnsi="Arial" w:cs="Arial"/>
          <w:i w:val="0"/>
          <w:color w:val="000000"/>
          <w:szCs w:val="24"/>
        </w:rPr>
        <w:t>ocurrir en ella.</w:t>
      </w:r>
      <w:r w:rsidR="007F0176" w:rsidRPr="00751A8E">
        <w:rPr>
          <w:rFonts w:ascii="Arial" w:hAnsi="Arial" w:cs="Arial"/>
          <w:i w:val="0"/>
          <w:color w:val="000000"/>
          <w:szCs w:val="24"/>
        </w:rPr>
        <w:t xml:space="preserve"> </w:t>
      </w:r>
      <w:r w:rsidRPr="00751A8E">
        <w:rPr>
          <w:rFonts w:ascii="Arial" w:hAnsi="Arial" w:cs="Arial"/>
          <w:i w:val="0"/>
          <w:color w:val="000000"/>
          <w:szCs w:val="24"/>
        </w:rPr>
        <w:t xml:space="preserve">Por último, </w:t>
      </w:r>
      <w:r w:rsidR="009721AA" w:rsidRPr="00751A8E">
        <w:rPr>
          <w:rFonts w:ascii="Arial" w:hAnsi="Arial" w:cs="Arial"/>
          <w:i w:val="0"/>
          <w:color w:val="000000"/>
          <w:szCs w:val="24"/>
        </w:rPr>
        <w:t>esta investigación representa un aporte</w:t>
      </w:r>
      <w:r w:rsidRPr="00751A8E">
        <w:rPr>
          <w:rFonts w:ascii="Arial" w:hAnsi="Arial" w:cs="Arial"/>
          <w:i w:val="0"/>
          <w:color w:val="000000"/>
          <w:szCs w:val="24"/>
        </w:rPr>
        <w:t xml:space="preserve"> teórico y metodológico en el uso de IPv6</w:t>
      </w:r>
      <w:r w:rsidR="009721AA" w:rsidRPr="00751A8E">
        <w:rPr>
          <w:rFonts w:ascii="Arial" w:hAnsi="Arial" w:cs="Arial"/>
          <w:i w:val="0"/>
          <w:color w:val="000000"/>
          <w:szCs w:val="24"/>
        </w:rPr>
        <w:t xml:space="preserve"> asociado al uso de MPLS</w:t>
      </w:r>
      <w:r w:rsidRPr="00751A8E">
        <w:rPr>
          <w:rFonts w:ascii="Arial" w:hAnsi="Arial" w:cs="Arial"/>
          <w:i w:val="0"/>
          <w:color w:val="000000"/>
          <w:szCs w:val="24"/>
        </w:rPr>
        <w:t xml:space="preserve">, mediante la difusión de los resultados que se </w:t>
      </w:r>
      <w:r w:rsidR="00EB5EB3">
        <w:rPr>
          <w:rFonts w:ascii="Arial" w:hAnsi="Arial" w:cs="Arial"/>
          <w:i w:val="0"/>
          <w:color w:val="000000"/>
          <w:szCs w:val="24"/>
        </w:rPr>
        <w:t>han generad</w:t>
      </w:r>
      <w:r w:rsidR="004D31A7">
        <w:rPr>
          <w:rFonts w:ascii="Arial" w:hAnsi="Arial" w:cs="Arial"/>
          <w:i w:val="0"/>
          <w:color w:val="000000"/>
          <w:szCs w:val="24"/>
        </w:rPr>
        <w:t>o.</w:t>
      </w:r>
    </w:p>
    <w:p w:rsidR="00FF184A" w:rsidRPr="00F45ECA" w:rsidRDefault="00FF184A" w:rsidP="004D0F2F">
      <w:pPr>
        <w:pStyle w:val="BodyText31"/>
        <w:overflowPunct/>
        <w:autoSpaceDE/>
        <w:jc w:val="left"/>
        <w:textAlignment w:val="auto"/>
      </w:pPr>
      <w:r w:rsidRPr="00F45ECA">
        <w:t>5</w:t>
      </w:r>
      <w:r w:rsidR="005C6AD8" w:rsidRPr="00F45ECA">
        <w:t>. Delimitación de la investigación.</w:t>
      </w:r>
    </w:p>
    <w:p w:rsidR="004D0F2F" w:rsidRDefault="005C6AD8" w:rsidP="00366EFD">
      <w:pPr>
        <w:pStyle w:val="BodyText31"/>
        <w:overflowPunct/>
        <w:autoSpaceDE/>
        <w:spacing w:afterLines="50" w:line="360" w:lineRule="auto"/>
        <w:ind w:firstLine="284"/>
        <w:textAlignment w:val="auto"/>
      </w:pPr>
      <w:r w:rsidRPr="00E06A6F">
        <w:t xml:space="preserve">El transcurso de la investigación y de las pruebas, fueron </w:t>
      </w:r>
      <w:r>
        <w:t>realizadas en la Unidad de Redes e Ingeniería Telemática (</w:t>
      </w:r>
      <w:proofErr w:type="spellStart"/>
      <w:r>
        <w:t>URIT</w:t>
      </w:r>
      <w:proofErr w:type="spellEnd"/>
      <w:r>
        <w:t xml:space="preserve">) adscrita al Departamento de Computación de la Facultad Experimental de Ciencias de </w:t>
      </w:r>
      <w:r w:rsidR="000C43EF">
        <w:t>la Universidad del Zulia desde Julio</w:t>
      </w:r>
      <w:r>
        <w:t xml:space="preserve"> del 201</w:t>
      </w:r>
      <w:r w:rsidR="000C43EF">
        <w:t>1 hasta Enero del 2012</w:t>
      </w:r>
      <w:r>
        <w:t xml:space="preserve">. </w:t>
      </w: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Default="004D0F2F" w:rsidP="00366EFD">
      <w:pPr>
        <w:pStyle w:val="BodyText31"/>
        <w:overflowPunct/>
        <w:autoSpaceDE/>
        <w:spacing w:afterLines="50" w:line="360" w:lineRule="auto"/>
        <w:ind w:firstLine="284"/>
        <w:textAlignment w:val="auto"/>
      </w:pPr>
    </w:p>
    <w:p w:rsidR="004D0F2F" w:rsidRPr="005E4A6E" w:rsidRDefault="004D0F2F" w:rsidP="00366EFD">
      <w:pPr>
        <w:pStyle w:val="BodyText31"/>
        <w:overflowPunct/>
        <w:autoSpaceDE/>
        <w:spacing w:afterLines="50" w:line="360" w:lineRule="auto"/>
        <w:ind w:firstLine="284"/>
        <w:textAlignment w:val="auto"/>
      </w:pPr>
    </w:p>
    <w:p w:rsidR="00730310" w:rsidRPr="005E4A6E" w:rsidRDefault="006560ED" w:rsidP="00366EFD">
      <w:pPr>
        <w:pStyle w:val="BodyText31"/>
        <w:overflowPunct/>
        <w:autoSpaceDE/>
        <w:spacing w:afterLines="50" w:line="360" w:lineRule="auto"/>
        <w:ind w:firstLine="284"/>
        <w:jc w:val="center"/>
        <w:textAlignment w:val="auto"/>
        <w:rPr>
          <w:b/>
          <w:color w:val="000000"/>
        </w:rPr>
      </w:pPr>
      <w:r w:rsidRPr="005E4A6E">
        <w:rPr>
          <w:b/>
          <w:color w:val="000000"/>
        </w:rPr>
        <w:t>CAPÍTULO</w:t>
      </w:r>
      <w:r w:rsidR="00F559DF" w:rsidRPr="005E4A6E">
        <w:rPr>
          <w:b/>
          <w:color w:val="000000"/>
        </w:rPr>
        <w:t xml:space="preserve"> II</w:t>
      </w:r>
    </w:p>
    <w:p w:rsidR="00730310" w:rsidRDefault="00730310" w:rsidP="00366EFD">
      <w:pPr>
        <w:widowControl w:val="0"/>
        <w:spacing w:afterLines="50" w:line="360" w:lineRule="auto"/>
        <w:ind w:firstLine="284"/>
        <w:jc w:val="both"/>
        <w:rPr>
          <w:rFonts w:ascii="Arial" w:hAnsi="Arial" w:cs="Arial"/>
          <w:i w:val="0"/>
          <w:color w:val="000000"/>
          <w:szCs w:val="24"/>
        </w:rPr>
      </w:pPr>
    </w:p>
    <w:p w:rsidR="00F559DF" w:rsidRPr="00751A8E" w:rsidRDefault="00F559DF" w:rsidP="00366EFD">
      <w:pPr>
        <w:widowControl w:val="0"/>
        <w:spacing w:afterLines="50" w:line="360" w:lineRule="auto"/>
        <w:ind w:firstLine="284"/>
        <w:jc w:val="both"/>
        <w:rPr>
          <w:rFonts w:ascii="Arial" w:hAnsi="Arial" w:cs="Arial"/>
          <w:i w:val="0"/>
          <w:color w:val="000000"/>
          <w:szCs w:val="24"/>
        </w:rPr>
        <w:sectPr w:rsidR="00F559DF" w:rsidRPr="00751A8E" w:rsidSect="00F45ECA">
          <w:headerReference w:type="default" r:id="rId12"/>
          <w:headerReference w:type="first" r:id="rId13"/>
          <w:pgSz w:w="12242" w:h="15842" w:code="1"/>
          <w:pgMar w:top="1985" w:right="1134" w:bottom="1134" w:left="1701" w:header="1134" w:footer="709" w:gutter="0"/>
          <w:cols w:space="708"/>
          <w:titlePg/>
          <w:docGrid w:linePitch="360"/>
        </w:sectPr>
      </w:pPr>
    </w:p>
    <w:p w:rsidR="00730310" w:rsidRDefault="006560ED" w:rsidP="00366EFD">
      <w:pPr>
        <w:spacing w:afterLines="100" w:line="480" w:lineRule="auto"/>
        <w:ind w:firstLine="284"/>
        <w:jc w:val="center"/>
        <w:rPr>
          <w:rFonts w:ascii="Arial" w:hAnsi="Arial" w:cs="Arial"/>
          <w:b/>
          <w:i w:val="0"/>
          <w:szCs w:val="24"/>
        </w:rPr>
      </w:pPr>
      <w:r>
        <w:rPr>
          <w:rFonts w:ascii="Arial" w:hAnsi="Arial" w:cs="Arial"/>
          <w:b/>
          <w:i w:val="0"/>
          <w:szCs w:val="24"/>
        </w:rPr>
        <w:lastRenderedPageBreak/>
        <w:t>CAPÍTULO</w:t>
      </w:r>
      <w:r w:rsidR="00F559DF" w:rsidRPr="00751A8E">
        <w:rPr>
          <w:rFonts w:ascii="Arial" w:hAnsi="Arial" w:cs="Arial"/>
          <w:b/>
          <w:i w:val="0"/>
          <w:szCs w:val="24"/>
        </w:rPr>
        <w:t xml:space="preserve"> II</w:t>
      </w:r>
    </w:p>
    <w:p w:rsidR="00730310" w:rsidRDefault="00F559DF" w:rsidP="004D0F2F">
      <w:pPr>
        <w:spacing w:line="480" w:lineRule="auto"/>
        <w:ind w:firstLine="284"/>
        <w:jc w:val="center"/>
        <w:rPr>
          <w:rFonts w:ascii="Arial" w:hAnsi="Arial" w:cs="Arial"/>
          <w:b/>
          <w:i w:val="0"/>
          <w:szCs w:val="24"/>
        </w:rPr>
      </w:pPr>
      <w:r w:rsidRPr="00751A8E">
        <w:rPr>
          <w:rFonts w:ascii="Arial" w:hAnsi="Arial" w:cs="Arial"/>
          <w:b/>
          <w:i w:val="0"/>
          <w:szCs w:val="24"/>
        </w:rPr>
        <w:t xml:space="preserve">MARCO </w:t>
      </w:r>
      <w:r w:rsidR="00100146" w:rsidRPr="00751A8E">
        <w:rPr>
          <w:rFonts w:ascii="Arial" w:hAnsi="Arial" w:cs="Arial"/>
          <w:b/>
          <w:i w:val="0"/>
          <w:szCs w:val="24"/>
        </w:rPr>
        <w:t>TEÓRICO</w:t>
      </w:r>
    </w:p>
    <w:p w:rsidR="00730310"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En este capítulo se explica</w:t>
      </w:r>
      <w:r w:rsidR="009721AA" w:rsidRPr="00751A8E">
        <w:rPr>
          <w:rFonts w:ascii="Arial" w:hAnsi="Arial" w:cs="Arial"/>
          <w:i w:val="0"/>
          <w:szCs w:val="24"/>
        </w:rPr>
        <w:t>n</w:t>
      </w:r>
      <w:r w:rsidRPr="00751A8E">
        <w:rPr>
          <w:rFonts w:ascii="Arial" w:hAnsi="Arial" w:cs="Arial"/>
          <w:i w:val="0"/>
          <w:szCs w:val="24"/>
        </w:rPr>
        <w:t xml:space="preserve"> de forma detallada las bases teóricas que sustentaron la ejecución de esta </w:t>
      </w:r>
      <w:r w:rsidR="009721AA" w:rsidRPr="00751A8E">
        <w:rPr>
          <w:rFonts w:ascii="Arial" w:hAnsi="Arial" w:cs="Arial"/>
          <w:i w:val="0"/>
          <w:szCs w:val="24"/>
        </w:rPr>
        <w:t>investigación</w:t>
      </w:r>
      <w:r w:rsidRPr="00751A8E">
        <w:rPr>
          <w:rFonts w:ascii="Arial" w:hAnsi="Arial" w:cs="Arial"/>
          <w:i w:val="0"/>
          <w:szCs w:val="24"/>
        </w:rPr>
        <w:t xml:space="preserve">. De esta forma, se </w:t>
      </w:r>
      <w:r w:rsidR="009721AA" w:rsidRPr="00751A8E">
        <w:rPr>
          <w:rFonts w:ascii="Arial" w:hAnsi="Arial" w:cs="Arial"/>
          <w:i w:val="0"/>
          <w:szCs w:val="24"/>
        </w:rPr>
        <w:t xml:space="preserve">explican </w:t>
      </w:r>
      <w:r w:rsidRPr="00751A8E">
        <w:rPr>
          <w:rFonts w:ascii="Arial" w:hAnsi="Arial" w:cs="Arial"/>
          <w:i w:val="0"/>
          <w:szCs w:val="24"/>
        </w:rPr>
        <w:t>las características de las tecnologías, los beneficios que posee cada una, así como los problemas que se pretenden superar en la Internet actual.</w:t>
      </w:r>
    </w:p>
    <w:p w:rsidR="00730310" w:rsidRDefault="00F559DF" w:rsidP="004D0F2F">
      <w:pPr>
        <w:spacing w:line="480" w:lineRule="auto"/>
        <w:jc w:val="both"/>
        <w:rPr>
          <w:rFonts w:ascii="Arial" w:hAnsi="Arial" w:cs="Arial"/>
          <w:szCs w:val="24"/>
          <w:lang w:val="es-VE"/>
        </w:rPr>
      </w:pPr>
      <w:r w:rsidRPr="009D5DFA">
        <w:rPr>
          <w:rFonts w:ascii="Arial" w:hAnsi="Arial" w:cs="Arial"/>
          <w:i w:val="0"/>
          <w:szCs w:val="24"/>
          <w:lang w:val="es-VE"/>
        </w:rPr>
        <w:t>1.</w:t>
      </w:r>
      <w:r w:rsidR="00430694">
        <w:rPr>
          <w:rFonts w:ascii="Arial" w:hAnsi="Arial" w:cs="Arial"/>
          <w:i w:val="0"/>
          <w:szCs w:val="24"/>
          <w:lang w:val="es-VE"/>
        </w:rPr>
        <w:t>-</w:t>
      </w:r>
      <w:r w:rsidRPr="009D5DFA">
        <w:rPr>
          <w:rFonts w:ascii="Arial" w:hAnsi="Arial" w:cs="Arial"/>
          <w:i w:val="0"/>
          <w:szCs w:val="24"/>
          <w:lang w:val="es-VE"/>
        </w:rPr>
        <w:t xml:space="preserve">  Antecedentes de la investigación</w:t>
      </w:r>
    </w:p>
    <w:p w:rsidR="00730310" w:rsidRDefault="000E5754" w:rsidP="00366EFD">
      <w:pPr>
        <w:spacing w:afterLines="50" w:line="360" w:lineRule="auto"/>
        <w:ind w:firstLine="284"/>
        <w:jc w:val="both"/>
        <w:rPr>
          <w:rFonts w:ascii="Arial" w:hAnsi="Arial" w:cs="Arial"/>
          <w:i w:val="0"/>
          <w:szCs w:val="24"/>
        </w:rPr>
      </w:pPr>
      <w:r>
        <w:rPr>
          <w:rFonts w:ascii="Arial" w:hAnsi="Arial" w:cs="Arial"/>
          <w:i w:val="0"/>
          <w:szCs w:val="24"/>
        </w:rPr>
        <w:t>Act</w:t>
      </w:r>
      <w:r w:rsidR="00F559DF" w:rsidRPr="000E5754">
        <w:rPr>
          <w:rFonts w:ascii="Arial" w:hAnsi="Arial" w:cs="Arial"/>
          <w:i w:val="0"/>
          <w:szCs w:val="24"/>
        </w:rPr>
        <w:t>ualmente se presentan muchos problemas con el protocolo IPv4 a nivel de capa de red. Si bien en sus comienzos resultó ser un esquema adecuado y robusto dado que las aplicaciones no necesitaban un gran ancho de banda, no requerían una ingeniería de tráfico</w:t>
      </w:r>
      <w:r w:rsidR="009721AA" w:rsidRPr="000E5754">
        <w:rPr>
          <w:rFonts w:ascii="Arial" w:hAnsi="Arial" w:cs="Arial"/>
          <w:i w:val="0"/>
          <w:szCs w:val="24"/>
        </w:rPr>
        <w:t>;</w:t>
      </w:r>
      <w:r w:rsidR="00F559DF" w:rsidRPr="000E5754">
        <w:rPr>
          <w:rFonts w:ascii="Arial" w:hAnsi="Arial" w:cs="Arial"/>
          <w:i w:val="0"/>
          <w:szCs w:val="24"/>
        </w:rPr>
        <w:t xml:space="preserve"> s</w:t>
      </w:r>
      <w:r w:rsidR="004D31A7" w:rsidRPr="000E5754">
        <w:rPr>
          <w:rFonts w:ascii="Arial" w:hAnsi="Arial" w:cs="Arial"/>
          <w:i w:val="0"/>
          <w:szCs w:val="24"/>
        </w:rPr>
        <w:t>o</w:t>
      </w:r>
      <w:r w:rsidR="00F559DF" w:rsidRPr="000E5754">
        <w:rPr>
          <w:rFonts w:ascii="Arial" w:hAnsi="Arial" w:cs="Arial"/>
          <w:i w:val="0"/>
          <w:szCs w:val="24"/>
        </w:rPr>
        <w:t>lo se</w:t>
      </w:r>
      <w:r w:rsidR="00F559DF" w:rsidRPr="00751A8E">
        <w:rPr>
          <w:rFonts w:ascii="Arial" w:hAnsi="Arial" w:cs="Arial"/>
          <w:i w:val="0"/>
          <w:szCs w:val="24"/>
        </w:rPr>
        <w:t xml:space="preserve"> tenía</w:t>
      </w:r>
      <w:r w:rsidR="009721AA" w:rsidRPr="00751A8E">
        <w:rPr>
          <w:rFonts w:ascii="Arial" w:hAnsi="Arial" w:cs="Arial"/>
          <w:i w:val="0"/>
          <w:szCs w:val="24"/>
        </w:rPr>
        <w:t>n</w:t>
      </w:r>
      <w:r w:rsidR="00F559DF" w:rsidRPr="00751A8E">
        <w:rPr>
          <w:rFonts w:ascii="Arial" w:hAnsi="Arial" w:cs="Arial"/>
          <w:i w:val="0"/>
          <w:szCs w:val="24"/>
        </w:rPr>
        <w:t xml:space="preserve"> pocos nodos capaces de generar tráfico en la red; pero con el pasar del tiempo, el desarrollo y la convergencia a la que tienden los múltiples servicios clásicos y los nuevos servicios que han aparecido, en su mayoría servicios interactivos, hace que el escenario inicial en el que se planteó IPv4 no sea suficiente para satisfacer la demanda actual de </w:t>
      </w:r>
      <w:proofErr w:type="spellStart"/>
      <w:r w:rsidR="00F559DF" w:rsidRPr="00751A8E">
        <w:rPr>
          <w:rFonts w:ascii="Arial" w:hAnsi="Arial" w:cs="Arial"/>
          <w:i w:val="0"/>
          <w:szCs w:val="24"/>
        </w:rPr>
        <w:t>QoS</w:t>
      </w:r>
      <w:proofErr w:type="spellEnd"/>
      <w:r w:rsidR="00F559DF" w:rsidRPr="00751A8E">
        <w:rPr>
          <w:rFonts w:ascii="Arial" w:hAnsi="Arial" w:cs="Arial"/>
          <w:i w:val="0"/>
          <w:szCs w:val="24"/>
        </w:rPr>
        <w:t>.</w:t>
      </w:r>
    </w:p>
    <w:p w:rsidR="00730310" w:rsidRDefault="00F559DF" w:rsidP="00366EFD">
      <w:pPr>
        <w:spacing w:afterLines="50" w:line="360" w:lineRule="auto"/>
        <w:ind w:firstLine="284"/>
        <w:contextualSpacing/>
        <w:jc w:val="both"/>
        <w:rPr>
          <w:rFonts w:ascii="Arial" w:hAnsi="Arial" w:cs="Arial"/>
          <w:i w:val="0"/>
          <w:szCs w:val="24"/>
        </w:rPr>
      </w:pPr>
      <w:r w:rsidRPr="00751A8E">
        <w:rPr>
          <w:rFonts w:ascii="Arial" w:hAnsi="Arial" w:cs="Arial"/>
          <w:i w:val="0"/>
          <w:szCs w:val="24"/>
        </w:rPr>
        <w:t xml:space="preserve">Rodríguez y Zambrano </w:t>
      </w:r>
      <w:r w:rsidR="009D60BB" w:rsidRPr="00751A8E">
        <w:rPr>
          <w:rFonts w:ascii="Arial" w:hAnsi="Arial" w:cs="Arial"/>
          <w:i w:val="0"/>
          <w:szCs w:val="24"/>
        </w:rPr>
        <w:t>(</w:t>
      </w:r>
      <w:r w:rsidR="00100146">
        <w:rPr>
          <w:rFonts w:ascii="Arial" w:hAnsi="Arial" w:cs="Arial"/>
          <w:i w:val="0"/>
          <w:szCs w:val="24"/>
        </w:rPr>
        <w:t xml:space="preserve">2010) realizaron </w:t>
      </w:r>
      <w:r w:rsidRPr="00751A8E">
        <w:rPr>
          <w:rFonts w:ascii="Arial" w:hAnsi="Arial" w:cs="Arial"/>
          <w:i w:val="0"/>
          <w:szCs w:val="24"/>
        </w:rPr>
        <w:t>un proyecto de investigación titulado “Análisis y diseño de una reingeniería organizativa de la red del campus de la Universidad técnica de Manabí mediante la utilización de IPv6 y su implementación en la Facultad de Ciencias Informáticas en el laboratorio de redes” donde realizaron estudios y análisis de la migración del protocolo IPv4 a IPv6</w:t>
      </w:r>
      <w:r w:rsidR="00A81E84" w:rsidRPr="00751A8E">
        <w:rPr>
          <w:rFonts w:ascii="Arial" w:hAnsi="Arial" w:cs="Arial"/>
          <w:i w:val="0"/>
          <w:szCs w:val="24"/>
        </w:rPr>
        <w:t xml:space="preserve">  </w:t>
      </w:r>
      <w:r w:rsidRPr="00751A8E">
        <w:rPr>
          <w:rFonts w:ascii="Arial" w:hAnsi="Arial" w:cs="Arial"/>
          <w:i w:val="0"/>
          <w:szCs w:val="24"/>
        </w:rPr>
        <w:t xml:space="preserve"> </w:t>
      </w:r>
      <w:r w:rsidR="00DA7F4A" w:rsidRPr="00751A8E">
        <w:rPr>
          <w:rFonts w:ascii="Arial" w:hAnsi="Arial" w:cs="Arial"/>
          <w:i w:val="0"/>
          <w:szCs w:val="24"/>
        </w:rPr>
        <w:t>Concluyendo</w:t>
      </w:r>
      <w:r w:rsidRPr="00751A8E">
        <w:rPr>
          <w:rFonts w:ascii="Arial" w:hAnsi="Arial" w:cs="Arial"/>
          <w:i w:val="0"/>
          <w:szCs w:val="24"/>
        </w:rPr>
        <w:t xml:space="preserve"> que</w:t>
      </w:r>
      <w:r w:rsidR="00297A21" w:rsidRPr="00751A8E">
        <w:rPr>
          <w:rFonts w:ascii="Arial" w:hAnsi="Arial" w:cs="Arial"/>
          <w:i w:val="0"/>
          <w:szCs w:val="24"/>
        </w:rPr>
        <w:t xml:space="preserve"> la red permitió conectar a las distintas unidades administrativas y departamentos directamente a Internet mediante IPv6, sin necesidad de utilizar túneles o traducción de protocolos. </w:t>
      </w:r>
      <w:r w:rsidR="0012589C" w:rsidRPr="00751A8E">
        <w:rPr>
          <w:rFonts w:ascii="Arial" w:hAnsi="Arial" w:cs="Arial"/>
          <w:i w:val="0"/>
          <w:szCs w:val="24"/>
        </w:rPr>
        <w:t xml:space="preserve">Este </w:t>
      </w:r>
      <w:r w:rsidR="009F1575" w:rsidRPr="00751A8E">
        <w:rPr>
          <w:rFonts w:ascii="Arial" w:hAnsi="Arial" w:cs="Arial"/>
          <w:i w:val="0"/>
          <w:szCs w:val="24"/>
        </w:rPr>
        <w:t xml:space="preserve">trabajo aporto información teórica sobre el rendimiento de los protocolos IPv4 e IPv6 y sobre la migración de IPv4 a IPv6. </w:t>
      </w:r>
    </w:p>
    <w:p w:rsidR="00730310" w:rsidRDefault="00F559DF" w:rsidP="00366EFD">
      <w:pPr>
        <w:spacing w:afterLines="50" w:line="360" w:lineRule="auto"/>
        <w:ind w:firstLine="284"/>
        <w:contextualSpacing/>
        <w:jc w:val="both"/>
        <w:rPr>
          <w:rFonts w:ascii="Arial" w:hAnsi="Arial" w:cs="Arial"/>
          <w:i w:val="0"/>
          <w:color w:val="000000"/>
          <w:szCs w:val="24"/>
        </w:rPr>
      </w:pPr>
      <w:r w:rsidRPr="00751A8E">
        <w:rPr>
          <w:rFonts w:ascii="Arial" w:hAnsi="Arial" w:cs="Arial"/>
          <w:i w:val="0"/>
          <w:szCs w:val="24"/>
        </w:rPr>
        <w:t xml:space="preserve">Por su parte, Doménico y </w:t>
      </w:r>
      <w:r w:rsidR="009D60BB" w:rsidRPr="00751A8E">
        <w:rPr>
          <w:rFonts w:ascii="Arial" w:hAnsi="Arial" w:cs="Arial"/>
          <w:bCs/>
          <w:i w:val="0"/>
          <w:szCs w:val="24"/>
          <w:lang w:val="es-MX" w:eastAsia="es-MX"/>
        </w:rPr>
        <w:t>García (</w:t>
      </w:r>
      <w:r w:rsidRPr="00751A8E">
        <w:rPr>
          <w:rFonts w:ascii="Arial" w:hAnsi="Arial" w:cs="Arial"/>
          <w:bCs/>
          <w:i w:val="0"/>
          <w:szCs w:val="24"/>
          <w:lang w:val="es-MX" w:eastAsia="es-MX"/>
        </w:rPr>
        <w:t xml:space="preserve">2011) </w:t>
      </w:r>
      <w:r w:rsidRPr="00751A8E">
        <w:rPr>
          <w:rFonts w:ascii="Arial" w:hAnsi="Arial" w:cs="Arial"/>
          <w:i w:val="0"/>
          <w:szCs w:val="24"/>
        </w:rPr>
        <w:t xml:space="preserve">realizaron un proyecto de investigación que se titula “Medición y Análisis de tráfico en redes MPLS” siendo el objetivo general realizar un estudio profundo y detallado del protocolo MPLS, donde una de sus </w:t>
      </w:r>
      <w:r w:rsidRPr="00751A8E">
        <w:rPr>
          <w:rFonts w:ascii="Arial" w:hAnsi="Arial" w:cs="Arial"/>
          <w:i w:val="0"/>
          <w:szCs w:val="24"/>
        </w:rPr>
        <w:lastRenderedPageBreak/>
        <w:t xml:space="preserve">primeras conclusiones fue que gracias a este protocolo </w:t>
      </w:r>
      <w:r w:rsidRPr="00751A8E">
        <w:rPr>
          <w:rFonts w:ascii="Arial" w:hAnsi="Arial" w:cs="Arial"/>
          <w:i w:val="0"/>
          <w:color w:val="000000"/>
          <w:szCs w:val="24"/>
        </w:rPr>
        <w:t>se pueden afrontar problemas como la migración de IPv4 a IPv6 de manera progr</w:t>
      </w:r>
      <w:r w:rsidR="002C5835" w:rsidRPr="00751A8E">
        <w:rPr>
          <w:rFonts w:ascii="Arial" w:hAnsi="Arial" w:cs="Arial"/>
          <w:i w:val="0"/>
          <w:color w:val="000000"/>
          <w:szCs w:val="24"/>
        </w:rPr>
        <w:t xml:space="preserve">esiva sin los problemas citados. </w:t>
      </w:r>
      <w:r w:rsidR="009B34FD" w:rsidRPr="00751A8E">
        <w:rPr>
          <w:rFonts w:ascii="Arial" w:hAnsi="Arial" w:cs="Arial"/>
          <w:i w:val="0"/>
          <w:color w:val="000000"/>
          <w:szCs w:val="24"/>
        </w:rPr>
        <w:t xml:space="preserve">Mediante este trabajo, se pudo obtener </w:t>
      </w:r>
      <w:r w:rsidR="00B72680" w:rsidRPr="00751A8E">
        <w:rPr>
          <w:rFonts w:ascii="Arial" w:hAnsi="Arial" w:cs="Arial"/>
          <w:i w:val="0"/>
          <w:color w:val="000000"/>
          <w:szCs w:val="24"/>
        </w:rPr>
        <w:t>conocimiento teórico</w:t>
      </w:r>
      <w:r w:rsidR="009B34FD" w:rsidRPr="00751A8E">
        <w:rPr>
          <w:rFonts w:ascii="Arial" w:hAnsi="Arial" w:cs="Arial"/>
          <w:i w:val="0"/>
          <w:color w:val="000000"/>
          <w:szCs w:val="24"/>
        </w:rPr>
        <w:t xml:space="preserve"> así como también, se pudo comprobar que la migración de IPv4</w:t>
      </w:r>
      <w:r w:rsidR="00B72680" w:rsidRPr="00751A8E">
        <w:rPr>
          <w:rFonts w:ascii="Arial" w:hAnsi="Arial" w:cs="Arial"/>
          <w:i w:val="0"/>
          <w:color w:val="000000"/>
          <w:szCs w:val="24"/>
        </w:rPr>
        <w:t xml:space="preserve"> con MPLS</w:t>
      </w:r>
      <w:r w:rsidR="009B34FD" w:rsidRPr="00751A8E">
        <w:rPr>
          <w:rFonts w:ascii="Arial" w:hAnsi="Arial" w:cs="Arial"/>
          <w:i w:val="0"/>
          <w:color w:val="000000"/>
          <w:szCs w:val="24"/>
        </w:rPr>
        <w:t xml:space="preserve"> a</w:t>
      </w:r>
      <w:r w:rsidR="00B72680" w:rsidRPr="00751A8E">
        <w:rPr>
          <w:rFonts w:ascii="Arial" w:hAnsi="Arial" w:cs="Arial"/>
          <w:i w:val="0"/>
          <w:color w:val="000000"/>
          <w:szCs w:val="24"/>
        </w:rPr>
        <w:t xml:space="preserve"> IPv6 con</w:t>
      </w:r>
      <w:r w:rsidR="009B34FD" w:rsidRPr="00751A8E">
        <w:rPr>
          <w:rFonts w:ascii="Arial" w:hAnsi="Arial" w:cs="Arial"/>
          <w:i w:val="0"/>
          <w:color w:val="000000"/>
          <w:szCs w:val="24"/>
        </w:rPr>
        <w:t xml:space="preserve"> MPLS fue</w:t>
      </w:r>
      <w:r w:rsidRPr="00751A8E">
        <w:rPr>
          <w:rFonts w:ascii="Arial" w:hAnsi="Arial" w:cs="Arial"/>
          <w:i w:val="0"/>
          <w:color w:val="000000"/>
          <w:szCs w:val="24"/>
        </w:rPr>
        <w:t xml:space="preserve"> </w:t>
      </w:r>
      <w:r w:rsidR="009B34FD" w:rsidRPr="00751A8E">
        <w:rPr>
          <w:rFonts w:ascii="Arial" w:hAnsi="Arial" w:cs="Arial"/>
          <w:i w:val="0"/>
          <w:color w:val="000000"/>
          <w:szCs w:val="24"/>
        </w:rPr>
        <w:t>de manera</w:t>
      </w:r>
      <w:r w:rsidR="00B72680" w:rsidRPr="00751A8E">
        <w:rPr>
          <w:rFonts w:ascii="Arial" w:hAnsi="Arial" w:cs="Arial"/>
          <w:i w:val="0"/>
          <w:color w:val="000000"/>
          <w:szCs w:val="24"/>
        </w:rPr>
        <w:t xml:space="preserve"> </w:t>
      </w:r>
      <w:r w:rsidRPr="00751A8E">
        <w:rPr>
          <w:rFonts w:ascii="Arial" w:hAnsi="Arial" w:cs="Arial"/>
          <w:i w:val="0"/>
          <w:color w:val="000000"/>
          <w:szCs w:val="24"/>
        </w:rPr>
        <w:t>sencilla</w:t>
      </w:r>
      <w:r w:rsidR="00B72680" w:rsidRPr="00751A8E">
        <w:rPr>
          <w:rFonts w:ascii="Arial" w:hAnsi="Arial" w:cs="Arial"/>
          <w:i w:val="0"/>
          <w:color w:val="000000"/>
          <w:szCs w:val="24"/>
        </w:rPr>
        <w:t xml:space="preserve">, esto se debe a que la configuración de MPLS en IPv4 es igual </w:t>
      </w:r>
      <w:r w:rsidR="00A35F1B" w:rsidRPr="00751A8E">
        <w:rPr>
          <w:rFonts w:ascii="Arial" w:hAnsi="Arial" w:cs="Arial"/>
          <w:i w:val="0"/>
          <w:color w:val="000000"/>
          <w:szCs w:val="24"/>
        </w:rPr>
        <w:t>para</w:t>
      </w:r>
      <w:r w:rsidR="00B72680" w:rsidRPr="00751A8E">
        <w:rPr>
          <w:rFonts w:ascii="Arial" w:hAnsi="Arial" w:cs="Arial"/>
          <w:i w:val="0"/>
          <w:color w:val="000000"/>
          <w:szCs w:val="24"/>
        </w:rPr>
        <w:t xml:space="preserve"> Ipv6.</w:t>
      </w:r>
    </w:p>
    <w:p w:rsidR="00730310" w:rsidRDefault="00A35F1B" w:rsidP="00366EFD">
      <w:pPr>
        <w:spacing w:afterLines="50" w:line="360" w:lineRule="auto"/>
        <w:ind w:firstLine="284"/>
        <w:contextualSpacing/>
        <w:jc w:val="both"/>
        <w:rPr>
          <w:rFonts w:ascii="Arial" w:hAnsi="Arial" w:cs="Arial"/>
          <w:i w:val="0"/>
          <w:color w:val="000000"/>
          <w:szCs w:val="24"/>
        </w:rPr>
      </w:pPr>
      <w:r w:rsidRPr="00751A8E">
        <w:rPr>
          <w:rFonts w:ascii="Arial" w:hAnsi="Arial" w:cs="Arial"/>
          <w:i w:val="0"/>
          <w:color w:val="000000"/>
          <w:szCs w:val="24"/>
        </w:rPr>
        <w:t xml:space="preserve">También, Subía y otros </w:t>
      </w:r>
      <w:r w:rsidR="00F559DF" w:rsidRPr="00751A8E">
        <w:rPr>
          <w:rFonts w:ascii="Arial" w:hAnsi="Arial" w:cs="Arial"/>
          <w:i w:val="0"/>
          <w:color w:val="000000"/>
          <w:szCs w:val="24"/>
        </w:rPr>
        <w:t>(2006) realizaron un estudio que se titula “Comunicaciones IPv6 con MPLS” donde enfocaron su investigación en MPLS y</w:t>
      </w:r>
      <w:r w:rsidR="00CD60A1" w:rsidRPr="00751A8E">
        <w:rPr>
          <w:rFonts w:ascii="Arial" w:hAnsi="Arial" w:cs="Arial"/>
          <w:i w:val="0"/>
          <w:color w:val="000000"/>
          <w:szCs w:val="24"/>
        </w:rPr>
        <w:t xml:space="preserve"> las aplicaciones de esta misma. </w:t>
      </w:r>
      <w:r w:rsidR="00FA2AF3" w:rsidRPr="00751A8E">
        <w:rPr>
          <w:rFonts w:ascii="Arial" w:hAnsi="Arial" w:cs="Arial"/>
          <w:i w:val="0"/>
          <w:color w:val="000000"/>
          <w:szCs w:val="24"/>
        </w:rPr>
        <w:t>Una de sus conclusiones fueron</w:t>
      </w:r>
      <w:r w:rsidR="00CD60A1" w:rsidRPr="00751A8E">
        <w:rPr>
          <w:rFonts w:ascii="Arial" w:hAnsi="Arial" w:cs="Arial"/>
          <w:i w:val="0"/>
          <w:color w:val="000000"/>
          <w:szCs w:val="24"/>
        </w:rPr>
        <w:t xml:space="preserve"> que utilizaron routers marca cisco debido a que cumple con las especificaciones técnicas mínimas requeridas como:</w:t>
      </w:r>
      <w:r w:rsidRPr="00751A8E">
        <w:rPr>
          <w:rFonts w:ascii="Arial" w:hAnsi="Arial" w:cs="Arial"/>
          <w:i w:val="0"/>
          <w:color w:val="000000"/>
          <w:szCs w:val="24"/>
        </w:rPr>
        <w:t xml:space="preserve"> v</w:t>
      </w:r>
      <w:r w:rsidR="00CD60A1" w:rsidRPr="00751A8E">
        <w:rPr>
          <w:rFonts w:ascii="Arial" w:hAnsi="Arial" w:cs="Arial"/>
          <w:i w:val="0"/>
          <w:color w:val="000000"/>
          <w:szCs w:val="24"/>
        </w:rPr>
        <w:t>elocidad de transmisión, soporte para transmitir datos y video, Calidad de servicio, protocolo de</w:t>
      </w:r>
      <w:r w:rsidRPr="00751A8E">
        <w:rPr>
          <w:rFonts w:ascii="Arial" w:hAnsi="Arial" w:cs="Arial"/>
          <w:i w:val="0"/>
          <w:color w:val="000000"/>
          <w:szCs w:val="24"/>
        </w:rPr>
        <w:t xml:space="preserve"> direccionamiento IP</w:t>
      </w:r>
      <w:r w:rsidR="00CD60A1" w:rsidRPr="00751A8E">
        <w:rPr>
          <w:rFonts w:ascii="Arial" w:hAnsi="Arial" w:cs="Arial"/>
          <w:i w:val="0"/>
          <w:color w:val="000000"/>
          <w:szCs w:val="24"/>
        </w:rPr>
        <w:t xml:space="preserve">v6, entre otros. </w:t>
      </w:r>
      <w:r w:rsidR="004D31A7">
        <w:rPr>
          <w:rFonts w:ascii="Arial" w:hAnsi="Arial" w:cs="Arial"/>
          <w:i w:val="0"/>
          <w:color w:val="000000"/>
          <w:szCs w:val="24"/>
        </w:rPr>
        <w:t>Esta Investigación contribuyó</w:t>
      </w:r>
      <w:r w:rsidRPr="00751A8E">
        <w:rPr>
          <w:rFonts w:ascii="Arial" w:hAnsi="Arial" w:cs="Arial"/>
          <w:i w:val="0"/>
          <w:color w:val="000000"/>
          <w:szCs w:val="24"/>
        </w:rPr>
        <w:t xml:space="preserve"> a la elección de los equipos que se utilizaron, los cuales también fueron marca cisco y de esta manera también cumplir las especificaciones técnicas mínimas requeridas. </w:t>
      </w:r>
      <w:r w:rsidR="00F559DF" w:rsidRPr="00751A8E">
        <w:rPr>
          <w:rFonts w:ascii="Arial" w:hAnsi="Arial" w:cs="Arial"/>
          <w:i w:val="0"/>
          <w:color w:val="000000"/>
          <w:szCs w:val="24"/>
        </w:rPr>
        <w:t xml:space="preserve"> </w:t>
      </w:r>
    </w:p>
    <w:p w:rsidR="00730310" w:rsidRDefault="00A241CC"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Por último, </w:t>
      </w:r>
      <w:proofErr w:type="spellStart"/>
      <w:r w:rsidRPr="00751A8E">
        <w:rPr>
          <w:rFonts w:ascii="Arial" w:hAnsi="Arial" w:cs="Arial"/>
          <w:i w:val="0"/>
          <w:szCs w:val="24"/>
        </w:rPr>
        <w:t>Rubiano</w:t>
      </w:r>
      <w:proofErr w:type="spellEnd"/>
      <w:r w:rsidRPr="00751A8E">
        <w:rPr>
          <w:rFonts w:ascii="Arial" w:hAnsi="Arial" w:cs="Arial"/>
          <w:i w:val="0"/>
          <w:szCs w:val="24"/>
        </w:rPr>
        <w:t xml:space="preserve"> y Urbano (2006) realizaron un proyecto de investigación que se titula “</w:t>
      </w:r>
      <w:r w:rsidRPr="00751A8E">
        <w:rPr>
          <w:rFonts w:ascii="Arial" w:hAnsi="Arial" w:cs="Arial"/>
          <w:i w:val="0"/>
          <w:color w:val="000000"/>
          <w:szCs w:val="24"/>
        </w:rPr>
        <w:t>Investigación de la arquitectura MPLS ventajas y servicios.</w:t>
      </w:r>
      <w:r w:rsidR="004D31A7">
        <w:rPr>
          <w:rFonts w:ascii="Arial" w:hAnsi="Arial" w:cs="Arial"/>
          <w:i w:val="0"/>
          <w:szCs w:val="24"/>
        </w:rPr>
        <w:t>” Teniendo como objetivo d</w:t>
      </w:r>
      <w:r w:rsidRPr="00751A8E">
        <w:rPr>
          <w:rFonts w:ascii="Arial" w:hAnsi="Arial" w:cs="Arial"/>
          <w:i w:val="0"/>
          <w:szCs w:val="24"/>
        </w:rPr>
        <w:t xml:space="preserve">escribir las ventajas y servicios fundamentales que abarcan la Conmutación de Etiquetas Multiprotocolo (MPLS)  </w:t>
      </w:r>
      <w:r w:rsidR="00065613" w:rsidRPr="00751A8E">
        <w:rPr>
          <w:rFonts w:ascii="Arial" w:hAnsi="Arial" w:cs="Arial"/>
          <w:i w:val="0"/>
          <w:szCs w:val="24"/>
        </w:rPr>
        <w:t xml:space="preserve">llegando </w:t>
      </w:r>
      <w:r w:rsidR="004D31A7">
        <w:rPr>
          <w:rFonts w:ascii="Arial" w:hAnsi="Arial" w:cs="Arial"/>
          <w:i w:val="0"/>
          <w:szCs w:val="24"/>
        </w:rPr>
        <w:t>a la conclusión que MPLS triunfó</w:t>
      </w:r>
      <w:r w:rsidR="00065613" w:rsidRPr="00751A8E">
        <w:rPr>
          <w:rFonts w:ascii="Arial" w:hAnsi="Arial" w:cs="Arial"/>
          <w:i w:val="0"/>
          <w:szCs w:val="24"/>
        </w:rPr>
        <w:t xml:space="preserve"> como única solución para aumentar el desempeño de las redes actuales, ya que ha sido la solución a los inconvenientes del enrutamiento clásico que van desde los problemas con la velocidad, el retardo y la escalabilidad hasta el manejo de la calidad de servicio (</w:t>
      </w:r>
      <w:proofErr w:type="spellStart"/>
      <w:r w:rsidR="00065613" w:rsidRPr="00751A8E">
        <w:rPr>
          <w:rFonts w:ascii="Arial" w:hAnsi="Arial" w:cs="Arial"/>
          <w:i w:val="0"/>
          <w:szCs w:val="24"/>
        </w:rPr>
        <w:t>QoS</w:t>
      </w:r>
      <w:proofErr w:type="spellEnd"/>
      <w:r w:rsidR="00065613" w:rsidRPr="00751A8E">
        <w:rPr>
          <w:rFonts w:ascii="Arial" w:hAnsi="Arial" w:cs="Arial"/>
          <w:i w:val="0"/>
          <w:szCs w:val="24"/>
        </w:rPr>
        <w:t>) e ingeniería de tráfico. Mediante este trabajo, fue posible crear el marco teórico de todo lo referente al protocolo MPLS.</w:t>
      </w:r>
    </w:p>
    <w:p w:rsidR="00730310" w:rsidRDefault="00F559DF" w:rsidP="00C218A8">
      <w:pPr>
        <w:spacing w:line="480" w:lineRule="auto"/>
        <w:jc w:val="both"/>
        <w:rPr>
          <w:rFonts w:ascii="Arial" w:hAnsi="Arial" w:cs="Arial"/>
          <w:i w:val="0"/>
          <w:szCs w:val="24"/>
        </w:rPr>
      </w:pPr>
      <w:r w:rsidRPr="00062CEF">
        <w:rPr>
          <w:rFonts w:ascii="Arial" w:hAnsi="Arial" w:cs="Arial"/>
          <w:i w:val="0"/>
          <w:szCs w:val="24"/>
        </w:rPr>
        <w:t>2.</w:t>
      </w:r>
      <w:r w:rsidR="00430694">
        <w:rPr>
          <w:rFonts w:ascii="Arial" w:hAnsi="Arial" w:cs="Arial"/>
          <w:i w:val="0"/>
          <w:szCs w:val="24"/>
        </w:rPr>
        <w:t>-</w:t>
      </w:r>
      <w:r w:rsidRPr="00062CEF">
        <w:rPr>
          <w:rFonts w:ascii="Arial" w:hAnsi="Arial" w:cs="Arial"/>
          <w:i w:val="0"/>
          <w:szCs w:val="24"/>
        </w:rPr>
        <w:t xml:space="preserve"> Bases Teóricas</w:t>
      </w:r>
    </w:p>
    <w:p w:rsidR="00C218A8" w:rsidRDefault="00B73703"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Estas </w:t>
      </w:r>
      <w:r w:rsidR="00C63945" w:rsidRPr="00751A8E">
        <w:rPr>
          <w:rFonts w:ascii="Arial" w:hAnsi="Arial" w:cs="Arial"/>
          <w:i w:val="0"/>
          <w:szCs w:val="24"/>
        </w:rPr>
        <w:t>representa</w:t>
      </w:r>
      <w:r w:rsidR="00336687" w:rsidRPr="00751A8E">
        <w:rPr>
          <w:rFonts w:ascii="Arial" w:hAnsi="Arial" w:cs="Arial"/>
          <w:i w:val="0"/>
          <w:szCs w:val="24"/>
        </w:rPr>
        <w:t>n</w:t>
      </w:r>
      <w:r w:rsidR="00D10231" w:rsidRPr="00751A8E">
        <w:rPr>
          <w:rFonts w:ascii="Arial" w:hAnsi="Arial" w:cs="Arial"/>
          <w:i w:val="0"/>
          <w:szCs w:val="24"/>
        </w:rPr>
        <w:t xml:space="preserve"> la </w:t>
      </w:r>
      <w:r w:rsidR="00336687" w:rsidRPr="00751A8E">
        <w:rPr>
          <w:rFonts w:ascii="Arial" w:hAnsi="Arial" w:cs="Arial"/>
          <w:i w:val="0"/>
          <w:szCs w:val="24"/>
        </w:rPr>
        <w:t>sustentación</w:t>
      </w:r>
      <w:r w:rsidR="00D10231" w:rsidRPr="00751A8E">
        <w:rPr>
          <w:rFonts w:ascii="Arial" w:hAnsi="Arial" w:cs="Arial"/>
          <w:i w:val="0"/>
          <w:szCs w:val="24"/>
        </w:rPr>
        <w:t xml:space="preserve"> </w:t>
      </w:r>
      <w:r w:rsidR="00C63945" w:rsidRPr="00751A8E">
        <w:rPr>
          <w:rFonts w:ascii="Arial" w:hAnsi="Arial" w:cs="Arial"/>
          <w:i w:val="0"/>
          <w:szCs w:val="24"/>
        </w:rPr>
        <w:t>teórica</w:t>
      </w:r>
      <w:r w:rsidR="00095D28">
        <w:rPr>
          <w:rFonts w:ascii="Arial" w:hAnsi="Arial" w:cs="Arial"/>
          <w:i w:val="0"/>
          <w:szCs w:val="24"/>
        </w:rPr>
        <w:t>,</w:t>
      </w:r>
      <w:r w:rsidRPr="00751A8E">
        <w:rPr>
          <w:rFonts w:ascii="Arial" w:hAnsi="Arial" w:cs="Arial"/>
          <w:i w:val="0"/>
          <w:szCs w:val="24"/>
        </w:rPr>
        <w:t xml:space="preserve"> que se  basó en un conjunto de conceptos y proposiciones </w:t>
      </w:r>
      <w:r w:rsidR="00336687" w:rsidRPr="00751A8E">
        <w:rPr>
          <w:rFonts w:ascii="Arial" w:hAnsi="Arial" w:cs="Arial"/>
          <w:i w:val="0"/>
          <w:szCs w:val="24"/>
        </w:rPr>
        <w:t xml:space="preserve">que </w:t>
      </w:r>
      <w:r w:rsidRPr="00751A8E">
        <w:rPr>
          <w:rFonts w:ascii="Arial" w:hAnsi="Arial" w:cs="Arial"/>
          <w:i w:val="0"/>
          <w:szCs w:val="24"/>
        </w:rPr>
        <w:t>constituye un enfoque determinado</w:t>
      </w:r>
      <w:r w:rsidR="00336687" w:rsidRPr="00751A8E">
        <w:rPr>
          <w:rFonts w:ascii="Arial" w:hAnsi="Arial" w:cs="Arial"/>
          <w:i w:val="0"/>
          <w:szCs w:val="24"/>
        </w:rPr>
        <w:t xml:space="preserve"> para</w:t>
      </w:r>
      <w:r w:rsidR="00393F95" w:rsidRPr="00751A8E">
        <w:rPr>
          <w:rFonts w:ascii="Arial" w:hAnsi="Arial" w:cs="Arial"/>
          <w:i w:val="0"/>
          <w:szCs w:val="24"/>
        </w:rPr>
        <w:t xml:space="preserve"> el desarrollo </w:t>
      </w:r>
      <w:r w:rsidR="00336687" w:rsidRPr="00751A8E">
        <w:rPr>
          <w:rFonts w:ascii="Arial" w:hAnsi="Arial" w:cs="Arial"/>
          <w:i w:val="0"/>
          <w:szCs w:val="24"/>
        </w:rPr>
        <w:t xml:space="preserve">de la presente investigación. </w:t>
      </w:r>
    </w:p>
    <w:p w:rsidR="00C218A8" w:rsidRDefault="00C218A8" w:rsidP="00366EFD">
      <w:pPr>
        <w:spacing w:afterLines="50" w:line="360" w:lineRule="auto"/>
        <w:ind w:firstLine="284"/>
        <w:jc w:val="both"/>
        <w:rPr>
          <w:rFonts w:ascii="Arial" w:hAnsi="Arial" w:cs="Arial"/>
          <w:i w:val="0"/>
          <w:szCs w:val="24"/>
        </w:rPr>
      </w:pPr>
    </w:p>
    <w:p w:rsidR="00730310" w:rsidRDefault="00F559DF" w:rsidP="00C218A8">
      <w:pPr>
        <w:spacing w:line="480" w:lineRule="auto"/>
        <w:rPr>
          <w:rFonts w:ascii="Arial" w:hAnsi="Arial" w:cs="Arial"/>
          <w:i w:val="0"/>
          <w:szCs w:val="24"/>
        </w:rPr>
      </w:pPr>
      <w:r w:rsidRPr="00062CEF">
        <w:rPr>
          <w:rFonts w:ascii="Arial" w:hAnsi="Arial" w:cs="Arial"/>
          <w:i w:val="0"/>
          <w:szCs w:val="24"/>
        </w:rPr>
        <w:lastRenderedPageBreak/>
        <w:t>2.1</w:t>
      </w:r>
      <w:r w:rsidR="00430694">
        <w:rPr>
          <w:rFonts w:ascii="Arial" w:hAnsi="Arial" w:cs="Arial"/>
          <w:i w:val="0"/>
          <w:szCs w:val="24"/>
        </w:rPr>
        <w:t>.-</w:t>
      </w:r>
      <w:r w:rsidRPr="00062CEF">
        <w:rPr>
          <w:rFonts w:ascii="Arial" w:hAnsi="Arial" w:cs="Arial"/>
          <w:i w:val="0"/>
          <w:szCs w:val="24"/>
        </w:rPr>
        <w:t xml:space="preserve">  Protocolo de Internet versión 6.</w:t>
      </w:r>
    </w:p>
    <w:p w:rsidR="00730310" w:rsidRDefault="00F559DF" w:rsidP="00366EFD">
      <w:pPr>
        <w:spacing w:afterLines="200" w:line="360" w:lineRule="auto"/>
        <w:ind w:firstLine="284"/>
        <w:jc w:val="both"/>
        <w:rPr>
          <w:rFonts w:ascii="Arial" w:hAnsi="Arial" w:cs="Arial"/>
          <w:i w:val="0"/>
          <w:szCs w:val="24"/>
        </w:rPr>
      </w:pPr>
      <w:r w:rsidRPr="00062CEF">
        <w:rPr>
          <w:rFonts w:ascii="Arial" w:hAnsi="Arial" w:cs="Arial"/>
          <w:i w:val="0"/>
        </w:rPr>
        <w:t xml:space="preserve">En el año 1990, tras la primera voz de alerta sobre el posible agotamiento de direcciones IP  el </w:t>
      </w:r>
      <w:proofErr w:type="spellStart"/>
      <w:r w:rsidRPr="00062CEF">
        <w:rPr>
          <w:rFonts w:ascii="Arial" w:hAnsi="Arial" w:cs="Arial"/>
          <w:i w:val="0"/>
        </w:rPr>
        <w:t>IETF</w:t>
      </w:r>
      <w:proofErr w:type="spellEnd"/>
      <w:r w:rsidRPr="00062CEF">
        <w:rPr>
          <w:rFonts w:ascii="Arial" w:hAnsi="Arial" w:cs="Arial"/>
          <w:i w:val="0"/>
        </w:rPr>
        <w:t xml:space="preserve"> promueve un grupo de trabajo que se encargarían de crear el nuevo protocolo de Internet llamado IPV6, removiendo aquellas características que son poco utilizadas en la práctica y manteniendo los conceptos principales de IPv4, considerando el protocolo una evolución más que una revolución según Rodríguez y Zambrano (2010).</w:t>
      </w:r>
    </w:p>
    <w:p w:rsidR="00730310" w:rsidRDefault="00F559DF" w:rsidP="00C218A8">
      <w:pPr>
        <w:pStyle w:val="Listaconvietas"/>
        <w:tabs>
          <w:tab w:val="clear" w:pos="360"/>
        </w:tabs>
        <w:spacing w:line="480" w:lineRule="auto"/>
        <w:ind w:left="357" w:hanging="357"/>
        <w:jc w:val="both"/>
        <w:rPr>
          <w:rFonts w:ascii="Arial" w:hAnsi="Arial" w:cs="Arial"/>
        </w:rPr>
      </w:pPr>
      <w:r w:rsidRPr="00062CEF">
        <w:rPr>
          <w:rFonts w:ascii="Arial" w:hAnsi="Arial" w:cs="Arial"/>
        </w:rPr>
        <w:t>2.1.1.</w:t>
      </w:r>
      <w:r w:rsidR="00430694">
        <w:rPr>
          <w:rFonts w:ascii="Arial" w:hAnsi="Arial" w:cs="Arial"/>
        </w:rPr>
        <w:t>-</w:t>
      </w:r>
      <w:r w:rsidRPr="00062CEF">
        <w:rPr>
          <w:rFonts w:ascii="Arial" w:hAnsi="Arial" w:cs="Arial"/>
        </w:rPr>
        <w:t xml:space="preserve"> Características de IPv6 </w:t>
      </w:r>
    </w:p>
    <w:p w:rsidR="00730310" w:rsidRDefault="00F559DF" w:rsidP="00366EFD">
      <w:pPr>
        <w:pStyle w:val="Listaconvietas"/>
        <w:tabs>
          <w:tab w:val="clear" w:pos="360"/>
        </w:tabs>
        <w:spacing w:afterLines="50" w:line="360" w:lineRule="auto"/>
        <w:ind w:left="0" w:firstLine="284"/>
        <w:jc w:val="both"/>
        <w:rPr>
          <w:rFonts w:ascii="Arial" w:hAnsi="Arial" w:cs="Arial"/>
        </w:rPr>
      </w:pPr>
      <w:proofErr w:type="spellStart"/>
      <w:r w:rsidRPr="00751A8E">
        <w:rPr>
          <w:rFonts w:ascii="Arial" w:hAnsi="Arial" w:cs="Arial"/>
        </w:rPr>
        <w:t>Deering</w:t>
      </w:r>
      <w:proofErr w:type="spellEnd"/>
      <w:r w:rsidRPr="00751A8E">
        <w:rPr>
          <w:rFonts w:ascii="Arial" w:hAnsi="Arial" w:cs="Arial"/>
        </w:rPr>
        <w:t xml:space="preserve"> y </w:t>
      </w:r>
      <w:proofErr w:type="spellStart"/>
      <w:r w:rsidRPr="00751A8E">
        <w:rPr>
          <w:rFonts w:ascii="Arial" w:hAnsi="Arial" w:cs="Arial"/>
        </w:rPr>
        <w:t>Hiden</w:t>
      </w:r>
      <w:proofErr w:type="spellEnd"/>
      <w:r w:rsidRPr="00751A8E">
        <w:rPr>
          <w:rFonts w:ascii="Arial" w:hAnsi="Arial" w:cs="Arial"/>
        </w:rPr>
        <w:t xml:space="preserve"> (1998) explican que los cambios de Ipv4 a Ipv6 recaen en las siguientes características:</w:t>
      </w:r>
    </w:p>
    <w:p w:rsidR="00730310" w:rsidRDefault="004D31A7" w:rsidP="00C218A8">
      <w:pPr>
        <w:pStyle w:val="Listaconvietas"/>
        <w:numPr>
          <w:ilvl w:val="0"/>
          <w:numId w:val="31"/>
        </w:numPr>
        <w:spacing w:line="480" w:lineRule="auto"/>
        <w:ind w:left="357" w:firstLine="0"/>
        <w:rPr>
          <w:rFonts w:ascii="Arial" w:hAnsi="Arial" w:cs="Arial"/>
        </w:rPr>
      </w:pPr>
      <w:r>
        <w:rPr>
          <w:rFonts w:ascii="Arial" w:hAnsi="Arial" w:cs="Arial"/>
        </w:rPr>
        <w:t>C</w:t>
      </w:r>
      <w:r w:rsidR="00C842AD">
        <w:rPr>
          <w:rFonts w:ascii="Arial" w:hAnsi="Arial" w:cs="Arial"/>
        </w:rPr>
        <w:t>apacidades de Direccionamiento</w:t>
      </w:r>
    </w:p>
    <w:p w:rsidR="00730310" w:rsidRDefault="00F559DF" w:rsidP="00366EFD">
      <w:pPr>
        <w:pStyle w:val="Listaconvietas"/>
        <w:tabs>
          <w:tab w:val="clear" w:pos="360"/>
        </w:tabs>
        <w:spacing w:afterLines="50" w:line="360" w:lineRule="auto"/>
        <w:ind w:left="357" w:firstLine="284"/>
        <w:jc w:val="both"/>
        <w:rPr>
          <w:rFonts w:ascii="Arial" w:hAnsi="Arial" w:cs="Arial"/>
        </w:rPr>
      </w:pPr>
      <w:r w:rsidRPr="00751A8E">
        <w:rPr>
          <w:rFonts w:ascii="Arial" w:hAnsi="Arial" w:cs="Arial"/>
        </w:rPr>
        <w:t xml:space="preserve">IPv6 aumenta el tamaño de la dirección IP de 32 a 128 bits lo que se traduce alrededor de 3,4x10^38 direcciones posibles. Esto permite asegurar que cada dispositivo conectado a una red pueda contar con una dirección IP pública. </w:t>
      </w:r>
    </w:p>
    <w:p w:rsidR="00730310" w:rsidRDefault="00C842AD" w:rsidP="00C218A8">
      <w:pPr>
        <w:pStyle w:val="Listaconvietas"/>
        <w:numPr>
          <w:ilvl w:val="0"/>
          <w:numId w:val="28"/>
        </w:numPr>
        <w:spacing w:line="480" w:lineRule="auto"/>
        <w:ind w:left="357" w:firstLine="0"/>
        <w:rPr>
          <w:rFonts w:ascii="Arial" w:hAnsi="Arial" w:cs="Arial"/>
        </w:rPr>
      </w:pPr>
      <w:r>
        <w:rPr>
          <w:rFonts w:ascii="Arial" w:hAnsi="Arial" w:cs="Arial"/>
        </w:rPr>
        <w:t>Nuevo formato de encabezado</w:t>
      </w:r>
    </w:p>
    <w:p w:rsidR="00730310" w:rsidRDefault="00F559DF" w:rsidP="00366EFD">
      <w:pPr>
        <w:pStyle w:val="Listaconvietas"/>
        <w:tabs>
          <w:tab w:val="clear" w:pos="360"/>
        </w:tabs>
        <w:spacing w:afterLines="200" w:line="360" w:lineRule="auto"/>
        <w:ind w:left="357" w:firstLine="284"/>
        <w:jc w:val="both"/>
        <w:rPr>
          <w:rFonts w:ascii="Arial" w:hAnsi="Arial" w:cs="Arial"/>
        </w:rPr>
      </w:pPr>
      <w:r w:rsidRPr="00751A8E">
        <w:rPr>
          <w:rFonts w:ascii="Arial" w:hAnsi="Arial" w:cs="Arial"/>
        </w:rPr>
        <w:t xml:space="preserve">Aun cuando el tamaño de la cabecera en IPv6 es mayor que en IPv4, el formato de ella se ha simplificado. Se han eliminado campos que en la práctica eran poco usados, de forma de hacer más eficiente el manejo de paquetes. Con la incorporación de cabeceras adicionales, IPv6 permite futuras expansiones. </w:t>
      </w:r>
    </w:p>
    <w:p w:rsidR="00730310" w:rsidRDefault="00F559DF" w:rsidP="00C218A8">
      <w:pPr>
        <w:pStyle w:val="Ttulo2"/>
        <w:numPr>
          <w:ilvl w:val="0"/>
          <w:numId w:val="28"/>
        </w:numPr>
        <w:spacing w:line="480" w:lineRule="auto"/>
        <w:ind w:left="357" w:firstLine="0"/>
        <w:jc w:val="left"/>
        <w:rPr>
          <w:rFonts w:ascii="Arial" w:hAnsi="Arial" w:cs="Arial"/>
          <w:b w:val="0"/>
          <w:sz w:val="24"/>
          <w:szCs w:val="24"/>
        </w:rPr>
      </w:pPr>
      <w:r w:rsidRPr="00751A8E">
        <w:rPr>
          <w:rFonts w:ascii="Arial" w:hAnsi="Arial" w:cs="Arial"/>
          <w:b w:val="0"/>
          <w:sz w:val="24"/>
          <w:szCs w:val="24"/>
        </w:rPr>
        <w:t>Infraestructura de direcciones y enrutamiento eficaz y jerárquica</w:t>
      </w:r>
    </w:p>
    <w:p w:rsidR="00C218A8" w:rsidRDefault="00F559DF" w:rsidP="00366EFD">
      <w:pPr>
        <w:pStyle w:val="NormalWeb"/>
        <w:spacing w:afterLines="50" w:afterAutospacing="0" w:line="360" w:lineRule="auto"/>
        <w:ind w:left="357" w:firstLine="284"/>
        <w:jc w:val="both"/>
        <w:rPr>
          <w:rFonts w:ascii="Arial" w:hAnsi="Arial" w:cs="Arial"/>
        </w:rPr>
      </w:pPr>
      <w:r w:rsidRPr="00751A8E">
        <w:rPr>
          <w:rFonts w:ascii="Arial" w:hAnsi="Arial" w:cs="Arial"/>
        </w:rPr>
        <w:t>Las direcciones globales están diseñadas para crear una infraestructura eficaz, jerárquica y que se puede resumir y que tiene en cuenta la existencia de múltiples niveles de proveedores de servicios Internet. En la red Internet IPv6, los enrutadores de red troncal tienen tablas de enrutamiento mucho más pequeñas.</w:t>
      </w:r>
    </w:p>
    <w:p w:rsidR="00584EC1" w:rsidRDefault="00584EC1" w:rsidP="00C218A8">
      <w:pPr>
        <w:pStyle w:val="NormalWeb"/>
        <w:numPr>
          <w:ilvl w:val="0"/>
          <w:numId w:val="28"/>
        </w:numPr>
        <w:spacing w:before="0" w:beforeAutospacing="0" w:after="0" w:afterAutospacing="0" w:line="480" w:lineRule="auto"/>
        <w:ind w:left="357" w:firstLine="0"/>
        <w:jc w:val="both"/>
        <w:rPr>
          <w:rFonts w:ascii="Arial" w:hAnsi="Arial" w:cs="Arial"/>
        </w:rPr>
      </w:pPr>
    </w:p>
    <w:p w:rsidR="00730310" w:rsidRPr="00C218A8" w:rsidRDefault="00F559DF" w:rsidP="00584EC1">
      <w:pPr>
        <w:pStyle w:val="NormalWeb"/>
        <w:numPr>
          <w:ilvl w:val="0"/>
          <w:numId w:val="28"/>
        </w:numPr>
        <w:spacing w:before="0" w:beforeAutospacing="0" w:after="0" w:afterAutospacing="0" w:line="480" w:lineRule="auto"/>
        <w:ind w:left="357" w:firstLine="0"/>
        <w:rPr>
          <w:rFonts w:ascii="Arial" w:hAnsi="Arial" w:cs="Arial"/>
        </w:rPr>
      </w:pPr>
      <w:r w:rsidRPr="00C842AD">
        <w:rPr>
          <w:rFonts w:ascii="Arial" w:hAnsi="Arial" w:cs="Arial"/>
        </w:rPr>
        <w:lastRenderedPageBreak/>
        <w:t>Seguridad integrada</w:t>
      </w:r>
    </w:p>
    <w:p w:rsidR="00730310" w:rsidRDefault="00F559DF" w:rsidP="00366EFD">
      <w:pPr>
        <w:pStyle w:val="NormalWeb"/>
        <w:spacing w:before="0" w:beforeAutospacing="0" w:afterLines="200" w:afterAutospacing="0" w:line="360" w:lineRule="auto"/>
        <w:ind w:left="357" w:firstLine="284"/>
        <w:jc w:val="both"/>
        <w:rPr>
          <w:rFonts w:ascii="Arial" w:hAnsi="Arial" w:cs="Arial"/>
        </w:rPr>
      </w:pPr>
      <w:r w:rsidRPr="00751A8E">
        <w:rPr>
          <w:rFonts w:ascii="Arial" w:hAnsi="Arial" w:cs="Arial"/>
        </w:rPr>
        <w:t xml:space="preserve">La compatibilidad con </w:t>
      </w:r>
      <w:proofErr w:type="spellStart"/>
      <w:r w:rsidRPr="00751A8E">
        <w:rPr>
          <w:rFonts w:ascii="Arial" w:hAnsi="Arial" w:cs="Arial"/>
        </w:rPr>
        <w:t>IPSec</w:t>
      </w:r>
      <w:proofErr w:type="spellEnd"/>
      <w:r w:rsidRPr="00751A8E">
        <w:rPr>
          <w:rFonts w:ascii="Arial" w:hAnsi="Arial" w:cs="Arial"/>
        </w:rPr>
        <w:t xml:space="preserve"> es un requisito del conjunto de protocolos IPv6. Este requisito proporciona una solución basada en estándares para las necesidades de seguridad de red y aumenta la interoperabilidad entre diferentes implementaciones de IPv6.</w:t>
      </w:r>
    </w:p>
    <w:p w:rsidR="00730310" w:rsidRDefault="00F559DF" w:rsidP="00584EC1">
      <w:pPr>
        <w:pStyle w:val="NormalWeb"/>
        <w:numPr>
          <w:ilvl w:val="0"/>
          <w:numId w:val="28"/>
        </w:numPr>
        <w:spacing w:after="0" w:afterAutospacing="0" w:line="480" w:lineRule="auto"/>
        <w:ind w:left="357" w:firstLine="0"/>
        <w:jc w:val="both"/>
        <w:rPr>
          <w:rFonts w:ascii="Arial" w:hAnsi="Arial" w:cs="Arial"/>
        </w:rPr>
      </w:pPr>
      <w:r w:rsidRPr="00751A8E">
        <w:rPr>
          <w:rFonts w:ascii="Arial" w:hAnsi="Arial" w:cs="Arial"/>
        </w:rPr>
        <w:t>Mejora de la compatibilidad para la calidad de servicio (</w:t>
      </w:r>
      <w:proofErr w:type="spellStart"/>
      <w:r w:rsidRPr="00751A8E">
        <w:rPr>
          <w:rFonts w:ascii="Arial" w:hAnsi="Arial" w:cs="Arial"/>
        </w:rPr>
        <w:t>QoS</w:t>
      </w:r>
      <w:proofErr w:type="spellEnd"/>
      <w:r w:rsidRPr="00751A8E">
        <w:rPr>
          <w:rFonts w:ascii="Arial" w:hAnsi="Arial" w:cs="Arial"/>
        </w:rPr>
        <w:t>)</w:t>
      </w:r>
    </w:p>
    <w:p w:rsidR="00730310" w:rsidRDefault="00F559DF" w:rsidP="00366EFD">
      <w:pPr>
        <w:pStyle w:val="NormalWeb"/>
        <w:spacing w:before="0" w:beforeAutospacing="0" w:afterLines="200" w:afterAutospacing="0" w:line="360" w:lineRule="auto"/>
        <w:ind w:left="357" w:firstLine="284"/>
        <w:jc w:val="both"/>
        <w:rPr>
          <w:rFonts w:ascii="Arial" w:hAnsi="Arial" w:cs="Arial"/>
        </w:rPr>
      </w:pPr>
      <w:r w:rsidRPr="00751A8E">
        <w:rPr>
          <w:rFonts w:ascii="Arial" w:hAnsi="Arial" w:cs="Arial"/>
        </w:rPr>
        <w:t xml:space="preserve">Los nuevos campos del encabezado IPv6 definen cómo se controla e identifica el tráfico. La identificación del tráfico, mediante un campo </w:t>
      </w:r>
      <w:proofErr w:type="spellStart"/>
      <w:r w:rsidRPr="00751A8E">
        <w:rPr>
          <w:rFonts w:ascii="Arial" w:hAnsi="Arial" w:cs="Arial"/>
        </w:rPr>
        <w:t>Flow</w:t>
      </w:r>
      <w:proofErr w:type="spellEnd"/>
      <w:r w:rsidRPr="00751A8E">
        <w:rPr>
          <w:rFonts w:ascii="Arial" w:hAnsi="Arial" w:cs="Arial"/>
        </w:rPr>
        <w:t xml:space="preserve"> </w:t>
      </w:r>
      <w:proofErr w:type="spellStart"/>
      <w:r w:rsidRPr="00751A8E">
        <w:rPr>
          <w:rFonts w:ascii="Arial" w:hAnsi="Arial" w:cs="Arial"/>
        </w:rPr>
        <w:t>Label</w:t>
      </w:r>
      <w:proofErr w:type="spellEnd"/>
      <w:r w:rsidRPr="00751A8E">
        <w:rPr>
          <w:rFonts w:ascii="Arial" w:hAnsi="Arial" w:cs="Arial"/>
        </w:rPr>
        <w:t xml:space="preserve"> (etiqueta de flujo) en el encabezado, permite que los enrutadores identifiquen y proporcionen un control especial de los paquetes que pertenecen a un flujo dado. Un flujo es un grupo de paquetes entre un origen y un destino. Dado que el tráfico está identificado en el encabezado IPv6, la compatibilidad con </w:t>
      </w:r>
      <w:proofErr w:type="spellStart"/>
      <w:r w:rsidRPr="00751A8E">
        <w:rPr>
          <w:rFonts w:ascii="Arial" w:hAnsi="Arial" w:cs="Arial"/>
        </w:rPr>
        <w:t>QoS</w:t>
      </w:r>
      <w:proofErr w:type="spellEnd"/>
      <w:r w:rsidRPr="00751A8E">
        <w:rPr>
          <w:rFonts w:ascii="Arial" w:hAnsi="Arial" w:cs="Arial"/>
        </w:rPr>
        <w:t xml:space="preserve"> se puede obtener de forma sencilla incluso si la carga del paquete está cifrada con </w:t>
      </w:r>
      <w:proofErr w:type="spellStart"/>
      <w:r w:rsidRPr="00751A8E">
        <w:rPr>
          <w:rFonts w:ascii="Arial" w:hAnsi="Arial" w:cs="Arial"/>
        </w:rPr>
        <w:t>IPSec</w:t>
      </w:r>
      <w:proofErr w:type="spellEnd"/>
      <w:r w:rsidRPr="00751A8E">
        <w:rPr>
          <w:rFonts w:ascii="Arial" w:hAnsi="Arial" w:cs="Arial"/>
        </w:rPr>
        <w:t>.</w:t>
      </w:r>
    </w:p>
    <w:p w:rsidR="00730310" w:rsidRDefault="00F559DF" w:rsidP="00584EC1">
      <w:pPr>
        <w:pStyle w:val="NormalWeb"/>
        <w:numPr>
          <w:ilvl w:val="0"/>
          <w:numId w:val="28"/>
        </w:numPr>
        <w:spacing w:before="0" w:beforeAutospacing="0" w:after="0" w:afterAutospacing="0" w:line="480" w:lineRule="auto"/>
        <w:ind w:left="357" w:firstLine="0"/>
        <w:jc w:val="both"/>
        <w:rPr>
          <w:rFonts w:ascii="Arial" w:hAnsi="Arial" w:cs="Arial"/>
        </w:rPr>
      </w:pPr>
      <w:r w:rsidRPr="008D7919">
        <w:rPr>
          <w:rFonts w:ascii="Arial" w:hAnsi="Arial" w:cs="Arial"/>
        </w:rPr>
        <w:t>Capacidad de ampliación</w:t>
      </w:r>
    </w:p>
    <w:p w:rsidR="00730310" w:rsidRDefault="00F559DF" w:rsidP="00366EFD">
      <w:pPr>
        <w:pStyle w:val="NormalWeb"/>
        <w:spacing w:before="0" w:beforeAutospacing="0" w:afterLines="200" w:afterAutospacing="0" w:line="360" w:lineRule="auto"/>
        <w:ind w:left="357" w:firstLine="284"/>
        <w:jc w:val="both"/>
        <w:rPr>
          <w:rFonts w:ascii="Arial" w:hAnsi="Arial" w:cs="Arial"/>
        </w:rPr>
      </w:pPr>
      <w:r w:rsidRPr="00751A8E">
        <w:rPr>
          <w:rFonts w:ascii="Arial" w:hAnsi="Arial" w:cs="Arial"/>
        </w:rPr>
        <w:t>IPv6 se puede ampliar con nuevas características al agregar encabezados de extensión a diferencia del encabezado IPv4, que sólo admite 40 bytes de opciones, el tamaño de los encabezados de extensión IPv6 sólo está limitado por el tamaño del paquete IPv6.</w:t>
      </w:r>
    </w:p>
    <w:p w:rsidR="00730310" w:rsidRDefault="00F559DF" w:rsidP="00584EC1">
      <w:pPr>
        <w:pStyle w:val="Listaconvietas"/>
        <w:numPr>
          <w:ilvl w:val="0"/>
          <w:numId w:val="28"/>
        </w:numPr>
        <w:spacing w:line="480" w:lineRule="auto"/>
        <w:ind w:left="357" w:firstLine="0"/>
        <w:jc w:val="both"/>
        <w:rPr>
          <w:rFonts w:ascii="Arial" w:hAnsi="Arial" w:cs="Arial"/>
        </w:rPr>
      </w:pPr>
      <w:r w:rsidRPr="00751A8E">
        <w:rPr>
          <w:rFonts w:ascii="Arial" w:hAnsi="Arial" w:cs="Arial"/>
        </w:rPr>
        <w:t>Movilidad</w:t>
      </w:r>
    </w:p>
    <w:p w:rsidR="00730310" w:rsidRDefault="00F559DF" w:rsidP="00366EFD">
      <w:pPr>
        <w:pStyle w:val="Listaconvietas"/>
        <w:tabs>
          <w:tab w:val="clear" w:pos="360"/>
        </w:tabs>
        <w:spacing w:afterLines="200" w:line="360" w:lineRule="auto"/>
        <w:ind w:left="357" w:firstLine="284"/>
        <w:jc w:val="both"/>
        <w:rPr>
          <w:rFonts w:ascii="Arial" w:hAnsi="Arial" w:cs="Arial"/>
        </w:rPr>
      </w:pPr>
      <w:r w:rsidRPr="00751A8E">
        <w:rPr>
          <w:rFonts w:ascii="Arial" w:hAnsi="Arial" w:cs="Arial"/>
        </w:rPr>
        <w:t>Es la posibilidad de que un nodo mantenga la misma dirección IP, a pesar de su movilidad.</w:t>
      </w:r>
    </w:p>
    <w:p w:rsidR="00584EC1" w:rsidRDefault="00584EC1" w:rsidP="00366EFD">
      <w:pPr>
        <w:pStyle w:val="Listaconvietas"/>
        <w:tabs>
          <w:tab w:val="clear" w:pos="360"/>
        </w:tabs>
        <w:spacing w:afterLines="200" w:line="360" w:lineRule="auto"/>
        <w:ind w:left="357" w:firstLine="284"/>
        <w:jc w:val="both"/>
        <w:rPr>
          <w:rFonts w:ascii="Arial" w:hAnsi="Arial" w:cs="Arial"/>
        </w:rPr>
      </w:pPr>
    </w:p>
    <w:p w:rsidR="00584EC1" w:rsidRDefault="00584EC1" w:rsidP="00366EFD">
      <w:pPr>
        <w:pStyle w:val="Listaconvietas"/>
        <w:tabs>
          <w:tab w:val="clear" w:pos="360"/>
        </w:tabs>
        <w:spacing w:afterLines="200" w:line="360" w:lineRule="auto"/>
        <w:ind w:left="357" w:firstLine="284"/>
        <w:jc w:val="both"/>
        <w:rPr>
          <w:rFonts w:ascii="Arial" w:hAnsi="Arial" w:cs="Arial"/>
        </w:rPr>
      </w:pPr>
    </w:p>
    <w:p w:rsidR="00730310" w:rsidRDefault="00F559DF" w:rsidP="00584EC1">
      <w:pPr>
        <w:pStyle w:val="NormalWeb"/>
        <w:numPr>
          <w:ilvl w:val="0"/>
          <w:numId w:val="28"/>
        </w:numPr>
        <w:spacing w:before="0" w:beforeAutospacing="0" w:after="0" w:afterAutospacing="0" w:line="480" w:lineRule="auto"/>
        <w:ind w:left="357" w:firstLine="0"/>
        <w:jc w:val="both"/>
        <w:rPr>
          <w:rFonts w:ascii="Arial" w:hAnsi="Arial" w:cs="Arial"/>
        </w:rPr>
      </w:pPr>
      <w:r w:rsidRPr="00751A8E">
        <w:rPr>
          <w:rFonts w:ascii="Arial" w:hAnsi="Arial" w:cs="Arial"/>
        </w:rPr>
        <w:lastRenderedPageBreak/>
        <w:t>Autoconfiguración</w:t>
      </w:r>
    </w:p>
    <w:p w:rsidR="00730310" w:rsidRDefault="00F559DF" w:rsidP="00366EFD">
      <w:pPr>
        <w:pStyle w:val="NormalWeb"/>
        <w:spacing w:before="0" w:beforeAutospacing="0" w:afterLines="200" w:afterAutospacing="0" w:line="360" w:lineRule="auto"/>
        <w:ind w:left="357" w:firstLine="284"/>
        <w:jc w:val="both"/>
        <w:rPr>
          <w:rFonts w:ascii="Arial" w:hAnsi="Arial" w:cs="Arial"/>
        </w:rPr>
      </w:pPr>
      <w:r w:rsidRPr="00751A8E">
        <w:rPr>
          <w:rFonts w:ascii="Arial" w:hAnsi="Arial" w:cs="Arial"/>
        </w:rPr>
        <w:t xml:space="preserve"> IPv6 incorpora un mecanismo de auto configuración de direcciones, “</w:t>
      </w:r>
      <w:proofErr w:type="spellStart"/>
      <w:r w:rsidRPr="00751A8E">
        <w:rPr>
          <w:rFonts w:ascii="Arial" w:hAnsi="Arial" w:cs="Arial"/>
        </w:rPr>
        <w:t>stateless</w:t>
      </w:r>
      <w:proofErr w:type="spellEnd"/>
      <w:r w:rsidRPr="00751A8E">
        <w:rPr>
          <w:rFonts w:ascii="Arial" w:hAnsi="Arial" w:cs="Arial"/>
        </w:rPr>
        <w:t xml:space="preserve"> </w:t>
      </w:r>
      <w:proofErr w:type="spellStart"/>
      <w:r w:rsidRPr="00751A8E">
        <w:rPr>
          <w:rFonts w:ascii="Arial" w:hAnsi="Arial" w:cs="Arial"/>
        </w:rPr>
        <w:t>address</w:t>
      </w:r>
      <w:proofErr w:type="spellEnd"/>
      <w:r w:rsidRPr="00751A8E">
        <w:rPr>
          <w:rFonts w:ascii="Arial" w:hAnsi="Arial" w:cs="Arial"/>
        </w:rPr>
        <w:t xml:space="preserve"> </w:t>
      </w:r>
      <w:proofErr w:type="spellStart"/>
      <w:r w:rsidRPr="00751A8E">
        <w:rPr>
          <w:rFonts w:ascii="Arial" w:hAnsi="Arial" w:cs="Arial"/>
        </w:rPr>
        <w:t>configuration</w:t>
      </w:r>
      <w:proofErr w:type="spellEnd"/>
      <w:r w:rsidRPr="00751A8E">
        <w:rPr>
          <w:rFonts w:ascii="Arial" w:hAnsi="Arial" w:cs="Arial"/>
        </w:rPr>
        <w:t>”, mediante el cual los nodos son capaces de auto asignarse una dirección IPv6 sin intervención del usuario.</w:t>
      </w:r>
    </w:p>
    <w:p w:rsidR="00730310" w:rsidRDefault="00F559DF" w:rsidP="00E51F37">
      <w:pPr>
        <w:pStyle w:val="NormalWeb"/>
        <w:spacing w:before="0" w:beforeAutospacing="0" w:after="0" w:afterAutospacing="0" w:line="480" w:lineRule="auto"/>
        <w:jc w:val="both"/>
        <w:rPr>
          <w:rFonts w:ascii="Arial" w:hAnsi="Arial" w:cs="Arial"/>
        </w:rPr>
      </w:pPr>
      <w:r w:rsidRPr="00062CEF">
        <w:rPr>
          <w:rFonts w:ascii="Arial" w:hAnsi="Arial" w:cs="Arial"/>
        </w:rPr>
        <w:t>2.1.2.</w:t>
      </w:r>
      <w:r w:rsidR="00430694">
        <w:rPr>
          <w:rFonts w:ascii="Arial" w:hAnsi="Arial" w:cs="Arial"/>
        </w:rPr>
        <w:t>-</w:t>
      </w:r>
      <w:r w:rsidRPr="00062CEF">
        <w:rPr>
          <w:rFonts w:ascii="Arial" w:hAnsi="Arial" w:cs="Arial"/>
        </w:rPr>
        <w:t xml:space="preserve"> Ventajas del Protocolo IPv6 </w:t>
      </w:r>
    </w:p>
    <w:p w:rsidR="00730310" w:rsidRDefault="00F559DF" w:rsidP="00366EFD">
      <w:pPr>
        <w:pStyle w:val="NormalWeb"/>
        <w:spacing w:before="0" w:beforeAutospacing="0" w:afterLines="50" w:afterAutospacing="0" w:line="360" w:lineRule="auto"/>
        <w:ind w:firstLine="284"/>
        <w:jc w:val="both"/>
        <w:rPr>
          <w:rFonts w:ascii="Arial" w:hAnsi="Arial" w:cs="Arial"/>
        </w:rPr>
      </w:pPr>
      <w:r w:rsidRPr="00751A8E">
        <w:rPr>
          <w:rFonts w:ascii="Arial" w:hAnsi="Arial" w:cs="Arial"/>
        </w:rPr>
        <w:t xml:space="preserve">De acuerdo al trabajo de Investigación de </w:t>
      </w:r>
      <w:proofErr w:type="spellStart"/>
      <w:r w:rsidRPr="00751A8E">
        <w:rPr>
          <w:rFonts w:ascii="Arial" w:hAnsi="Arial" w:cs="Arial"/>
        </w:rPr>
        <w:t>Wallid</w:t>
      </w:r>
      <w:proofErr w:type="spellEnd"/>
      <w:r w:rsidRPr="00751A8E">
        <w:rPr>
          <w:rFonts w:ascii="Arial" w:hAnsi="Arial" w:cs="Arial"/>
        </w:rPr>
        <w:t xml:space="preserve"> (2004) titulado “Transición a IPv6 en un departamento Universitario”  hace referencia a las ventajas que nos proporciona el protocolo de Internet 6 como lo es:</w:t>
      </w:r>
    </w:p>
    <w:p w:rsidR="00730310" w:rsidRDefault="00F559DF" w:rsidP="00366EFD">
      <w:pPr>
        <w:pStyle w:val="NormalWeb"/>
        <w:numPr>
          <w:ilvl w:val="0"/>
          <w:numId w:val="28"/>
        </w:numPr>
        <w:spacing w:before="0" w:beforeAutospacing="0" w:afterLines="50" w:afterAutospacing="0" w:line="360" w:lineRule="auto"/>
        <w:ind w:left="357" w:firstLine="0"/>
        <w:jc w:val="both"/>
        <w:rPr>
          <w:rFonts w:ascii="Arial" w:hAnsi="Arial" w:cs="Arial"/>
        </w:rPr>
      </w:pPr>
      <w:r w:rsidRPr="00751A8E">
        <w:rPr>
          <w:rFonts w:ascii="Arial" w:hAnsi="Arial" w:cs="Arial"/>
        </w:rPr>
        <w:t>El desarrollo de mecanismos que permiten gestiona</w:t>
      </w:r>
      <w:r w:rsidR="00626A38">
        <w:rPr>
          <w:rFonts w:ascii="Arial" w:hAnsi="Arial" w:cs="Arial"/>
        </w:rPr>
        <w:t xml:space="preserve">r de forma automática </w:t>
      </w:r>
      <w:r w:rsidRPr="00751A8E">
        <w:rPr>
          <w:rFonts w:ascii="Arial" w:hAnsi="Arial" w:cs="Arial"/>
        </w:rPr>
        <w:t xml:space="preserve">el traslado de los dispositivos de unas redes a otras, permitiendo así la conexión automáticas a su red de origen de dispositivos que se encuentran temporalmente en redes de acceso remotas. A estos procedimientos, englobados bajo el nombre de IPv6 </w:t>
      </w:r>
      <w:proofErr w:type="spellStart"/>
      <w:r w:rsidRPr="00751A8E">
        <w:rPr>
          <w:rFonts w:ascii="Arial" w:hAnsi="Arial" w:cs="Arial"/>
        </w:rPr>
        <w:t>Mobility</w:t>
      </w:r>
      <w:proofErr w:type="spellEnd"/>
      <w:r w:rsidRPr="00751A8E">
        <w:rPr>
          <w:rFonts w:ascii="Arial" w:hAnsi="Arial" w:cs="Arial"/>
        </w:rPr>
        <w:t>, se les ha concedido una gran importancia dado que permiten gestionar nuevos servicios hasta ahora el participio a la Internet tradicional.</w:t>
      </w:r>
    </w:p>
    <w:p w:rsidR="00730310" w:rsidRDefault="00F559DF" w:rsidP="00366EFD">
      <w:pPr>
        <w:pStyle w:val="NormalWeb"/>
        <w:numPr>
          <w:ilvl w:val="0"/>
          <w:numId w:val="28"/>
        </w:numPr>
        <w:spacing w:before="0" w:beforeAutospacing="0" w:afterLines="50" w:afterAutospacing="0" w:line="360" w:lineRule="auto"/>
        <w:ind w:left="357" w:firstLine="0"/>
        <w:jc w:val="both"/>
        <w:rPr>
          <w:rFonts w:ascii="Arial" w:hAnsi="Arial" w:cs="Arial"/>
        </w:rPr>
      </w:pPr>
      <w:r w:rsidRPr="00751A8E">
        <w:rPr>
          <w:rFonts w:ascii="Arial" w:hAnsi="Arial" w:cs="Arial"/>
        </w:rPr>
        <w:t>IPv6 se ha diseñado teniendo en mente las nuevas necesidades de calidad de servicio (</w:t>
      </w:r>
      <w:proofErr w:type="spellStart"/>
      <w:r w:rsidRPr="00751A8E">
        <w:rPr>
          <w:rFonts w:ascii="Arial" w:hAnsi="Arial" w:cs="Arial"/>
        </w:rPr>
        <w:t>QoS</w:t>
      </w:r>
      <w:proofErr w:type="spellEnd"/>
      <w:r w:rsidRPr="00751A8E">
        <w:rPr>
          <w:rFonts w:ascii="Arial" w:hAnsi="Arial" w:cs="Arial"/>
        </w:rPr>
        <w:t xml:space="preserve">) que estarán presentes en los nuevos servicios proporcionados a los clientes de la nueva red. </w:t>
      </w:r>
    </w:p>
    <w:p w:rsidR="00730310" w:rsidRDefault="00F559DF" w:rsidP="00366EFD">
      <w:pPr>
        <w:pStyle w:val="NormalWeb"/>
        <w:numPr>
          <w:ilvl w:val="0"/>
          <w:numId w:val="28"/>
        </w:numPr>
        <w:spacing w:before="0" w:beforeAutospacing="0" w:afterLines="50" w:afterAutospacing="0" w:line="360" w:lineRule="auto"/>
        <w:ind w:left="357" w:firstLine="0"/>
        <w:jc w:val="both"/>
        <w:rPr>
          <w:rFonts w:ascii="Arial" w:hAnsi="Arial" w:cs="Arial"/>
        </w:rPr>
      </w:pPr>
      <w:r w:rsidRPr="00751A8E">
        <w:rPr>
          <w:rFonts w:ascii="Arial" w:hAnsi="Arial" w:cs="Arial"/>
        </w:rPr>
        <w:t>Este nuevo protocolo también ha sido pensado para hacer uso de las técnicas de cifrado (</w:t>
      </w:r>
      <w:proofErr w:type="spellStart"/>
      <w:r w:rsidRPr="00751A8E">
        <w:rPr>
          <w:rFonts w:ascii="Arial" w:hAnsi="Arial" w:cs="Arial"/>
        </w:rPr>
        <w:t>IPSec</w:t>
      </w:r>
      <w:proofErr w:type="spellEnd"/>
      <w:r w:rsidRPr="00751A8E">
        <w:rPr>
          <w:rFonts w:ascii="Arial" w:hAnsi="Arial" w:cs="Arial"/>
        </w:rPr>
        <w:t xml:space="preserve">) con el fin de dar mayor privacidad a las comunicaciones de usuario. </w:t>
      </w:r>
    </w:p>
    <w:p w:rsidR="00730310" w:rsidRDefault="00F559DF" w:rsidP="00366EFD">
      <w:pPr>
        <w:pStyle w:val="NormalWeb"/>
        <w:numPr>
          <w:ilvl w:val="0"/>
          <w:numId w:val="28"/>
        </w:numPr>
        <w:spacing w:before="0" w:beforeAutospacing="0" w:afterLines="50" w:afterAutospacing="0" w:line="360" w:lineRule="auto"/>
        <w:ind w:left="357" w:firstLine="0"/>
        <w:jc w:val="both"/>
        <w:rPr>
          <w:rFonts w:ascii="Arial" w:hAnsi="Arial" w:cs="Arial"/>
        </w:rPr>
      </w:pPr>
      <w:r w:rsidRPr="00751A8E">
        <w:rPr>
          <w:rFonts w:ascii="Arial" w:hAnsi="Arial" w:cs="Arial"/>
        </w:rPr>
        <w:t xml:space="preserve">La amplitud de direcciones disponibles permitirá que virtualmente cualquier dispositivo electrónico disponga de una conexión a la red. </w:t>
      </w:r>
    </w:p>
    <w:p w:rsidR="00730310" w:rsidRDefault="00F559DF" w:rsidP="00366EFD">
      <w:pPr>
        <w:pStyle w:val="NormalWeb"/>
        <w:spacing w:before="0" w:beforeAutospacing="0" w:afterLines="200" w:afterAutospacing="0" w:line="360" w:lineRule="auto"/>
        <w:ind w:left="357" w:firstLine="284"/>
        <w:jc w:val="both"/>
        <w:rPr>
          <w:rFonts w:ascii="Arial" w:hAnsi="Arial" w:cs="Arial"/>
        </w:rPr>
      </w:pPr>
      <w:r w:rsidRPr="00751A8E">
        <w:rPr>
          <w:rFonts w:ascii="Arial" w:hAnsi="Arial" w:cs="Arial"/>
        </w:rPr>
        <w:t xml:space="preserve">Se han diseñado técnicas de asignación automática de direcciones a los dispositivos, con el fin de evitar que cada dispositivo de red haya de ser configurado manualmente. También se ha proporcionado mecanismos que permiten detectar y resolver colisiones de direccionamiento en el caso de que varios dispositivos intenten utilizar la misma dirección IPv6. </w:t>
      </w:r>
    </w:p>
    <w:p w:rsidR="00730310" w:rsidRDefault="00F559DF" w:rsidP="009919C8">
      <w:pPr>
        <w:pStyle w:val="NormalWeb"/>
        <w:spacing w:before="0" w:beforeAutospacing="0" w:after="0" w:afterAutospacing="0" w:line="480" w:lineRule="auto"/>
        <w:jc w:val="both"/>
        <w:rPr>
          <w:rFonts w:ascii="Arial" w:hAnsi="Arial" w:cs="Arial"/>
        </w:rPr>
      </w:pPr>
      <w:r w:rsidRPr="00062CEF">
        <w:rPr>
          <w:rFonts w:ascii="Arial" w:hAnsi="Arial" w:cs="Arial"/>
        </w:rPr>
        <w:lastRenderedPageBreak/>
        <w:t>2.1.3</w:t>
      </w:r>
      <w:r w:rsidR="00430694">
        <w:rPr>
          <w:rFonts w:ascii="Arial" w:hAnsi="Arial" w:cs="Arial"/>
        </w:rPr>
        <w:t>.-</w:t>
      </w:r>
      <w:r w:rsidRPr="00062CEF">
        <w:rPr>
          <w:rFonts w:ascii="Arial" w:hAnsi="Arial" w:cs="Arial"/>
        </w:rPr>
        <w:t xml:space="preserve"> Direccionamiento IPv6</w:t>
      </w:r>
    </w:p>
    <w:p w:rsidR="00730310" w:rsidRDefault="00F559DF" w:rsidP="00366EFD">
      <w:pPr>
        <w:pStyle w:val="NormalWeb"/>
        <w:spacing w:before="0" w:beforeAutospacing="0" w:afterLines="50" w:afterAutospacing="0" w:line="360" w:lineRule="auto"/>
        <w:ind w:firstLine="284"/>
        <w:jc w:val="both"/>
        <w:rPr>
          <w:rFonts w:ascii="Arial" w:hAnsi="Arial" w:cs="Arial"/>
        </w:rPr>
      </w:pPr>
      <w:r w:rsidRPr="00751A8E">
        <w:rPr>
          <w:rFonts w:ascii="Arial" w:hAnsi="Arial" w:cs="Arial"/>
        </w:rPr>
        <w:tab/>
        <w:t xml:space="preserve">Según </w:t>
      </w:r>
      <w:proofErr w:type="spellStart"/>
      <w:r w:rsidRPr="00751A8E">
        <w:rPr>
          <w:rFonts w:ascii="Arial" w:hAnsi="Arial" w:cs="Arial"/>
        </w:rPr>
        <w:t>Deering</w:t>
      </w:r>
      <w:proofErr w:type="spellEnd"/>
      <w:r w:rsidRPr="00751A8E">
        <w:rPr>
          <w:rFonts w:ascii="Arial" w:hAnsi="Arial" w:cs="Arial"/>
        </w:rPr>
        <w:t xml:space="preserve"> y </w:t>
      </w:r>
      <w:proofErr w:type="spellStart"/>
      <w:r w:rsidRPr="00751A8E">
        <w:rPr>
          <w:rFonts w:ascii="Arial" w:hAnsi="Arial" w:cs="Arial"/>
        </w:rPr>
        <w:t>Hinden</w:t>
      </w:r>
      <w:proofErr w:type="spellEnd"/>
      <w:r w:rsidRPr="00751A8E">
        <w:rPr>
          <w:rFonts w:ascii="Arial" w:hAnsi="Arial" w:cs="Arial"/>
        </w:rPr>
        <w:t xml:space="preserve"> (2003) las direcciones IPv6 son identificadores de 128 bits y conjuntos de interfaces donde hay 3 tipos de direcciones: </w:t>
      </w:r>
    </w:p>
    <w:p w:rsidR="00730310" w:rsidRDefault="00F559DF" w:rsidP="00366EFD">
      <w:pPr>
        <w:pStyle w:val="NormalWeb"/>
        <w:numPr>
          <w:ilvl w:val="0"/>
          <w:numId w:val="32"/>
        </w:numPr>
        <w:spacing w:before="0" w:beforeAutospacing="0" w:afterLines="50" w:afterAutospacing="0" w:line="360" w:lineRule="auto"/>
        <w:ind w:left="357" w:firstLine="284"/>
        <w:jc w:val="both"/>
        <w:rPr>
          <w:rFonts w:ascii="Arial" w:hAnsi="Arial" w:cs="Arial"/>
        </w:rPr>
      </w:pPr>
      <w:proofErr w:type="spellStart"/>
      <w:r w:rsidRPr="00751A8E">
        <w:rPr>
          <w:rFonts w:ascii="Arial" w:hAnsi="Arial" w:cs="Arial"/>
        </w:rPr>
        <w:t>Unicast</w:t>
      </w:r>
      <w:proofErr w:type="spellEnd"/>
      <w:r w:rsidR="00E00916">
        <w:rPr>
          <w:rFonts w:ascii="Arial" w:hAnsi="Arial" w:cs="Arial"/>
        </w:rPr>
        <w:t xml:space="preserve">: </w:t>
      </w:r>
      <w:r w:rsidRPr="00E00916">
        <w:rPr>
          <w:rFonts w:ascii="Arial" w:hAnsi="Arial" w:cs="Arial"/>
        </w:rPr>
        <w:t xml:space="preserve">Identificador de una interfaz. Un paquete enviado a una dirección </w:t>
      </w:r>
      <w:proofErr w:type="spellStart"/>
      <w:r w:rsidRPr="00E00916">
        <w:rPr>
          <w:rFonts w:ascii="Arial" w:hAnsi="Arial" w:cs="Arial"/>
        </w:rPr>
        <w:t>unicast</w:t>
      </w:r>
      <w:proofErr w:type="spellEnd"/>
      <w:r w:rsidRPr="00E00916">
        <w:rPr>
          <w:rFonts w:ascii="Arial" w:hAnsi="Arial" w:cs="Arial"/>
        </w:rPr>
        <w:t xml:space="preserve"> es entregado a la interfaz identificada por esa dirección.</w:t>
      </w:r>
    </w:p>
    <w:p w:rsidR="00730310" w:rsidRDefault="00F559DF" w:rsidP="00366EFD">
      <w:pPr>
        <w:pStyle w:val="NormalWeb"/>
        <w:spacing w:before="0" w:beforeAutospacing="0" w:afterLines="50" w:afterAutospacing="0" w:line="360" w:lineRule="auto"/>
        <w:ind w:left="357" w:firstLine="284"/>
        <w:jc w:val="both"/>
        <w:rPr>
          <w:rFonts w:ascii="Arial" w:hAnsi="Arial" w:cs="Arial"/>
        </w:rPr>
      </w:pPr>
      <w:r w:rsidRPr="00751A8E">
        <w:rPr>
          <w:rFonts w:ascii="Arial" w:hAnsi="Arial" w:cs="Arial"/>
        </w:rPr>
        <w:t xml:space="preserve">En IPv6 las direcciones </w:t>
      </w:r>
      <w:proofErr w:type="spellStart"/>
      <w:r w:rsidRPr="00751A8E">
        <w:rPr>
          <w:rFonts w:ascii="Arial" w:hAnsi="Arial" w:cs="Arial"/>
        </w:rPr>
        <w:t>Unicast</w:t>
      </w:r>
      <w:proofErr w:type="spellEnd"/>
      <w:r w:rsidRPr="00751A8E">
        <w:rPr>
          <w:rFonts w:ascii="Arial" w:hAnsi="Arial" w:cs="Arial"/>
        </w:rPr>
        <w:t xml:space="preserve"> pueden pertenecer a uno de los tres contextos existentes: </w:t>
      </w:r>
    </w:p>
    <w:p w:rsidR="00730310" w:rsidRDefault="00F559DF" w:rsidP="00366EFD">
      <w:pPr>
        <w:pStyle w:val="NormalWeb"/>
        <w:numPr>
          <w:ilvl w:val="0"/>
          <w:numId w:val="29"/>
        </w:numPr>
        <w:spacing w:before="0" w:beforeAutospacing="0" w:afterLines="50" w:afterAutospacing="0" w:line="360" w:lineRule="auto"/>
        <w:ind w:left="357" w:firstLine="284"/>
        <w:jc w:val="both"/>
        <w:rPr>
          <w:rFonts w:ascii="Arial" w:hAnsi="Arial" w:cs="Arial"/>
        </w:rPr>
      </w:pPr>
      <w:r w:rsidRPr="00751A8E">
        <w:rPr>
          <w:rFonts w:ascii="Arial" w:hAnsi="Arial" w:cs="Arial"/>
        </w:rPr>
        <w:t>Local al enlace (“link - local”): Identifica a todos los nodos dentro de un enlace (Capa 2).</w:t>
      </w:r>
    </w:p>
    <w:p w:rsidR="00730310" w:rsidRDefault="00F559DF" w:rsidP="00366EFD">
      <w:pPr>
        <w:pStyle w:val="NormalWeb"/>
        <w:numPr>
          <w:ilvl w:val="0"/>
          <w:numId w:val="29"/>
        </w:numPr>
        <w:spacing w:before="0" w:beforeAutospacing="0" w:afterLines="50" w:afterAutospacing="0" w:line="360" w:lineRule="auto"/>
        <w:ind w:left="357" w:firstLine="284"/>
        <w:jc w:val="both"/>
        <w:rPr>
          <w:rFonts w:ascii="Arial" w:hAnsi="Arial" w:cs="Arial"/>
        </w:rPr>
      </w:pPr>
      <w:r w:rsidRPr="00751A8E">
        <w:rPr>
          <w:rFonts w:ascii="Arial" w:hAnsi="Arial" w:cs="Arial"/>
        </w:rPr>
        <w:t>Local único (“</w:t>
      </w:r>
      <w:proofErr w:type="spellStart"/>
      <w:r w:rsidRPr="00751A8E">
        <w:rPr>
          <w:rFonts w:ascii="Arial" w:hAnsi="Arial" w:cs="Arial"/>
        </w:rPr>
        <w:t>unique</w:t>
      </w:r>
      <w:proofErr w:type="spellEnd"/>
      <w:r w:rsidRPr="00751A8E">
        <w:rPr>
          <w:rFonts w:ascii="Arial" w:hAnsi="Arial" w:cs="Arial"/>
        </w:rPr>
        <w:t xml:space="preserve"> - local”): Identifica a todos los dispositivos dentro de una red interna o sitio, compuesta por varios enlaces o dominios capa 2.</w:t>
      </w:r>
    </w:p>
    <w:p w:rsidR="00730310" w:rsidRDefault="00F559DF" w:rsidP="00366EFD">
      <w:pPr>
        <w:pStyle w:val="NormalWeb"/>
        <w:numPr>
          <w:ilvl w:val="0"/>
          <w:numId w:val="29"/>
        </w:numPr>
        <w:spacing w:before="0" w:beforeAutospacing="0" w:afterLines="50" w:afterAutospacing="0" w:line="360" w:lineRule="auto"/>
        <w:ind w:left="357" w:firstLine="284"/>
        <w:jc w:val="both"/>
        <w:rPr>
          <w:rFonts w:ascii="Arial" w:hAnsi="Arial" w:cs="Arial"/>
        </w:rPr>
      </w:pPr>
      <w:r w:rsidRPr="00751A8E">
        <w:rPr>
          <w:rFonts w:ascii="Arial" w:hAnsi="Arial" w:cs="Arial"/>
        </w:rPr>
        <w:t xml:space="preserve">Global: Identifica a todos los dispositivos ubicables a través de Internet. </w:t>
      </w:r>
    </w:p>
    <w:p w:rsidR="00730310" w:rsidRDefault="00F559DF" w:rsidP="00366EFD">
      <w:pPr>
        <w:pStyle w:val="NormalWeb"/>
        <w:numPr>
          <w:ilvl w:val="0"/>
          <w:numId w:val="3"/>
        </w:numPr>
        <w:spacing w:before="0" w:beforeAutospacing="0" w:afterLines="50" w:afterAutospacing="0" w:line="360" w:lineRule="auto"/>
        <w:ind w:left="357" w:firstLine="284"/>
        <w:jc w:val="both"/>
        <w:rPr>
          <w:rFonts w:ascii="Arial" w:hAnsi="Arial" w:cs="Arial"/>
        </w:rPr>
      </w:pPr>
      <w:proofErr w:type="spellStart"/>
      <w:r w:rsidRPr="00751A8E">
        <w:rPr>
          <w:rFonts w:ascii="Arial" w:hAnsi="Arial" w:cs="Arial"/>
        </w:rPr>
        <w:t>Anycast</w:t>
      </w:r>
      <w:proofErr w:type="spellEnd"/>
      <w:r w:rsidR="00E00916">
        <w:rPr>
          <w:rFonts w:ascii="Arial" w:hAnsi="Arial" w:cs="Arial"/>
        </w:rPr>
        <w:t xml:space="preserve">: </w:t>
      </w:r>
      <w:r w:rsidRPr="00E00916">
        <w:rPr>
          <w:rFonts w:ascii="Arial" w:hAnsi="Arial" w:cs="Arial"/>
        </w:rPr>
        <w:t xml:space="preserve">Identificador para un conjunto de interfaces (típicamente perteneciente a diferentes nodos). Un paquete enviado a una dirección </w:t>
      </w:r>
      <w:proofErr w:type="spellStart"/>
      <w:r w:rsidRPr="00E00916">
        <w:rPr>
          <w:rFonts w:ascii="Arial" w:hAnsi="Arial" w:cs="Arial"/>
        </w:rPr>
        <w:t>anycast</w:t>
      </w:r>
      <w:proofErr w:type="spellEnd"/>
      <w:r w:rsidRPr="00E00916">
        <w:rPr>
          <w:rFonts w:ascii="Arial" w:hAnsi="Arial" w:cs="Arial"/>
        </w:rPr>
        <w:t xml:space="preserve"> se entrega a una de las interfaces identificadas por esa dirección (la “más cercana”, de acuerdo a la ruta protocolos de medida “de la distancia”).</w:t>
      </w:r>
    </w:p>
    <w:p w:rsidR="00730310" w:rsidRDefault="00F559DF" w:rsidP="00366EFD">
      <w:pPr>
        <w:pStyle w:val="NormalWeb"/>
        <w:numPr>
          <w:ilvl w:val="0"/>
          <w:numId w:val="3"/>
        </w:numPr>
        <w:spacing w:before="0" w:beforeAutospacing="0" w:afterLines="50" w:afterAutospacing="0" w:line="360" w:lineRule="auto"/>
        <w:ind w:left="357" w:firstLine="284"/>
        <w:jc w:val="both"/>
        <w:rPr>
          <w:rFonts w:ascii="Arial" w:hAnsi="Arial" w:cs="Arial"/>
        </w:rPr>
      </w:pPr>
      <w:proofErr w:type="spellStart"/>
      <w:r w:rsidRPr="00751A8E">
        <w:rPr>
          <w:rFonts w:ascii="Arial" w:hAnsi="Arial" w:cs="Arial"/>
        </w:rPr>
        <w:t>Multicast</w:t>
      </w:r>
      <w:proofErr w:type="spellEnd"/>
      <w:r w:rsidR="00E00916">
        <w:rPr>
          <w:rFonts w:ascii="Arial" w:hAnsi="Arial" w:cs="Arial"/>
        </w:rPr>
        <w:t xml:space="preserve">: </w:t>
      </w:r>
      <w:r w:rsidRPr="00E00916">
        <w:rPr>
          <w:rFonts w:ascii="Arial" w:hAnsi="Arial" w:cs="Arial"/>
        </w:rPr>
        <w:t xml:space="preserve">Identificador para un conjunto de interfaces (típicamente pertenecen a diferentes nodos). Un paquete enviado a una dirección de </w:t>
      </w:r>
      <w:r w:rsidR="00100146" w:rsidRPr="00E00916">
        <w:rPr>
          <w:rFonts w:ascii="Arial" w:hAnsi="Arial" w:cs="Arial"/>
        </w:rPr>
        <w:t>multidifusión</w:t>
      </w:r>
      <w:r w:rsidRPr="00E00916">
        <w:rPr>
          <w:rFonts w:ascii="Arial" w:hAnsi="Arial" w:cs="Arial"/>
        </w:rPr>
        <w:t xml:space="preserve"> se entrega a todas las interfaces identificadas por esa dirección.</w:t>
      </w:r>
    </w:p>
    <w:p w:rsidR="00730310" w:rsidRDefault="00F559DF" w:rsidP="00366EFD">
      <w:pPr>
        <w:autoSpaceDE w:val="0"/>
        <w:spacing w:afterLines="200" w:line="360" w:lineRule="auto"/>
        <w:ind w:left="357" w:firstLine="284"/>
        <w:jc w:val="both"/>
        <w:rPr>
          <w:rFonts w:ascii="Arial" w:hAnsi="Arial" w:cs="Arial"/>
          <w:i w:val="0"/>
          <w:szCs w:val="24"/>
        </w:rPr>
      </w:pPr>
      <w:r w:rsidRPr="00751A8E">
        <w:rPr>
          <w:rFonts w:ascii="Arial" w:hAnsi="Arial" w:cs="Arial"/>
          <w:i w:val="0"/>
          <w:szCs w:val="24"/>
        </w:rPr>
        <w:t>Donde el tipo específico de dirección IPv6 es indicado por los primeros bits de la dirección. Este campo de longitud variable es denominado prefijo y permite conocer dónde está conectado un determinado nodo, es decir, su ruta de enrutamiento. La dirección IPv6 se compone, por consiguiente, de un prefijo seguido de un identificador de nodo.</w:t>
      </w:r>
    </w:p>
    <w:p w:rsidR="009919C8" w:rsidRDefault="009919C8" w:rsidP="00366EFD">
      <w:pPr>
        <w:autoSpaceDE w:val="0"/>
        <w:spacing w:afterLines="200" w:line="360" w:lineRule="auto"/>
        <w:ind w:left="357" w:firstLine="284"/>
        <w:jc w:val="both"/>
        <w:rPr>
          <w:rFonts w:ascii="Arial" w:hAnsi="Arial" w:cs="Arial"/>
          <w:i w:val="0"/>
          <w:szCs w:val="24"/>
        </w:rPr>
      </w:pPr>
    </w:p>
    <w:p w:rsidR="00730310" w:rsidRDefault="00F559DF" w:rsidP="009919C8">
      <w:pPr>
        <w:autoSpaceDE w:val="0"/>
        <w:spacing w:line="480" w:lineRule="auto"/>
        <w:jc w:val="both"/>
        <w:rPr>
          <w:rFonts w:ascii="Arial" w:hAnsi="Arial" w:cs="Arial"/>
          <w:i w:val="0"/>
          <w:szCs w:val="24"/>
        </w:rPr>
      </w:pPr>
      <w:r w:rsidRPr="00062CEF">
        <w:rPr>
          <w:rFonts w:ascii="Arial" w:hAnsi="Arial" w:cs="Arial"/>
          <w:i w:val="0"/>
          <w:szCs w:val="24"/>
        </w:rPr>
        <w:lastRenderedPageBreak/>
        <w:t>2.1.4.</w:t>
      </w:r>
      <w:r w:rsidR="00430694">
        <w:rPr>
          <w:rFonts w:ascii="Arial" w:hAnsi="Arial" w:cs="Arial"/>
          <w:i w:val="0"/>
          <w:szCs w:val="24"/>
        </w:rPr>
        <w:t>-</w:t>
      </w:r>
      <w:r w:rsidRPr="00062CEF">
        <w:rPr>
          <w:rFonts w:ascii="Arial" w:hAnsi="Arial" w:cs="Arial"/>
          <w:i w:val="0"/>
          <w:szCs w:val="24"/>
        </w:rPr>
        <w:t xml:space="preserve"> Representación del direccionamiento IPv6 </w:t>
      </w:r>
    </w:p>
    <w:p w:rsidR="00730310" w:rsidRDefault="00F559DF" w:rsidP="00366EFD">
      <w:pPr>
        <w:pStyle w:val="NormalWeb"/>
        <w:spacing w:before="0" w:beforeAutospacing="0" w:afterLines="50" w:afterAutospacing="0" w:line="360" w:lineRule="auto"/>
        <w:ind w:firstLine="284"/>
        <w:jc w:val="both"/>
        <w:rPr>
          <w:rFonts w:ascii="Arial" w:hAnsi="Arial" w:cs="Arial"/>
        </w:rPr>
      </w:pPr>
      <w:r w:rsidRPr="00E41297">
        <w:rPr>
          <w:rFonts w:ascii="Arial" w:hAnsi="Arial" w:cs="Arial"/>
        </w:rPr>
        <w:t xml:space="preserve">Según </w:t>
      </w:r>
      <w:proofErr w:type="spellStart"/>
      <w:r w:rsidRPr="00E41297">
        <w:rPr>
          <w:rFonts w:ascii="Arial" w:hAnsi="Arial" w:cs="Arial"/>
        </w:rPr>
        <w:t>RAU</w:t>
      </w:r>
      <w:proofErr w:type="spellEnd"/>
      <w:r w:rsidRPr="00E41297">
        <w:rPr>
          <w:rFonts w:ascii="Arial" w:hAnsi="Arial" w:cs="Arial"/>
        </w:rPr>
        <w:t xml:space="preserve"> (2005), existen tres formas de representar las direcciones IPv6 como </w:t>
      </w:r>
      <w:proofErr w:type="spellStart"/>
      <w:r w:rsidRPr="00E41297">
        <w:rPr>
          <w:rFonts w:ascii="Arial" w:hAnsi="Arial" w:cs="Arial"/>
        </w:rPr>
        <w:t>Strings</w:t>
      </w:r>
      <w:proofErr w:type="spellEnd"/>
      <w:r w:rsidRPr="00E41297">
        <w:rPr>
          <w:rFonts w:ascii="Arial" w:hAnsi="Arial" w:cs="Arial"/>
        </w:rPr>
        <w:t xml:space="preserve"> de texto. </w:t>
      </w:r>
    </w:p>
    <w:p w:rsidR="00730310" w:rsidRDefault="00F559DF" w:rsidP="00366EFD">
      <w:pPr>
        <w:spacing w:afterLines="50" w:line="360" w:lineRule="auto"/>
        <w:ind w:firstLine="284"/>
        <w:jc w:val="both"/>
        <w:rPr>
          <w:rFonts w:ascii="Arial" w:hAnsi="Arial" w:cs="Arial"/>
          <w:i w:val="0"/>
          <w:szCs w:val="24"/>
        </w:rPr>
      </w:pPr>
      <w:proofErr w:type="gramStart"/>
      <w:r w:rsidRPr="002640A1">
        <w:rPr>
          <w:rFonts w:ascii="Arial" w:hAnsi="Arial" w:cs="Arial"/>
          <w:i w:val="0"/>
          <w:szCs w:val="24"/>
        </w:rPr>
        <w:t>x:</w:t>
      </w:r>
      <w:proofErr w:type="gramEnd"/>
      <w:r w:rsidRPr="002640A1">
        <w:rPr>
          <w:rFonts w:ascii="Arial" w:hAnsi="Arial" w:cs="Arial"/>
          <w:i w:val="0"/>
          <w:szCs w:val="24"/>
        </w:rPr>
        <w:t>x:x:x:x:x:x:x donde cada x es el valor hexadecimal de 16 bits, de cada uno de los 8 campos que definen la dirección. No es necesario escribir los ceros a la izquierda de cada campo, pero al menos debe existir un número en cada campo.</w:t>
      </w:r>
    </w:p>
    <w:p w:rsidR="00730310" w:rsidRDefault="00F559DF" w:rsidP="00366EFD">
      <w:pPr>
        <w:pStyle w:val="NormalWeb"/>
        <w:spacing w:afterLines="100" w:afterAutospacing="0" w:line="360" w:lineRule="auto"/>
        <w:ind w:left="720" w:firstLine="284"/>
        <w:jc w:val="both"/>
        <w:rPr>
          <w:rFonts w:ascii="Arial" w:hAnsi="Arial" w:cs="Arial"/>
        </w:rPr>
      </w:pPr>
      <w:r w:rsidRPr="002640A1">
        <w:rPr>
          <w:rFonts w:ascii="Arial" w:hAnsi="Arial" w:cs="Arial"/>
        </w:rPr>
        <w:t xml:space="preserve">Ejemplos: </w:t>
      </w:r>
    </w:p>
    <w:p w:rsidR="00730310" w:rsidRDefault="00F559DF" w:rsidP="00366EFD">
      <w:pPr>
        <w:spacing w:afterLines="100" w:line="360" w:lineRule="auto"/>
        <w:ind w:left="2160" w:firstLine="284"/>
        <w:jc w:val="both"/>
        <w:rPr>
          <w:rFonts w:ascii="Arial" w:hAnsi="Arial" w:cs="Arial"/>
          <w:i w:val="0"/>
          <w:szCs w:val="24"/>
        </w:rPr>
      </w:pPr>
      <w:r w:rsidRPr="002640A1">
        <w:rPr>
          <w:rFonts w:ascii="Arial" w:hAnsi="Arial" w:cs="Arial"/>
          <w:i w:val="0"/>
          <w:szCs w:val="24"/>
        </w:rPr>
        <w:t>FEDC</w:t>
      </w:r>
      <w:proofErr w:type="gramStart"/>
      <w:r w:rsidRPr="002640A1">
        <w:rPr>
          <w:rFonts w:ascii="Arial" w:hAnsi="Arial" w:cs="Arial"/>
          <w:i w:val="0"/>
          <w:szCs w:val="24"/>
        </w:rPr>
        <w:t>:BA98</w:t>
      </w:r>
      <w:r w:rsidR="00BE404B">
        <w:rPr>
          <w:rFonts w:ascii="Arial" w:hAnsi="Arial" w:cs="Arial"/>
          <w:i w:val="0"/>
          <w:szCs w:val="24"/>
        </w:rPr>
        <w:t>:7654:3210:FEDC:BA98:7654:3210</w:t>
      </w:r>
      <w:proofErr w:type="gramEnd"/>
      <w:r w:rsidR="00BE404B">
        <w:rPr>
          <w:rFonts w:ascii="Arial" w:hAnsi="Arial" w:cs="Arial"/>
          <w:i w:val="0"/>
          <w:szCs w:val="24"/>
        </w:rPr>
        <w:t xml:space="preserve"> </w:t>
      </w:r>
    </w:p>
    <w:p w:rsidR="00730310" w:rsidRDefault="00F559DF" w:rsidP="00366EFD">
      <w:pPr>
        <w:spacing w:afterLines="100" w:line="360" w:lineRule="auto"/>
        <w:ind w:left="2160" w:firstLine="284"/>
        <w:jc w:val="both"/>
        <w:rPr>
          <w:rFonts w:ascii="Arial" w:hAnsi="Arial" w:cs="Arial"/>
          <w:i w:val="0"/>
          <w:szCs w:val="24"/>
        </w:rPr>
      </w:pPr>
      <w:r w:rsidRPr="002640A1">
        <w:rPr>
          <w:rFonts w:ascii="Arial" w:hAnsi="Arial" w:cs="Arial"/>
          <w:i w:val="0"/>
          <w:szCs w:val="24"/>
        </w:rPr>
        <w:t xml:space="preserve">1080:0:0:0:8:800:200C:417A </w:t>
      </w:r>
    </w:p>
    <w:p w:rsidR="00730310" w:rsidRDefault="00F559DF" w:rsidP="00366EFD">
      <w:pPr>
        <w:spacing w:before="100" w:beforeAutospacing="1" w:afterLines="100" w:line="360" w:lineRule="auto"/>
        <w:ind w:firstLine="284"/>
        <w:jc w:val="both"/>
        <w:rPr>
          <w:rFonts w:ascii="Arial" w:hAnsi="Arial" w:cs="Arial"/>
          <w:i w:val="0"/>
          <w:szCs w:val="24"/>
          <w:lang w:val="en-US"/>
        </w:rPr>
      </w:pPr>
      <w:r w:rsidRPr="002640A1">
        <w:rPr>
          <w:rFonts w:ascii="Arial" w:hAnsi="Arial" w:cs="Arial"/>
          <w:i w:val="0"/>
          <w:szCs w:val="24"/>
        </w:rPr>
        <w:t xml:space="preserve">Como será común utilizar esquemas de direccionamiento con largas cadenas de bits en cero, existe la posibilidad de usar sintácticamente </w:t>
      </w:r>
      <w:proofErr w:type="gramStart"/>
      <w:r w:rsidRPr="002640A1">
        <w:rPr>
          <w:rFonts w:ascii="Arial" w:hAnsi="Arial" w:cs="Arial"/>
          <w:bCs/>
          <w:i w:val="0"/>
          <w:szCs w:val="24"/>
        </w:rPr>
        <w:t>::</w:t>
      </w:r>
      <w:proofErr w:type="gramEnd"/>
      <w:r w:rsidRPr="002640A1">
        <w:rPr>
          <w:rFonts w:ascii="Arial" w:hAnsi="Arial" w:cs="Arial"/>
          <w:i w:val="0"/>
          <w:szCs w:val="24"/>
        </w:rPr>
        <w:t xml:space="preserve"> para representarlos. El uso de </w:t>
      </w:r>
      <w:proofErr w:type="gramStart"/>
      <w:r w:rsidRPr="002640A1">
        <w:rPr>
          <w:rFonts w:ascii="Arial" w:hAnsi="Arial" w:cs="Arial"/>
          <w:b/>
          <w:i w:val="0"/>
          <w:szCs w:val="24"/>
        </w:rPr>
        <w:t>::</w:t>
      </w:r>
      <w:proofErr w:type="gramEnd"/>
      <w:r w:rsidRPr="002640A1">
        <w:rPr>
          <w:rFonts w:ascii="Arial" w:hAnsi="Arial" w:cs="Arial"/>
          <w:b/>
          <w:i w:val="0"/>
          <w:szCs w:val="24"/>
        </w:rPr>
        <w:t xml:space="preserve"> </w:t>
      </w:r>
      <w:r w:rsidRPr="002640A1">
        <w:rPr>
          <w:rFonts w:ascii="Arial" w:hAnsi="Arial" w:cs="Arial"/>
          <w:i w:val="0"/>
          <w:szCs w:val="24"/>
        </w:rPr>
        <w:t>indica uno o más grupos de 16 bits de ceros. Dicho símbolo podrá aparecer una sola vez en cada dirección.</w:t>
      </w:r>
      <w:r w:rsidR="00BE404B">
        <w:rPr>
          <w:rFonts w:ascii="Arial" w:hAnsi="Arial" w:cs="Arial"/>
          <w:i w:val="0"/>
          <w:szCs w:val="24"/>
        </w:rPr>
        <w:t xml:space="preserve"> </w:t>
      </w:r>
      <w:proofErr w:type="spellStart"/>
      <w:r w:rsidR="008C7341" w:rsidRPr="00E711D0">
        <w:rPr>
          <w:rFonts w:ascii="Arial" w:hAnsi="Arial" w:cs="Arial"/>
          <w:i w:val="0"/>
          <w:szCs w:val="24"/>
          <w:lang w:val="en-US"/>
        </w:rPr>
        <w:t>Por</w:t>
      </w:r>
      <w:proofErr w:type="spellEnd"/>
      <w:r w:rsidRPr="002640A1">
        <w:rPr>
          <w:rFonts w:ascii="Arial" w:hAnsi="Arial" w:cs="Arial"/>
          <w:i w:val="0"/>
          <w:szCs w:val="24"/>
          <w:lang w:val="en-US"/>
        </w:rPr>
        <w:t xml:space="preserve"> </w:t>
      </w:r>
      <w:r w:rsidRPr="00E711D0">
        <w:rPr>
          <w:rFonts w:ascii="Arial" w:hAnsi="Arial" w:cs="Arial"/>
          <w:i w:val="0"/>
          <w:szCs w:val="24"/>
          <w:lang w:val="en-US"/>
        </w:rPr>
        <w:t>ejemplo</w:t>
      </w:r>
      <w:r w:rsidRPr="002640A1">
        <w:rPr>
          <w:rFonts w:ascii="Arial" w:hAnsi="Arial" w:cs="Arial"/>
          <w:i w:val="0"/>
          <w:szCs w:val="24"/>
          <w:lang w:val="en-US"/>
        </w:rPr>
        <w:t xml:space="preserve">: </w:t>
      </w:r>
    </w:p>
    <w:p w:rsidR="00730310" w:rsidRDefault="00F559DF" w:rsidP="00366EFD">
      <w:pPr>
        <w:spacing w:afterLines="100" w:line="360" w:lineRule="auto"/>
        <w:ind w:left="1440" w:firstLine="284"/>
        <w:jc w:val="center"/>
        <w:rPr>
          <w:rFonts w:ascii="Arial" w:hAnsi="Arial" w:cs="Arial"/>
          <w:i w:val="0"/>
          <w:szCs w:val="24"/>
          <w:lang w:val="en-US"/>
        </w:rPr>
      </w:pPr>
      <w:r w:rsidRPr="002640A1">
        <w:rPr>
          <w:rFonts w:ascii="Arial" w:hAnsi="Arial" w:cs="Arial"/>
          <w:i w:val="0"/>
          <w:szCs w:val="24"/>
          <w:lang w:val="en-US"/>
        </w:rPr>
        <w:t xml:space="preserve">1080:0:0:0:8:800:200C:417A     </w:t>
      </w:r>
      <w:proofErr w:type="spellStart"/>
      <w:r w:rsidRPr="002640A1">
        <w:rPr>
          <w:rFonts w:ascii="Arial" w:hAnsi="Arial" w:cs="Arial"/>
          <w:i w:val="0"/>
          <w:szCs w:val="24"/>
          <w:lang w:val="en-US"/>
        </w:rPr>
        <w:t>unicast</w:t>
      </w:r>
      <w:proofErr w:type="spellEnd"/>
      <w:r w:rsidRPr="002640A1">
        <w:rPr>
          <w:rFonts w:ascii="Arial" w:hAnsi="Arial" w:cs="Arial"/>
          <w:i w:val="0"/>
          <w:szCs w:val="24"/>
          <w:lang w:val="en-US"/>
        </w:rPr>
        <w:t xml:space="preserve"> address </w:t>
      </w:r>
      <w:r w:rsidRPr="002640A1">
        <w:rPr>
          <w:rFonts w:ascii="Arial" w:hAnsi="Arial" w:cs="Arial"/>
          <w:i w:val="0"/>
          <w:szCs w:val="24"/>
          <w:lang w:val="en-US"/>
        </w:rPr>
        <w:br/>
        <w:t>          FF01</w:t>
      </w:r>
      <w:r w:rsidRPr="00E41297">
        <w:rPr>
          <w:rFonts w:ascii="Arial" w:hAnsi="Arial" w:cs="Arial"/>
          <w:i w:val="0"/>
          <w:szCs w:val="24"/>
          <w:lang w:val="en-US"/>
        </w:rPr>
        <w:t xml:space="preserve">:0:0:0:0:0:0:101                multicast address </w:t>
      </w:r>
      <w:r w:rsidRPr="00E41297">
        <w:rPr>
          <w:rFonts w:ascii="Arial" w:hAnsi="Arial" w:cs="Arial"/>
          <w:i w:val="0"/>
          <w:szCs w:val="24"/>
          <w:lang w:val="en-US"/>
        </w:rPr>
        <w:br/>
        <w:t xml:space="preserve">          0:0:0:0:0:0:0:1                         loopback address </w:t>
      </w:r>
      <w:r w:rsidRPr="00E41297">
        <w:rPr>
          <w:rFonts w:ascii="Arial" w:hAnsi="Arial" w:cs="Arial"/>
          <w:i w:val="0"/>
          <w:szCs w:val="24"/>
          <w:lang w:val="en-US"/>
        </w:rPr>
        <w:br/>
        <w:t>                  0:0:0:0:0:0:0:0                         unspecified addresses</w:t>
      </w:r>
    </w:p>
    <w:p w:rsidR="00730310" w:rsidRDefault="00DC751A" w:rsidP="00366EFD">
      <w:pPr>
        <w:spacing w:afterLines="100" w:line="360" w:lineRule="auto"/>
        <w:ind w:firstLine="284"/>
        <w:rPr>
          <w:rFonts w:ascii="Arial" w:hAnsi="Arial" w:cs="Arial"/>
          <w:i w:val="0"/>
          <w:szCs w:val="24"/>
          <w:lang w:val="en-US"/>
        </w:rPr>
      </w:pPr>
      <w:r>
        <w:rPr>
          <w:rFonts w:ascii="Arial" w:hAnsi="Arial" w:cs="Arial"/>
          <w:i w:val="0"/>
          <w:szCs w:val="24"/>
          <w:lang w:val="en-US"/>
        </w:rPr>
        <w:t> </w:t>
      </w:r>
      <w:proofErr w:type="spellStart"/>
      <w:proofErr w:type="gramStart"/>
      <w:r>
        <w:rPr>
          <w:rFonts w:ascii="Arial" w:hAnsi="Arial" w:cs="Arial"/>
          <w:i w:val="0"/>
          <w:szCs w:val="24"/>
          <w:lang w:val="en-US"/>
        </w:rPr>
        <w:t>podrá</w:t>
      </w:r>
      <w:r w:rsidR="00F559DF" w:rsidRPr="00E41297">
        <w:rPr>
          <w:rFonts w:ascii="Arial" w:hAnsi="Arial" w:cs="Arial"/>
          <w:i w:val="0"/>
          <w:szCs w:val="24"/>
          <w:lang w:val="en-US"/>
        </w:rPr>
        <w:t>n</w:t>
      </w:r>
      <w:proofErr w:type="spellEnd"/>
      <w:proofErr w:type="gramEnd"/>
      <w:r w:rsidR="00F559DF" w:rsidRPr="00E41297">
        <w:rPr>
          <w:rFonts w:ascii="Arial" w:hAnsi="Arial" w:cs="Arial"/>
          <w:i w:val="0"/>
          <w:szCs w:val="24"/>
          <w:lang w:val="en-US"/>
        </w:rPr>
        <w:t xml:space="preserve"> ser </w:t>
      </w:r>
      <w:proofErr w:type="spellStart"/>
      <w:r w:rsidR="00F559DF" w:rsidRPr="00E41297">
        <w:rPr>
          <w:rFonts w:ascii="Arial" w:hAnsi="Arial" w:cs="Arial"/>
          <w:i w:val="0"/>
          <w:szCs w:val="24"/>
          <w:lang w:val="en-US"/>
        </w:rPr>
        <w:t>representadas</w:t>
      </w:r>
      <w:proofErr w:type="spellEnd"/>
      <w:r w:rsidR="00F559DF" w:rsidRPr="00E41297">
        <w:rPr>
          <w:rFonts w:ascii="Arial" w:hAnsi="Arial" w:cs="Arial"/>
          <w:i w:val="0"/>
          <w:szCs w:val="24"/>
          <w:lang w:val="en-US"/>
        </w:rPr>
        <w:t xml:space="preserve"> </w:t>
      </w:r>
      <w:proofErr w:type="spellStart"/>
      <w:r w:rsidR="00F559DF" w:rsidRPr="00E41297">
        <w:rPr>
          <w:rFonts w:ascii="Arial" w:hAnsi="Arial" w:cs="Arial"/>
          <w:i w:val="0"/>
          <w:szCs w:val="24"/>
          <w:lang w:val="en-US"/>
        </w:rPr>
        <w:t>por</w:t>
      </w:r>
      <w:proofErr w:type="spellEnd"/>
      <w:r w:rsidR="00F559DF" w:rsidRPr="00E41297">
        <w:rPr>
          <w:rFonts w:ascii="Arial" w:hAnsi="Arial" w:cs="Arial"/>
          <w:i w:val="0"/>
          <w:szCs w:val="24"/>
          <w:lang w:val="en-US"/>
        </w:rPr>
        <w:t xml:space="preserve">: </w:t>
      </w:r>
      <w:r w:rsidR="00F559DF" w:rsidRPr="00E41297">
        <w:rPr>
          <w:rFonts w:ascii="Arial" w:hAnsi="Arial" w:cs="Arial"/>
          <w:i w:val="0"/>
          <w:szCs w:val="24"/>
          <w:lang w:val="en-US"/>
        </w:rPr>
        <w:br/>
        <w:t xml:space="preserve">  </w:t>
      </w:r>
    </w:p>
    <w:p w:rsidR="00730310" w:rsidRDefault="00F559DF" w:rsidP="00366EFD">
      <w:pPr>
        <w:spacing w:afterLines="100" w:line="360" w:lineRule="auto"/>
        <w:ind w:left="1440" w:firstLine="284"/>
        <w:rPr>
          <w:rFonts w:ascii="Arial" w:hAnsi="Arial" w:cs="Arial"/>
          <w:i w:val="0"/>
          <w:szCs w:val="24"/>
          <w:lang w:val="en-US"/>
        </w:rPr>
      </w:pPr>
      <w:r w:rsidRPr="00E41297">
        <w:rPr>
          <w:rFonts w:ascii="Arial" w:hAnsi="Arial" w:cs="Arial"/>
          <w:i w:val="0"/>
          <w:szCs w:val="24"/>
          <w:lang w:val="en-US"/>
        </w:rPr>
        <w:t>   1080:</w:t>
      </w:r>
      <w:proofErr w:type="gramStart"/>
      <w:r w:rsidRPr="00E41297">
        <w:rPr>
          <w:rFonts w:ascii="Arial" w:hAnsi="Arial" w:cs="Arial"/>
          <w:i w:val="0"/>
          <w:szCs w:val="24"/>
          <w:lang w:val="en-US"/>
        </w:rPr>
        <w:t>:8:800:200C:417A</w:t>
      </w:r>
      <w:proofErr w:type="gramEnd"/>
      <w:r w:rsidRPr="00E41297">
        <w:rPr>
          <w:rFonts w:ascii="Arial" w:hAnsi="Arial" w:cs="Arial"/>
          <w:i w:val="0"/>
          <w:szCs w:val="24"/>
          <w:lang w:val="en-US"/>
        </w:rPr>
        <w:t>            </w:t>
      </w:r>
      <w:proofErr w:type="spellStart"/>
      <w:r w:rsidRPr="00E41297">
        <w:rPr>
          <w:rFonts w:ascii="Arial" w:hAnsi="Arial" w:cs="Arial"/>
          <w:i w:val="0"/>
          <w:szCs w:val="24"/>
          <w:lang w:val="en-US"/>
        </w:rPr>
        <w:t>unicast</w:t>
      </w:r>
      <w:proofErr w:type="spellEnd"/>
      <w:r w:rsidRPr="00E41297">
        <w:rPr>
          <w:rFonts w:ascii="Arial" w:hAnsi="Arial" w:cs="Arial"/>
          <w:i w:val="0"/>
          <w:szCs w:val="24"/>
          <w:lang w:val="en-US"/>
        </w:rPr>
        <w:t xml:space="preserve"> address </w:t>
      </w:r>
      <w:r w:rsidRPr="00E41297">
        <w:rPr>
          <w:rFonts w:ascii="Arial" w:hAnsi="Arial" w:cs="Arial"/>
          <w:i w:val="0"/>
          <w:szCs w:val="24"/>
          <w:lang w:val="en-US"/>
        </w:rPr>
        <w:br/>
        <w:t xml:space="preserve">         FF01::101                                multicast address </w:t>
      </w:r>
      <w:r w:rsidRPr="00E41297">
        <w:rPr>
          <w:rFonts w:ascii="Arial" w:hAnsi="Arial" w:cs="Arial"/>
          <w:i w:val="0"/>
          <w:szCs w:val="24"/>
          <w:lang w:val="en-US"/>
        </w:rPr>
        <w:br/>
        <w:t xml:space="preserve">         ::1                                           loopback address </w:t>
      </w:r>
      <w:r w:rsidRPr="00E41297">
        <w:rPr>
          <w:rFonts w:ascii="Arial" w:hAnsi="Arial" w:cs="Arial"/>
          <w:i w:val="0"/>
          <w:szCs w:val="24"/>
          <w:lang w:val="en-US"/>
        </w:rPr>
        <w:br/>
        <w:t xml:space="preserve">         ::                                             unspecified addresses </w:t>
      </w:r>
    </w:p>
    <w:p w:rsidR="00730310" w:rsidRDefault="00F559DF" w:rsidP="00366EFD">
      <w:pPr>
        <w:spacing w:before="100" w:beforeAutospacing="1" w:afterLines="100" w:line="360" w:lineRule="auto"/>
        <w:ind w:firstLine="284"/>
        <w:jc w:val="both"/>
        <w:rPr>
          <w:rFonts w:ascii="Arial" w:hAnsi="Arial" w:cs="Arial"/>
          <w:i w:val="0"/>
          <w:szCs w:val="24"/>
        </w:rPr>
      </w:pPr>
      <w:r w:rsidRPr="00E41297">
        <w:rPr>
          <w:rFonts w:ascii="Arial" w:hAnsi="Arial" w:cs="Arial"/>
          <w:i w:val="0"/>
          <w:szCs w:val="24"/>
        </w:rPr>
        <w:t>Para escenarios con nodos IPv4 e IPv6 es posible utilizar la siguiente sintaxis:</w:t>
      </w:r>
      <w:r w:rsidRPr="00E41297">
        <w:rPr>
          <w:rFonts w:ascii="Arial" w:hAnsi="Arial" w:cs="Arial"/>
          <w:i w:val="0"/>
          <w:szCs w:val="24"/>
        </w:rPr>
        <w:br/>
        <w:t>x</w:t>
      </w:r>
      <w:proofErr w:type="gramStart"/>
      <w:r w:rsidRPr="00E41297">
        <w:rPr>
          <w:rFonts w:ascii="Arial" w:hAnsi="Arial" w:cs="Arial"/>
          <w:i w:val="0"/>
          <w:szCs w:val="24"/>
        </w:rPr>
        <w:t>:x:x:x:x:x:d.d.d.d</w:t>
      </w:r>
      <w:proofErr w:type="gramEnd"/>
      <w:r w:rsidRPr="00E41297">
        <w:rPr>
          <w:rFonts w:ascii="Arial" w:hAnsi="Arial" w:cs="Arial"/>
          <w:i w:val="0"/>
          <w:szCs w:val="24"/>
        </w:rPr>
        <w:t>, donde x representan valores h</w:t>
      </w:r>
      <w:r w:rsidR="006D7F8A">
        <w:rPr>
          <w:rFonts w:ascii="Arial" w:hAnsi="Arial" w:cs="Arial"/>
          <w:i w:val="0"/>
          <w:szCs w:val="24"/>
        </w:rPr>
        <w:t xml:space="preserve">exadecimales de las seis partes </w:t>
      </w:r>
      <w:r w:rsidRPr="00E41297">
        <w:rPr>
          <w:rFonts w:ascii="Arial" w:hAnsi="Arial" w:cs="Arial"/>
          <w:i w:val="0"/>
          <w:szCs w:val="24"/>
        </w:rPr>
        <w:t xml:space="preserve">más </w:t>
      </w:r>
      <w:r w:rsidRPr="00E41297">
        <w:rPr>
          <w:rFonts w:ascii="Arial" w:hAnsi="Arial" w:cs="Arial"/>
          <w:i w:val="0"/>
          <w:szCs w:val="24"/>
        </w:rPr>
        <w:lastRenderedPageBreak/>
        <w:t>significativas (de 16 bits cada una) q</w:t>
      </w:r>
      <w:r w:rsidR="00DC751A">
        <w:rPr>
          <w:rFonts w:ascii="Arial" w:hAnsi="Arial" w:cs="Arial"/>
          <w:i w:val="0"/>
          <w:szCs w:val="24"/>
        </w:rPr>
        <w:t xml:space="preserve">ue componen la dirección y </w:t>
      </w:r>
      <w:r w:rsidRPr="00E41297">
        <w:rPr>
          <w:rFonts w:ascii="Arial" w:hAnsi="Arial" w:cs="Arial"/>
          <w:i w:val="0"/>
          <w:szCs w:val="24"/>
        </w:rPr>
        <w:t xml:space="preserve"> son valores decimales de los 4 partes menos significativas (de 8 bits cada una), de</w:t>
      </w:r>
      <w:r w:rsidR="006D7F8A">
        <w:rPr>
          <w:rFonts w:ascii="Arial" w:hAnsi="Arial" w:cs="Arial"/>
          <w:i w:val="0"/>
          <w:szCs w:val="24"/>
        </w:rPr>
        <w:t xml:space="preserve"> la representación estándar del formato de direcciones IPv4: </w:t>
      </w:r>
    </w:p>
    <w:p w:rsidR="00730310" w:rsidRDefault="006D7F8A" w:rsidP="00366EFD">
      <w:pPr>
        <w:spacing w:afterLines="200" w:line="360" w:lineRule="auto"/>
        <w:ind w:firstLine="284"/>
        <w:rPr>
          <w:rFonts w:ascii="Arial" w:hAnsi="Arial" w:cs="Arial"/>
          <w:i w:val="0"/>
          <w:szCs w:val="24"/>
        </w:rPr>
      </w:pPr>
      <w:r>
        <w:rPr>
          <w:rFonts w:ascii="Arial" w:hAnsi="Arial" w:cs="Arial"/>
          <w:i w:val="0"/>
          <w:szCs w:val="24"/>
        </w:rPr>
        <w:t>Eje</w:t>
      </w:r>
      <w:r w:rsidR="00F559DF" w:rsidRPr="00E41297">
        <w:rPr>
          <w:rFonts w:ascii="Arial" w:hAnsi="Arial" w:cs="Arial"/>
          <w:i w:val="0"/>
          <w:szCs w:val="24"/>
        </w:rPr>
        <w:t xml:space="preserve">mplos: </w:t>
      </w:r>
      <w:r w:rsidR="00F559DF" w:rsidRPr="00E41297">
        <w:rPr>
          <w:rFonts w:ascii="Arial" w:hAnsi="Arial" w:cs="Arial"/>
          <w:i w:val="0"/>
          <w:szCs w:val="24"/>
        </w:rPr>
        <w:br/>
        <w:t xml:space="preserve">                   0:0:0:0:0:0:13.1.68.3 </w:t>
      </w:r>
      <w:r w:rsidR="00F559DF" w:rsidRPr="00E41297">
        <w:rPr>
          <w:rFonts w:ascii="Arial" w:hAnsi="Arial" w:cs="Arial"/>
          <w:i w:val="0"/>
          <w:szCs w:val="24"/>
        </w:rPr>
        <w:br/>
        <w:t xml:space="preserve">                   0:0:0:0:0:FFFF:129.144.52.38 </w:t>
      </w:r>
      <w:r w:rsidR="00F559DF" w:rsidRPr="00E41297">
        <w:rPr>
          <w:rFonts w:ascii="Arial" w:hAnsi="Arial" w:cs="Arial"/>
          <w:i w:val="0"/>
          <w:szCs w:val="24"/>
        </w:rPr>
        <w:br/>
      </w:r>
      <w:r w:rsidR="00F559DF" w:rsidRPr="00E41297">
        <w:rPr>
          <w:rFonts w:ascii="Arial" w:hAnsi="Arial" w:cs="Arial"/>
          <w:i w:val="0"/>
          <w:szCs w:val="24"/>
        </w:rPr>
        <w:br/>
        <w:t xml:space="preserve">  o en la forma comprimida </w:t>
      </w:r>
      <w:r w:rsidR="00F559DF" w:rsidRPr="00E41297">
        <w:rPr>
          <w:rFonts w:ascii="Arial" w:hAnsi="Arial" w:cs="Arial"/>
          <w:i w:val="0"/>
          <w:szCs w:val="24"/>
        </w:rPr>
        <w:br/>
        <w:t xml:space="preserve">                 </w:t>
      </w:r>
      <w:proofErr w:type="gramStart"/>
      <w:r w:rsidR="00F559DF" w:rsidRPr="00E41297">
        <w:rPr>
          <w:rFonts w:ascii="Arial" w:hAnsi="Arial" w:cs="Arial"/>
          <w:i w:val="0"/>
          <w:szCs w:val="24"/>
        </w:rPr>
        <w:t>::13.1.68.3</w:t>
      </w:r>
      <w:proofErr w:type="gramEnd"/>
      <w:r w:rsidR="00F559DF" w:rsidRPr="00E41297">
        <w:rPr>
          <w:rFonts w:ascii="Arial" w:hAnsi="Arial" w:cs="Arial"/>
          <w:i w:val="0"/>
          <w:szCs w:val="24"/>
        </w:rPr>
        <w:t xml:space="preserve"> </w:t>
      </w:r>
      <w:r w:rsidR="00F559DF" w:rsidRPr="00E41297">
        <w:rPr>
          <w:rFonts w:ascii="Arial" w:hAnsi="Arial" w:cs="Arial"/>
          <w:i w:val="0"/>
          <w:szCs w:val="24"/>
        </w:rPr>
        <w:br/>
        <w:t>                 ::FFFF:129.144.52.38</w:t>
      </w:r>
    </w:p>
    <w:p w:rsidR="00730310" w:rsidRDefault="00F559DF" w:rsidP="009919C8">
      <w:pPr>
        <w:spacing w:line="480" w:lineRule="auto"/>
        <w:jc w:val="both"/>
        <w:rPr>
          <w:rFonts w:ascii="Arial" w:hAnsi="Arial" w:cs="Arial"/>
          <w:i w:val="0"/>
          <w:szCs w:val="24"/>
        </w:rPr>
      </w:pPr>
      <w:r w:rsidRPr="006D7F8A">
        <w:rPr>
          <w:rFonts w:ascii="Arial" w:hAnsi="Arial" w:cs="Arial"/>
          <w:i w:val="0"/>
          <w:szCs w:val="24"/>
        </w:rPr>
        <w:t>2.1.5.</w:t>
      </w:r>
      <w:r w:rsidR="00430694">
        <w:rPr>
          <w:rFonts w:ascii="Arial" w:hAnsi="Arial" w:cs="Arial"/>
          <w:i w:val="0"/>
          <w:szCs w:val="24"/>
        </w:rPr>
        <w:t>-</w:t>
      </w:r>
      <w:r w:rsidRPr="006D7F8A">
        <w:rPr>
          <w:rFonts w:ascii="Arial" w:hAnsi="Arial" w:cs="Arial"/>
          <w:i w:val="0"/>
          <w:szCs w:val="24"/>
        </w:rPr>
        <w:t xml:space="preserve">  Representación de los prefijos de las direcciones</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Los prefijos de identificadores de subredes, </w:t>
      </w:r>
      <w:r w:rsidR="007B1D4E" w:rsidRPr="00751A8E">
        <w:rPr>
          <w:rFonts w:ascii="Arial" w:hAnsi="Arial" w:cs="Arial"/>
        </w:rPr>
        <w:t>enrutador</w:t>
      </w:r>
      <w:r w:rsidRPr="00751A8E">
        <w:rPr>
          <w:rFonts w:ascii="Arial" w:hAnsi="Arial" w:cs="Arial"/>
        </w:rPr>
        <w:t xml:space="preserve"> y rangos de direcciones IPv6 son expresados de la misma forma que en la notación </w:t>
      </w:r>
      <w:proofErr w:type="spellStart"/>
      <w:r w:rsidRPr="00751A8E">
        <w:rPr>
          <w:rFonts w:ascii="Arial" w:hAnsi="Arial" w:cs="Arial"/>
        </w:rPr>
        <w:t>CIDR</w:t>
      </w:r>
      <w:proofErr w:type="spellEnd"/>
      <w:r w:rsidRPr="00751A8E">
        <w:rPr>
          <w:rFonts w:ascii="Arial" w:hAnsi="Arial" w:cs="Arial"/>
        </w:rPr>
        <w:t xml:space="preserve"> utilizada en IPv4.</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Un prefijo de dirección IPv6 se representa con la siguiente notación: </w:t>
      </w:r>
    </w:p>
    <w:p w:rsidR="00730310" w:rsidRDefault="00F559DF" w:rsidP="00366EFD">
      <w:pPr>
        <w:spacing w:afterLines="50" w:line="360" w:lineRule="auto"/>
        <w:ind w:firstLine="284"/>
        <w:jc w:val="both"/>
        <w:rPr>
          <w:rFonts w:ascii="Arial" w:hAnsi="Arial" w:cs="Arial"/>
          <w:i w:val="0"/>
          <w:szCs w:val="24"/>
        </w:rPr>
      </w:pPr>
      <w:proofErr w:type="gramStart"/>
      <w:r w:rsidRPr="00751A8E">
        <w:rPr>
          <w:rFonts w:ascii="Arial" w:hAnsi="Arial" w:cs="Arial"/>
          <w:bCs/>
          <w:i w:val="0"/>
          <w:iCs/>
          <w:szCs w:val="24"/>
          <w:u w:val="single"/>
        </w:rPr>
        <w:t>dirección-ipv6/longitud-prefijo</w:t>
      </w:r>
      <w:proofErr w:type="gramEnd"/>
      <w:r w:rsidRPr="00751A8E">
        <w:rPr>
          <w:rFonts w:ascii="Arial" w:hAnsi="Arial" w:cs="Arial"/>
          <w:i w:val="0"/>
          <w:szCs w:val="24"/>
        </w:rPr>
        <w:t xml:space="preserve">, donde: </w:t>
      </w:r>
    </w:p>
    <w:p w:rsidR="00730310" w:rsidRDefault="00F559DF" w:rsidP="00366EFD">
      <w:pPr>
        <w:pStyle w:val="Prrafodelista"/>
        <w:numPr>
          <w:ilvl w:val="0"/>
          <w:numId w:val="4"/>
        </w:numPr>
        <w:spacing w:afterLines="50" w:line="360" w:lineRule="auto"/>
        <w:ind w:firstLine="284"/>
        <w:jc w:val="both"/>
        <w:rPr>
          <w:rFonts w:ascii="Arial" w:hAnsi="Arial" w:cs="Arial"/>
          <w:sz w:val="24"/>
          <w:szCs w:val="24"/>
        </w:rPr>
      </w:pPr>
      <w:r w:rsidRPr="00751A8E">
        <w:rPr>
          <w:rFonts w:ascii="Arial" w:hAnsi="Arial" w:cs="Arial"/>
          <w:bCs/>
          <w:iCs/>
          <w:sz w:val="24"/>
          <w:szCs w:val="24"/>
          <w:u w:val="single"/>
        </w:rPr>
        <w:t>dirección-ipv6</w:t>
      </w:r>
      <w:r w:rsidRPr="00751A8E">
        <w:rPr>
          <w:rFonts w:ascii="Arial" w:hAnsi="Arial" w:cs="Arial"/>
          <w:sz w:val="24"/>
          <w:szCs w:val="24"/>
        </w:rPr>
        <w:t xml:space="preserve">: es una dirección IPv6 en cualquiera de las notaciones mencionadas anteriormente. </w:t>
      </w:r>
    </w:p>
    <w:p w:rsidR="00730310" w:rsidRDefault="00F559DF" w:rsidP="00366EFD">
      <w:pPr>
        <w:pStyle w:val="NormalWeb"/>
        <w:numPr>
          <w:ilvl w:val="0"/>
          <w:numId w:val="4"/>
        </w:numPr>
        <w:spacing w:before="0" w:beforeAutospacing="0" w:afterLines="200" w:afterAutospacing="0" w:line="360" w:lineRule="auto"/>
        <w:ind w:firstLine="284"/>
        <w:jc w:val="both"/>
        <w:rPr>
          <w:rFonts w:ascii="Arial" w:hAnsi="Arial" w:cs="Arial"/>
        </w:rPr>
      </w:pPr>
      <w:r w:rsidRPr="00751A8E">
        <w:rPr>
          <w:rFonts w:ascii="Arial" w:hAnsi="Arial" w:cs="Arial"/>
          <w:bCs/>
          <w:iCs/>
          <w:u w:val="single"/>
        </w:rPr>
        <w:t>longitud-prefijo</w:t>
      </w:r>
      <w:r w:rsidRPr="00751A8E">
        <w:rPr>
          <w:rFonts w:ascii="Arial" w:hAnsi="Arial" w:cs="Arial"/>
        </w:rPr>
        <w:t xml:space="preserve">: es un valor decimal que especifica cuantos de los bits más significativos, representan el prefijo de la dirección. </w:t>
      </w:r>
    </w:p>
    <w:p w:rsidR="009919C8" w:rsidRDefault="009919C8" w:rsidP="00366EFD">
      <w:pPr>
        <w:pStyle w:val="NormalWeb"/>
        <w:spacing w:before="0" w:beforeAutospacing="0" w:afterLines="200" w:afterAutospacing="0" w:line="360" w:lineRule="auto"/>
        <w:ind w:left="1004"/>
        <w:jc w:val="both"/>
        <w:rPr>
          <w:rFonts w:ascii="Arial" w:hAnsi="Arial" w:cs="Arial"/>
          <w:bCs/>
          <w:iCs/>
          <w:u w:val="single"/>
        </w:rPr>
      </w:pPr>
    </w:p>
    <w:p w:rsidR="009919C8" w:rsidRDefault="009919C8" w:rsidP="00366EFD">
      <w:pPr>
        <w:pStyle w:val="NormalWeb"/>
        <w:spacing w:before="0" w:beforeAutospacing="0" w:afterLines="200" w:afterAutospacing="0" w:line="360" w:lineRule="auto"/>
        <w:ind w:left="1004"/>
        <w:jc w:val="both"/>
        <w:rPr>
          <w:rFonts w:ascii="Arial" w:hAnsi="Arial" w:cs="Arial"/>
          <w:bCs/>
          <w:iCs/>
          <w:u w:val="single"/>
        </w:rPr>
      </w:pPr>
    </w:p>
    <w:p w:rsidR="009919C8" w:rsidRDefault="009919C8" w:rsidP="00366EFD">
      <w:pPr>
        <w:pStyle w:val="NormalWeb"/>
        <w:spacing w:before="0" w:beforeAutospacing="0" w:afterLines="200" w:afterAutospacing="0" w:line="360" w:lineRule="auto"/>
        <w:ind w:left="1004"/>
        <w:jc w:val="both"/>
        <w:rPr>
          <w:rFonts w:ascii="Arial" w:hAnsi="Arial" w:cs="Arial"/>
        </w:rPr>
      </w:pPr>
    </w:p>
    <w:p w:rsidR="00730310" w:rsidRDefault="00F559DF" w:rsidP="00366EFD">
      <w:pPr>
        <w:pStyle w:val="NormalWeb"/>
        <w:spacing w:before="0" w:beforeAutospacing="0" w:afterLines="100" w:afterAutospacing="0" w:line="360" w:lineRule="auto"/>
        <w:jc w:val="both"/>
        <w:rPr>
          <w:rFonts w:ascii="Arial" w:hAnsi="Arial" w:cs="Arial"/>
        </w:rPr>
      </w:pPr>
      <w:r w:rsidRPr="00D05A35">
        <w:rPr>
          <w:rFonts w:ascii="Arial" w:hAnsi="Arial" w:cs="Arial"/>
        </w:rPr>
        <w:lastRenderedPageBreak/>
        <w:t>2.1.6.</w:t>
      </w:r>
      <w:r w:rsidR="00430694">
        <w:rPr>
          <w:rFonts w:ascii="Arial" w:hAnsi="Arial" w:cs="Arial"/>
        </w:rPr>
        <w:t>-</w:t>
      </w:r>
      <w:r w:rsidRPr="00D05A35">
        <w:rPr>
          <w:rFonts w:ascii="Arial" w:hAnsi="Arial" w:cs="Arial"/>
        </w:rPr>
        <w:t xml:space="preserve">  Estructura de un paquete IPv6</w:t>
      </w:r>
    </w:p>
    <w:p w:rsidR="00BB0DE3" w:rsidRPr="00D05A35" w:rsidRDefault="008B0A7F" w:rsidP="00D05A35">
      <w:pPr>
        <w:pStyle w:val="NormalWeb"/>
        <w:spacing w:after="50" w:afterAutospacing="0" w:line="360" w:lineRule="auto"/>
        <w:ind w:firstLine="284"/>
        <w:jc w:val="center"/>
        <w:rPr>
          <w:rFonts w:ascii="Arial" w:hAnsi="Arial" w:cs="Arial"/>
        </w:rPr>
      </w:pPr>
      <w:r w:rsidRPr="00751A8E">
        <w:rPr>
          <w:rFonts w:ascii="Arial" w:hAnsi="Arial" w:cs="Arial"/>
          <w:noProof/>
          <w:lang w:val="es-VE" w:eastAsia="es-VE"/>
        </w:rPr>
        <w:drawing>
          <wp:inline distT="0" distB="0" distL="0" distR="0">
            <wp:extent cx="3818345" cy="2046515"/>
            <wp:effectExtent l="19050" t="0" r="0" b="0"/>
            <wp:docPr id="61" name="Imagen 5"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3"/>
                    <pic:cNvPicPr>
                      <a:picLocks noChangeAspect="1" noChangeArrowheads="1"/>
                    </pic:cNvPicPr>
                  </pic:nvPicPr>
                  <pic:blipFill>
                    <a:blip r:embed="rId14"/>
                    <a:srcRect/>
                    <a:stretch>
                      <a:fillRect/>
                    </a:stretch>
                  </pic:blipFill>
                  <pic:spPr bwMode="auto">
                    <a:xfrm>
                      <a:off x="0" y="0"/>
                      <a:ext cx="3818345" cy="2046515"/>
                    </a:xfrm>
                    <a:prstGeom prst="rect">
                      <a:avLst/>
                    </a:prstGeom>
                    <a:noFill/>
                  </pic:spPr>
                </pic:pic>
              </a:graphicData>
            </a:graphic>
          </wp:inline>
        </w:drawing>
      </w:r>
    </w:p>
    <w:p w:rsidR="00BB0DE3" w:rsidRDefault="00F559DF" w:rsidP="00BC78D7">
      <w:pPr>
        <w:autoSpaceDE w:val="0"/>
        <w:ind w:left="357"/>
        <w:jc w:val="center"/>
        <w:rPr>
          <w:rFonts w:ascii="Arial" w:hAnsi="Arial" w:cs="Arial"/>
          <w:i w:val="0"/>
          <w:szCs w:val="24"/>
        </w:rPr>
      </w:pPr>
      <w:r w:rsidRPr="00751A8E">
        <w:rPr>
          <w:rFonts w:ascii="Arial" w:hAnsi="Arial" w:cs="Arial"/>
          <w:i w:val="0"/>
          <w:szCs w:val="24"/>
        </w:rPr>
        <w:t>Imagen N° 1: Estructura de un paquete IPv6.</w:t>
      </w:r>
    </w:p>
    <w:p w:rsidR="00BB0DE3" w:rsidRDefault="00F559DF" w:rsidP="00366EFD">
      <w:pPr>
        <w:autoSpaceDE w:val="0"/>
        <w:spacing w:afterLines="200"/>
        <w:ind w:left="357"/>
        <w:jc w:val="center"/>
        <w:rPr>
          <w:rFonts w:ascii="Arial" w:hAnsi="Arial" w:cs="Arial"/>
          <w:i w:val="0"/>
          <w:szCs w:val="24"/>
        </w:rPr>
      </w:pPr>
      <w:r w:rsidRPr="00751A8E">
        <w:rPr>
          <w:rFonts w:ascii="Arial" w:hAnsi="Arial" w:cs="Arial"/>
          <w:i w:val="0"/>
          <w:szCs w:val="24"/>
        </w:rPr>
        <w:t>Fuen</w:t>
      </w:r>
      <w:r w:rsidR="00D05A35">
        <w:rPr>
          <w:rFonts w:ascii="Arial" w:hAnsi="Arial" w:cs="Arial"/>
          <w:i w:val="0"/>
          <w:szCs w:val="24"/>
        </w:rPr>
        <w:t>te: Rodríguez y Zambrano (2010)</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De </w:t>
      </w:r>
      <w:r w:rsidR="00D71E79" w:rsidRPr="00751A8E">
        <w:rPr>
          <w:rFonts w:ascii="Arial" w:hAnsi="Arial" w:cs="Arial"/>
        </w:rPr>
        <w:t xml:space="preserve">acuerdo </w:t>
      </w:r>
      <w:r w:rsidRPr="00751A8E">
        <w:rPr>
          <w:rFonts w:ascii="Arial" w:hAnsi="Arial" w:cs="Arial"/>
        </w:rPr>
        <w:t>a la Investigación realizada por Rodríguez y Zambrano (2010) un paquete IPv6 tiene una cabecera de tamaño fijo a 40 [byte], el doble de la cabecera de IPv4. Este aumento se debe a que tamaño de los campos  “</w:t>
      </w:r>
      <w:proofErr w:type="spellStart"/>
      <w:r w:rsidRPr="00751A8E">
        <w:rPr>
          <w:rFonts w:ascii="Arial" w:hAnsi="Arial" w:cs="Arial"/>
        </w:rPr>
        <w:t>Source</w:t>
      </w:r>
      <w:proofErr w:type="spellEnd"/>
      <w:r w:rsidRPr="00751A8E">
        <w:rPr>
          <w:rFonts w:ascii="Arial" w:hAnsi="Arial" w:cs="Arial"/>
        </w:rPr>
        <w:t xml:space="preserve"> </w:t>
      </w:r>
      <w:proofErr w:type="spellStart"/>
      <w:r w:rsidRPr="00751A8E">
        <w:rPr>
          <w:rFonts w:ascii="Arial" w:hAnsi="Arial" w:cs="Arial"/>
        </w:rPr>
        <w:t>Address</w:t>
      </w:r>
      <w:proofErr w:type="spellEnd"/>
      <w:r w:rsidRPr="00751A8E">
        <w:rPr>
          <w:rFonts w:ascii="Arial" w:hAnsi="Arial" w:cs="Arial"/>
        </w:rPr>
        <w:t>” y “</w:t>
      </w:r>
      <w:proofErr w:type="spellStart"/>
      <w:r w:rsidRPr="00751A8E">
        <w:rPr>
          <w:rFonts w:ascii="Arial" w:hAnsi="Arial" w:cs="Arial"/>
        </w:rPr>
        <w:t>Destination</w:t>
      </w:r>
      <w:proofErr w:type="spellEnd"/>
      <w:r w:rsidRPr="00751A8E">
        <w:rPr>
          <w:rFonts w:ascii="Arial" w:hAnsi="Arial" w:cs="Arial"/>
        </w:rPr>
        <w:t xml:space="preserve"> </w:t>
      </w:r>
      <w:proofErr w:type="spellStart"/>
      <w:r w:rsidRPr="00751A8E">
        <w:rPr>
          <w:rFonts w:ascii="Arial" w:hAnsi="Arial" w:cs="Arial"/>
        </w:rPr>
        <w:t>Address</w:t>
      </w:r>
      <w:proofErr w:type="spellEnd"/>
      <w:r w:rsidRPr="00751A8E">
        <w:rPr>
          <w:rFonts w:ascii="Arial" w:hAnsi="Arial" w:cs="Arial"/>
        </w:rPr>
        <w:t xml:space="preserve">” aumentaron su tamaño de 32 a 128 [bit] cada uno. La cabecera posee los siguientes 8 campos: </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Versión (“</w:t>
      </w:r>
      <w:proofErr w:type="spellStart"/>
      <w:r w:rsidRPr="00751A8E">
        <w:rPr>
          <w:rFonts w:ascii="Arial" w:hAnsi="Arial" w:cs="Arial"/>
        </w:rPr>
        <w:t>Version</w:t>
      </w:r>
      <w:proofErr w:type="spellEnd"/>
      <w:r w:rsidRPr="00751A8E">
        <w:rPr>
          <w:rFonts w:ascii="Arial" w:hAnsi="Arial" w:cs="Arial"/>
        </w:rPr>
        <w:t>”): Indica la versión del protocolo IP, en este caso su valor es igual a 6</w:t>
      </w:r>
      <w:r w:rsidR="00DC751A">
        <w:rPr>
          <w:rFonts w:ascii="Arial" w:hAnsi="Arial" w:cs="Arial"/>
        </w:rPr>
        <w:t>.</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Clase de tráfico (“</w:t>
      </w:r>
      <w:proofErr w:type="spellStart"/>
      <w:r w:rsidRPr="00751A8E">
        <w:rPr>
          <w:rFonts w:ascii="Arial" w:hAnsi="Arial" w:cs="Arial"/>
        </w:rPr>
        <w:t>Traffic</w:t>
      </w:r>
      <w:proofErr w:type="spellEnd"/>
      <w:r w:rsidRPr="00751A8E">
        <w:rPr>
          <w:rFonts w:ascii="Arial" w:hAnsi="Arial" w:cs="Arial"/>
        </w:rPr>
        <w:t xml:space="preserve"> </w:t>
      </w:r>
      <w:proofErr w:type="spellStart"/>
      <w:r w:rsidRPr="00751A8E">
        <w:rPr>
          <w:rFonts w:ascii="Arial" w:hAnsi="Arial" w:cs="Arial"/>
        </w:rPr>
        <w:t>Class</w:t>
      </w:r>
      <w:proofErr w:type="spellEnd"/>
      <w:r w:rsidRPr="00751A8E">
        <w:rPr>
          <w:rFonts w:ascii="Arial" w:hAnsi="Arial" w:cs="Arial"/>
        </w:rPr>
        <w:t>”): Incluye información que permite a los “</w:t>
      </w:r>
      <w:r w:rsidR="007B1D4E" w:rsidRPr="00751A8E">
        <w:rPr>
          <w:rFonts w:ascii="Arial" w:hAnsi="Arial" w:cs="Arial"/>
        </w:rPr>
        <w:t>enrutador</w:t>
      </w:r>
      <w:r w:rsidRPr="00751A8E">
        <w:rPr>
          <w:rFonts w:ascii="Arial" w:hAnsi="Arial" w:cs="Arial"/>
        </w:rPr>
        <w:t xml:space="preserve">” clasificar el tipo de </w:t>
      </w:r>
      <w:r w:rsidR="00BE404B" w:rsidRPr="00751A8E">
        <w:rPr>
          <w:rFonts w:ascii="Arial" w:hAnsi="Arial" w:cs="Arial"/>
        </w:rPr>
        <w:t>tráfico</w:t>
      </w:r>
      <w:r w:rsidRPr="00751A8E">
        <w:rPr>
          <w:rFonts w:ascii="Arial" w:hAnsi="Arial" w:cs="Arial"/>
        </w:rPr>
        <w:t xml:space="preserve"> al que el paquete pertenece, aplicando distintas políticas de enrutamiento según sea el caso. Realiza la misma de función que el campo “</w:t>
      </w:r>
      <w:proofErr w:type="spellStart"/>
      <w:r w:rsidRPr="00751A8E">
        <w:rPr>
          <w:rFonts w:ascii="Arial" w:hAnsi="Arial" w:cs="Arial"/>
        </w:rPr>
        <w:t>Type</w:t>
      </w:r>
      <w:proofErr w:type="spellEnd"/>
      <w:r w:rsidRPr="00751A8E">
        <w:rPr>
          <w:rFonts w:ascii="Arial" w:hAnsi="Arial" w:cs="Arial"/>
        </w:rPr>
        <w:t xml:space="preserve"> of </w:t>
      </w:r>
      <w:proofErr w:type="spellStart"/>
      <w:r w:rsidRPr="00751A8E">
        <w:rPr>
          <w:rFonts w:ascii="Arial" w:hAnsi="Arial" w:cs="Arial"/>
        </w:rPr>
        <w:t>Service</w:t>
      </w:r>
      <w:proofErr w:type="spellEnd"/>
      <w:r w:rsidRPr="00751A8E">
        <w:rPr>
          <w:rFonts w:ascii="Arial" w:hAnsi="Arial" w:cs="Arial"/>
        </w:rPr>
        <w:t>” de IPv4.</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Etiqueta de Flujo (“</w:t>
      </w:r>
      <w:proofErr w:type="spellStart"/>
      <w:r w:rsidRPr="00751A8E">
        <w:rPr>
          <w:rFonts w:ascii="Arial" w:hAnsi="Arial" w:cs="Arial"/>
        </w:rPr>
        <w:t>Flow</w:t>
      </w:r>
      <w:proofErr w:type="spellEnd"/>
      <w:r w:rsidRPr="00751A8E">
        <w:rPr>
          <w:rFonts w:ascii="Arial" w:hAnsi="Arial" w:cs="Arial"/>
        </w:rPr>
        <w:t xml:space="preserve"> </w:t>
      </w:r>
      <w:proofErr w:type="spellStart"/>
      <w:r w:rsidRPr="00751A8E">
        <w:rPr>
          <w:rFonts w:ascii="Arial" w:hAnsi="Arial" w:cs="Arial"/>
        </w:rPr>
        <w:t>Label</w:t>
      </w:r>
      <w:proofErr w:type="spellEnd"/>
      <w:r w:rsidRPr="00751A8E">
        <w:rPr>
          <w:rFonts w:ascii="Arial" w:hAnsi="Arial" w:cs="Arial"/>
        </w:rPr>
        <w:t>”): Identifica a un flujo determinado de paquetes, permitiendo a los “</w:t>
      </w:r>
      <w:r w:rsidR="007B1D4E" w:rsidRPr="00751A8E">
        <w:rPr>
          <w:rFonts w:ascii="Arial" w:hAnsi="Arial" w:cs="Arial"/>
        </w:rPr>
        <w:t>Enrutador</w:t>
      </w:r>
      <w:r w:rsidRPr="00751A8E">
        <w:rPr>
          <w:rFonts w:ascii="Arial" w:hAnsi="Arial" w:cs="Arial"/>
        </w:rPr>
        <w:t>” identificar rápidamente paquetes que se deben ser tratados de la misma manera.</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lastRenderedPageBreak/>
        <w:t>Tamaño de la carga útil (“</w:t>
      </w:r>
      <w:proofErr w:type="spellStart"/>
      <w:r w:rsidRPr="00751A8E">
        <w:rPr>
          <w:rFonts w:ascii="Arial" w:hAnsi="Arial" w:cs="Arial"/>
        </w:rPr>
        <w:t>Payload</w:t>
      </w:r>
      <w:proofErr w:type="spellEnd"/>
      <w:r w:rsidRPr="00751A8E">
        <w:rPr>
          <w:rFonts w:ascii="Arial" w:hAnsi="Arial" w:cs="Arial"/>
        </w:rPr>
        <w:t xml:space="preserve"> </w:t>
      </w:r>
      <w:proofErr w:type="spellStart"/>
      <w:r w:rsidRPr="00751A8E">
        <w:rPr>
          <w:rFonts w:ascii="Arial" w:hAnsi="Arial" w:cs="Arial"/>
        </w:rPr>
        <w:t>Length</w:t>
      </w:r>
      <w:proofErr w:type="spellEnd"/>
      <w:r w:rsidRPr="00751A8E">
        <w:rPr>
          <w:rFonts w:ascii="Arial" w:hAnsi="Arial" w:cs="Arial"/>
        </w:rPr>
        <w:t xml:space="preserve">”): Indica el tamaño de la carga útil del paquete. Las cabeceras adicionales son consideradas parte de la carga para este cálculo. </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Próximo encabezado (“</w:t>
      </w:r>
      <w:proofErr w:type="spellStart"/>
      <w:r w:rsidRPr="00751A8E">
        <w:rPr>
          <w:rFonts w:ascii="Arial" w:hAnsi="Arial" w:cs="Arial"/>
        </w:rPr>
        <w:t>Next</w:t>
      </w:r>
      <w:proofErr w:type="spellEnd"/>
      <w:r w:rsidRPr="00751A8E">
        <w:rPr>
          <w:rFonts w:ascii="Arial" w:hAnsi="Arial" w:cs="Arial"/>
        </w:rPr>
        <w:t xml:space="preserve"> </w:t>
      </w:r>
      <w:proofErr w:type="spellStart"/>
      <w:r w:rsidRPr="00751A8E">
        <w:rPr>
          <w:rFonts w:ascii="Arial" w:hAnsi="Arial" w:cs="Arial"/>
        </w:rPr>
        <w:t>Header</w:t>
      </w:r>
      <w:proofErr w:type="spellEnd"/>
      <w:r w:rsidRPr="00751A8E">
        <w:rPr>
          <w:rFonts w:ascii="Arial" w:hAnsi="Arial" w:cs="Arial"/>
        </w:rPr>
        <w:t xml:space="preserve">”): Indica cual es el siguiente cabecera es la siguiente adicional presente en el paquete. Si no se utilizan, apunta hacia la cabecera de protocolo capa 4 utilizado. </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 Limite de saltos (“Hop </w:t>
      </w:r>
      <w:proofErr w:type="spellStart"/>
      <w:r w:rsidRPr="00751A8E">
        <w:rPr>
          <w:rFonts w:ascii="Arial" w:hAnsi="Arial" w:cs="Arial"/>
        </w:rPr>
        <w:t>Limit</w:t>
      </w:r>
      <w:proofErr w:type="spellEnd"/>
      <w:r w:rsidRPr="00751A8E">
        <w:rPr>
          <w:rFonts w:ascii="Arial" w:hAnsi="Arial" w:cs="Arial"/>
        </w:rPr>
        <w:t>”): Indica el máximo número de saltos que puede realizar el paquete. Este valor es disminuido en uno por cada “router” que reenvía el paquete. Si el valor a cero, el paquete es descartado.</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Dirección de origen (“</w:t>
      </w:r>
      <w:proofErr w:type="spellStart"/>
      <w:r w:rsidRPr="00751A8E">
        <w:rPr>
          <w:rFonts w:ascii="Arial" w:hAnsi="Arial" w:cs="Arial"/>
        </w:rPr>
        <w:t>Source</w:t>
      </w:r>
      <w:proofErr w:type="spellEnd"/>
      <w:r w:rsidRPr="00751A8E">
        <w:rPr>
          <w:rFonts w:ascii="Arial" w:hAnsi="Arial" w:cs="Arial"/>
        </w:rPr>
        <w:t xml:space="preserve"> </w:t>
      </w:r>
      <w:proofErr w:type="spellStart"/>
      <w:r w:rsidRPr="00751A8E">
        <w:rPr>
          <w:rFonts w:ascii="Arial" w:hAnsi="Arial" w:cs="Arial"/>
        </w:rPr>
        <w:t>Destination</w:t>
      </w:r>
      <w:proofErr w:type="spellEnd"/>
      <w:r w:rsidRPr="00751A8E">
        <w:rPr>
          <w:rFonts w:ascii="Arial" w:hAnsi="Arial" w:cs="Arial"/>
        </w:rPr>
        <w:t xml:space="preserve"> </w:t>
      </w:r>
      <w:proofErr w:type="spellStart"/>
      <w:r w:rsidRPr="00751A8E">
        <w:rPr>
          <w:rFonts w:ascii="Arial" w:hAnsi="Arial" w:cs="Arial"/>
        </w:rPr>
        <w:t>Address</w:t>
      </w:r>
      <w:proofErr w:type="spellEnd"/>
      <w:r w:rsidRPr="00751A8E">
        <w:rPr>
          <w:rFonts w:ascii="Arial" w:hAnsi="Arial" w:cs="Arial"/>
        </w:rPr>
        <w:t>”): Indica la dirección de Ipv6 del nodo que género el paquete.</w:t>
      </w:r>
    </w:p>
    <w:p w:rsidR="00730310" w:rsidRDefault="00F559DF" w:rsidP="00366EFD">
      <w:pPr>
        <w:pStyle w:val="NormalWeb"/>
        <w:spacing w:before="0" w:beforeAutospacing="0" w:afterLines="200" w:afterAutospacing="0" w:line="360" w:lineRule="auto"/>
        <w:ind w:firstLine="284"/>
        <w:jc w:val="both"/>
        <w:rPr>
          <w:rFonts w:ascii="Arial" w:hAnsi="Arial" w:cs="Arial"/>
        </w:rPr>
      </w:pPr>
      <w:r w:rsidRPr="00751A8E">
        <w:rPr>
          <w:rFonts w:ascii="Arial" w:hAnsi="Arial" w:cs="Arial"/>
        </w:rPr>
        <w:t>Dirección de origen (“</w:t>
      </w:r>
      <w:proofErr w:type="spellStart"/>
      <w:r w:rsidRPr="00751A8E">
        <w:rPr>
          <w:rFonts w:ascii="Arial" w:hAnsi="Arial" w:cs="Arial"/>
        </w:rPr>
        <w:t>Source</w:t>
      </w:r>
      <w:proofErr w:type="spellEnd"/>
      <w:r w:rsidRPr="00751A8E">
        <w:rPr>
          <w:rFonts w:ascii="Arial" w:hAnsi="Arial" w:cs="Arial"/>
        </w:rPr>
        <w:t xml:space="preserve"> </w:t>
      </w:r>
      <w:proofErr w:type="spellStart"/>
      <w:r w:rsidRPr="00751A8E">
        <w:rPr>
          <w:rFonts w:ascii="Arial" w:hAnsi="Arial" w:cs="Arial"/>
        </w:rPr>
        <w:t>Destination</w:t>
      </w:r>
      <w:proofErr w:type="spellEnd"/>
      <w:r w:rsidRPr="00751A8E">
        <w:rPr>
          <w:rFonts w:ascii="Arial" w:hAnsi="Arial" w:cs="Arial"/>
        </w:rPr>
        <w:t xml:space="preserve"> </w:t>
      </w:r>
      <w:proofErr w:type="spellStart"/>
      <w:r w:rsidRPr="00751A8E">
        <w:rPr>
          <w:rFonts w:ascii="Arial" w:hAnsi="Arial" w:cs="Arial"/>
        </w:rPr>
        <w:t>Address</w:t>
      </w:r>
      <w:proofErr w:type="spellEnd"/>
      <w:r w:rsidRPr="00751A8E">
        <w:rPr>
          <w:rFonts w:ascii="Arial" w:hAnsi="Arial" w:cs="Arial"/>
        </w:rPr>
        <w:t>”): Indica la dirección del</w:t>
      </w:r>
      <w:r w:rsidRPr="00751A8E">
        <w:rPr>
          <w:rFonts w:ascii="Arial" w:hAnsi="Arial" w:cs="Arial"/>
          <w:i/>
        </w:rPr>
        <w:t xml:space="preserve"> </w:t>
      </w:r>
      <w:r w:rsidRPr="00751A8E">
        <w:rPr>
          <w:rFonts w:ascii="Arial" w:hAnsi="Arial" w:cs="Arial"/>
        </w:rPr>
        <w:t xml:space="preserve">destino final del paquete. </w:t>
      </w:r>
    </w:p>
    <w:p w:rsidR="00730310" w:rsidRDefault="00BE404B" w:rsidP="00366EFD">
      <w:pPr>
        <w:pStyle w:val="NormalWeb"/>
        <w:spacing w:before="0" w:beforeAutospacing="0" w:afterLines="50" w:afterAutospacing="0" w:line="360" w:lineRule="auto"/>
        <w:ind w:firstLine="284"/>
        <w:jc w:val="center"/>
        <w:rPr>
          <w:rFonts w:ascii="Arial" w:hAnsi="Arial" w:cs="Arial"/>
        </w:rPr>
      </w:pPr>
      <w:r>
        <w:rPr>
          <w:rFonts w:ascii="Arial" w:hAnsi="Arial" w:cs="Arial"/>
          <w:noProof/>
          <w:lang w:val="es-VE" w:eastAsia="es-VE"/>
        </w:rPr>
        <w:drawing>
          <wp:inline distT="0" distB="0" distL="0" distR="0">
            <wp:extent cx="5467350" cy="1735455"/>
            <wp:effectExtent l="19050" t="0" r="0" b="0"/>
            <wp:docPr id="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srcRect/>
                    <a:stretch>
                      <a:fillRect/>
                    </a:stretch>
                  </pic:blipFill>
                  <pic:spPr bwMode="auto">
                    <a:xfrm>
                      <a:off x="0" y="0"/>
                      <a:ext cx="5467350" cy="1735455"/>
                    </a:xfrm>
                    <a:prstGeom prst="rect">
                      <a:avLst/>
                    </a:prstGeom>
                    <a:noFill/>
                  </pic:spPr>
                </pic:pic>
              </a:graphicData>
            </a:graphic>
          </wp:inline>
        </w:drawing>
      </w:r>
    </w:p>
    <w:p w:rsidR="00730310" w:rsidRDefault="00F559DF" w:rsidP="00BC78D7">
      <w:pPr>
        <w:autoSpaceDE w:val="0"/>
        <w:jc w:val="center"/>
        <w:rPr>
          <w:rFonts w:ascii="Arial" w:hAnsi="Arial" w:cs="Arial"/>
          <w:i w:val="0"/>
          <w:szCs w:val="24"/>
        </w:rPr>
      </w:pPr>
      <w:r w:rsidRPr="00751A8E">
        <w:rPr>
          <w:rFonts w:ascii="Arial" w:hAnsi="Arial" w:cs="Arial"/>
          <w:i w:val="0"/>
          <w:szCs w:val="24"/>
        </w:rPr>
        <w:t>Imagen N° 2: Estructura de un paquete IPv4 e IPv6.</w:t>
      </w:r>
    </w:p>
    <w:p w:rsidR="00730310" w:rsidRDefault="00F559DF" w:rsidP="00366EFD">
      <w:pPr>
        <w:autoSpaceDE w:val="0"/>
        <w:spacing w:afterLines="200"/>
        <w:ind w:left="357"/>
        <w:jc w:val="center"/>
        <w:rPr>
          <w:rFonts w:ascii="Arial" w:hAnsi="Arial" w:cs="Arial"/>
          <w:i w:val="0"/>
          <w:szCs w:val="24"/>
        </w:rPr>
      </w:pPr>
      <w:r w:rsidRPr="00751A8E">
        <w:rPr>
          <w:rFonts w:ascii="Arial" w:hAnsi="Arial" w:cs="Arial"/>
          <w:i w:val="0"/>
          <w:szCs w:val="24"/>
        </w:rPr>
        <w:t>Fuen</w:t>
      </w:r>
      <w:r w:rsidR="00C96C5F">
        <w:rPr>
          <w:rFonts w:ascii="Arial" w:hAnsi="Arial" w:cs="Arial"/>
          <w:i w:val="0"/>
          <w:szCs w:val="24"/>
        </w:rPr>
        <w:t>te: Rodríguez y Zambrano (2010)</w:t>
      </w:r>
    </w:p>
    <w:p w:rsidR="00730310" w:rsidRDefault="00F559DF" w:rsidP="00366EFD">
      <w:pPr>
        <w:autoSpaceDE w:val="0"/>
        <w:spacing w:afterLines="100" w:line="360" w:lineRule="auto"/>
        <w:ind w:firstLine="284"/>
        <w:jc w:val="both"/>
        <w:rPr>
          <w:rFonts w:ascii="Arial" w:hAnsi="Arial" w:cs="Arial"/>
          <w:i w:val="0"/>
          <w:szCs w:val="24"/>
        </w:rPr>
      </w:pPr>
      <w:r w:rsidRPr="00751A8E">
        <w:rPr>
          <w:rFonts w:ascii="Arial" w:hAnsi="Arial" w:cs="Arial"/>
          <w:i w:val="0"/>
          <w:szCs w:val="24"/>
        </w:rPr>
        <w:t>En la Imagen N° 2 podemos apreciar los cambios de la cabecera IPv6</w:t>
      </w:r>
      <w:r w:rsidR="00070698" w:rsidRPr="00751A8E">
        <w:rPr>
          <w:rFonts w:ascii="Arial" w:hAnsi="Arial" w:cs="Arial"/>
          <w:i w:val="0"/>
          <w:szCs w:val="24"/>
        </w:rPr>
        <w:t xml:space="preserve"> </w:t>
      </w:r>
      <w:r w:rsidRPr="00751A8E">
        <w:rPr>
          <w:rFonts w:ascii="Arial" w:hAnsi="Arial" w:cs="Arial"/>
          <w:i w:val="0"/>
          <w:szCs w:val="24"/>
        </w:rPr>
        <w:t>respecto a la cabecera IPv4.</w:t>
      </w:r>
    </w:p>
    <w:p w:rsidR="00730310" w:rsidRDefault="00F559DF" w:rsidP="00366EFD">
      <w:pPr>
        <w:pStyle w:val="NormalWeb"/>
        <w:spacing w:before="0" w:beforeAutospacing="0" w:afterLines="200" w:afterAutospacing="0" w:line="360" w:lineRule="auto"/>
        <w:ind w:firstLine="284"/>
        <w:jc w:val="both"/>
        <w:rPr>
          <w:rFonts w:ascii="Arial" w:hAnsi="Arial" w:cs="Arial"/>
        </w:rPr>
      </w:pPr>
      <w:r w:rsidRPr="00751A8E">
        <w:rPr>
          <w:rFonts w:ascii="Arial" w:hAnsi="Arial" w:cs="Arial"/>
        </w:rPr>
        <w:lastRenderedPageBreak/>
        <w:t>El protocolo IPv6 reemplaza el campo “</w:t>
      </w:r>
      <w:proofErr w:type="spellStart"/>
      <w:r w:rsidRPr="00751A8E">
        <w:rPr>
          <w:rFonts w:ascii="Arial" w:hAnsi="Arial" w:cs="Arial"/>
        </w:rPr>
        <w:t>options</w:t>
      </w:r>
      <w:proofErr w:type="spellEnd"/>
      <w:r w:rsidRPr="00751A8E">
        <w:rPr>
          <w:rFonts w:ascii="Arial" w:hAnsi="Arial" w:cs="Arial"/>
        </w:rPr>
        <w:t>” de IPv4 por las denominadas cabeceras adicionales. Estas cabeceras permiten expandir el funcionamiento de IPv6, sin verse restringidas a un campo de tamaño fijo como el presente en IPv4. Las cabeceras adicionales se ubican inmediatamente depuse de la cabecera IPv6 y antes de la cabecera del protocolo superior (</w:t>
      </w:r>
      <w:proofErr w:type="spellStart"/>
      <w:r w:rsidRPr="00751A8E">
        <w:rPr>
          <w:rFonts w:ascii="Arial" w:hAnsi="Arial" w:cs="Arial"/>
        </w:rPr>
        <w:t>UDP</w:t>
      </w:r>
      <w:proofErr w:type="spellEnd"/>
      <w:r w:rsidRPr="00751A8E">
        <w:rPr>
          <w:rFonts w:ascii="Arial" w:hAnsi="Arial" w:cs="Arial"/>
        </w:rPr>
        <w:t xml:space="preserve"> o </w:t>
      </w:r>
      <w:proofErr w:type="spellStart"/>
      <w:r w:rsidRPr="00751A8E">
        <w:rPr>
          <w:rFonts w:ascii="Arial" w:hAnsi="Arial" w:cs="Arial"/>
        </w:rPr>
        <w:t>TCP</w:t>
      </w:r>
      <w:proofErr w:type="spellEnd"/>
      <w:r w:rsidRPr="00751A8E">
        <w:rPr>
          <w:rFonts w:ascii="Arial" w:hAnsi="Arial" w:cs="Arial"/>
        </w:rPr>
        <w:t>).</w:t>
      </w:r>
      <w:r w:rsidR="00CE7007">
        <w:rPr>
          <w:rFonts w:ascii="Arial" w:hAnsi="Arial" w:cs="Arial"/>
        </w:rPr>
        <w:t xml:space="preserve">  </w:t>
      </w:r>
    </w:p>
    <w:p w:rsidR="00730310" w:rsidRDefault="00F559DF" w:rsidP="009919C8">
      <w:pPr>
        <w:pStyle w:val="NormalWeb"/>
        <w:spacing w:before="0" w:beforeAutospacing="0" w:after="0" w:afterAutospacing="0" w:line="480" w:lineRule="auto"/>
        <w:jc w:val="both"/>
        <w:rPr>
          <w:rFonts w:ascii="Arial" w:hAnsi="Arial" w:cs="Arial"/>
          <w:lang w:val="en-US"/>
        </w:rPr>
      </w:pPr>
      <w:r w:rsidRPr="00C96C5F">
        <w:rPr>
          <w:rFonts w:ascii="Arial" w:hAnsi="Arial" w:cs="Arial"/>
          <w:lang w:val="en-US"/>
        </w:rPr>
        <w:t>2.2</w:t>
      </w:r>
      <w:proofErr w:type="gramStart"/>
      <w:r w:rsidRPr="00C96C5F">
        <w:rPr>
          <w:rFonts w:ascii="Arial" w:hAnsi="Arial" w:cs="Arial"/>
          <w:lang w:val="en-US"/>
        </w:rPr>
        <w:t>.</w:t>
      </w:r>
      <w:r w:rsidR="00430694">
        <w:rPr>
          <w:rFonts w:ascii="Arial" w:hAnsi="Arial" w:cs="Arial"/>
          <w:lang w:val="en-US"/>
        </w:rPr>
        <w:t>-</w:t>
      </w:r>
      <w:proofErr w:type="gramEnd"/>
      <w:r w:rsidR="00430694">
        <w:rPr>
          <w:rFonts w:ascii="Arial" w:hAnsi="Arial" w:cs="Arial"/>
          <w:lang w:val="en-US"/>
        </w:rPr>
        <w:t xml:space="preserve"> </w:t>
      </w:r>
      <w:r w:rsidRPr="00C96C5F">
        <w:rPr>
          <w:rFonts w:ascii="Arial" w:hAnsi="Arial" w:cs="Arial"/>
          <w:lang w:val="en-US"/>
        </w:rPr>
        <w:t xml:space="preserve"> Multi-Protocol </w:t>
      </w:r>
      <w:proofErr w:type="spellStart"/>
      <w:r w:rsidRPr="00C96C5F">
        <w:rPr>
          <w:rFonts w:ascii="Arial" w:hAnsi="Arial" w:cs="Arial"/>
          <w:lang w:val="en-US"/>
        </w:rPr>
        <w:t>Lable</w:t>
      </w:r>
      <w:proofErr w:type="spellEnd"/>
      <w:r w:rsidRPr="00C96C5F">
        <w:rPr>
          <w:rFonts w:ascii="Arial" w:hAnsi="Arial" w:cs="Arial"/>
          <w:lang w:val="en-US"/>
        </w:rPr>
        <w:t xml:space="preserve"> Switching (MPLS)</w:t>
      </w:r>
      <w:r w:rsidR="00CE7007" w:rsidRPr="00C96C5F">
        <w:rPr>
          <w:rFonts w:ascii="Arial" w:hAnsi="Arial" w:cs="Arial"/>
          <w:lang w:val="en-US"/>
        </w:rPr>
        <w:t xml:space="preserve">  </w:t>
      </w:r>
    </w:p>
    <w:p w:rsidR="00730310" w:rsidRDefault="00143DE1" w:rsidP="00366EFD">
      <w:pPr>
        <w:pStyle w:val="NormalWeb"/>
        <w:spacing w:before="0" w:beforeAutospacing="0" w:afterLines="200" w:afterAutospacing="0" w:line="360" w:lineRule="auto"/>
        <w:ind w:firstLine="284"/>
        <w:jc w:val="both"/>
        <w:rPr>
          <w:rFonts w:ascii="Arial" w:hAnsi="Arial" w:cs="Arial"/>
        </w:rPr>
      </w:pPr>
      <w:r w:rsidRPr="00E711D0">
        <w:rPr>
          <w:rFonts w:ascii="Arial" w:hAnsi="Arial" w:cs="Arial"/>
          <w:lang w:val="en-US"/>
        </w:rPr>
        <w:t xml:space="preserve"> </w:t>
      </w:r>
      <w:r w:rsidR="00CE7007">
        <w:rPr>
          <w:rFonts w:ascii="Arial" w:hAnsi="Arial" w:cs="Arial"/>
        </w:rPr>
        <w:t>Jara (2004) realizó</w:t>
      </w:r>
      <w:r w:rsidR="00F559DF" w:rsidRPr="00751A8E">
        <w:rPr>
          <w:rFonts w:ascii="Arial" w:hAnsi="Arial" w:cs="Arial"/>
        </w:rPr>
        <w:t xml:space="preserve"> una investigación titulada docencia en </w:t>
      </w:r>
      <w:proofErr w:type="spellStart"/>
      <w:r w:rsidR="00F559DF" w:rsidRPr="00751A8E">
        <w:rPr>
          <w:rFonts w:ascii="Arial" w:hAnsi="Arial" w:cs="Arial"/>
        </w:rPr>
        <w:t>QoS</w:t>
      </w:r>
      <w:proofErr w:type="spellEnd"/>
      <w:r w:rsidR="00F559DF" w:rsidRPr="00751A8E">
        <w:rPr>
          <w:rFonts w:ascii="Arial" w:hAnsi="Arial" w:cs="Arial"/>
        </w:rPr>
        <w:t xml:space="preserve"> orientada a redes MPLS. Donde afirma que MPLS es una tecnología híbrida que hace uso de una técnica conocida como </w:t>
      </w:r>
      <w:proofErr w:type="spellStart"/>
      <w:r w:rsidR="00F559DF" w:rsidRPr="00751A8E">
        <w:rPr>
          <w:rFonts w:ascii="Arial" w:hAnsi="Arial" w:cs="Arial"/>
        </w:rPr>
        <w:t>Label</w:t>
      </w:r>
      <w:proofErr w:type="spellEnd"/>
      <w:r w:rsidR="00F559DF" w:rsidRPr="00751A8E">
        <w:rPr>
          <w:rFonts w:ascii="Arial" w:hAnsi="Arial" w:cs="Arial"/>
        </w:rPr>
        <w:t xml:space="preserve"> </w:t>
      </w:r>
      <w:proofErr w:type="spellStart"/>
      <w:r w:rsidR="00F559DF" w:rsidRPr="00751A8E">
        <w:rPr>
          <w:rFonts w:ascii="Arial" w:hAnsi="Arial" w:cs="Arial"/>
        </w:rPr>
        <w:t>Switching</w:t>
      </w:r>
      <w:proofErr w:type="spellEnd"/>
      <w:r w:rsidR="00F559DF" w:rsidRPr="00751A8E">
        <w:rPr>
          <w:rFonts w:ascii="Arial" w:hAnsi="Arial" w:cs="Arial"/>
        </w:rPr>
        <w:t>, que codifica una etiqueta en la cabecera del paquete que se usa para retransmitir el mismo (</w:t>
      </w:r>
      <w:proofErr w:type="spellStart"/>
      <w:r w:rsidR="00F559DF" w:rsidRPr="00751A8E">
        <w:rPr>
          <w:rFonts w:ascii="Arial" w:hAnsi="Arial" w:cs="Arial"/>
        </w:rPr>
        <w:t>forwarding</w:t>
      </w:r>
      <w:proofErr w:type="spellEnd"/>
      <w:r w:rsidR="00F559DF" w:rsidRPr="00751A8E">
        <w:rPr>
          <w:rFonts w:ascii="Arial" w:hAnsi="Arial" w:cs="Arial"/>
        </w:rPr>
        <w:t xml:space="preserve">). Cuando un router que soporta MPLS recibe un paquete, decide la interfaz de transmisión según la etiqueta, en vez de hacerlo mediante un algoritmo de ruteo. </w:t>
      </w:r>
    </w:p>
    <w:p w:rsidR="00730310" w:rsidRDefault="00430694" w:rsidP="00BC78D7">
      <w:pPr>
        <w:pStyle w:val="NormalWeb"/>
        <w:spacing w:before="0" w:beforeAutospacing="0" w:after="0" w:afterAutospacing="0" w:line="480" w:lineRule="auto"/>
        <w:jc w:val="both"/>
        <w:rPr>
          <w:rFonts w:ascii="Arial" w:hAnsi="Arial" w:cs="Arial"/>
        </w:rPr>
      </w:pPr>
      <w:r>
        <w:rPr>
          <w:rFonts w:ascii="Arial" w:hAnsi="Arial" w:cs="Arial"/>
        </w:rPr>
        <w:t>2.2.1.-  Antecedentes históricos</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Según </w:t>
      </w:r>
      <w:proofErr w:type="spellStart"/>
      <w:r w:rsidRPr="00751A8E">
        <w:rPr>
          <w:rFonts w:ascii="Arial" w:hAnsi="Arial" w:cs="Arial"/>
        </w:rPr>
        <w:t>Rubiano</w:t>
      </w:r>
      <w:proofErr w:type="spellEnd"/>
      <w:r w:rsidRPr="00751A8E">
        <w:rPr>
          <w:rFonts w:ascii="Arial" w:hAnsi="Arial" w:cs="Arial"/>
        </w:rPr>
        <w:t xml:space="preserve"> y Urbano (2006) nos explica que cuando se comenzó a utilizar Internet, los </w:t>
      </w:r>
      <w:proofErr w:type="spellStart"/>
      <w:r w:rsidRPr="00751A8E">
        <w:rPr>
          <w:rFonts w:ascii="Arial" w:hAnsi="Arial" w:cs="Arial"/>
        </w:rPr>
        <w:t>backbones</w:t>
      </w:r>
      <w:proofErr w:type="spellEnd"/>
      <w:r w:rsidRPr="00751A8E">
        <w:rPr>
          <w:rFonts w:ascii="Arial" w:hAnsi="Arial" w:cs="Arial"/>
        </w:rPr>
        <w:t xml:space="preserve"> IP de los proveedores estaban construidos por enrutadores conectados entres </w:t>
      </w:r>
      <w:r w:rsidR="00CE7007" w:rsidRPr="00751A8E">
        <w:rPr>
          <w:rFonts w:ascii="Arial" w:hAnsi="Arial" w:cs="Arial"/>
        </w:rPr>
        <w:t>sí</w:t>
      </w:r>
      <w:r w:rsidRPr="00751A8E">
        <w:rPr>
          <w:rFonts w:ascii="Arial" w:hAnsi="Arial" w:cs="Arial"/>
        </w:rPr>
        <w:t>, lo cual generó saturación de las redes y provocó la falta de ancho de banda en las transmi</w:t>
      </w:r>
      <w:r w:rsidR="00305DA5">
        <w:rPr>
          <w:rFonts w:ascii="Arial" w:hAnsi="Arial" w:cs="Arial"/>
        </w:rPr>
        <w:t>siones. Debido a eso  se aumentó</w:t>
      </w:r>
      <w:r w:rsidRPr="00751A8E">
        <w:rPr>
          <w:rFonts w:ascii="Arial" w:hAnsi="Arial" w:cs="Arial"/>
        </w:rPr>
        <w:t xml:space="preserve"> el rendimiento de los enrutadores, dándose a conocer los conmutadores ATM con ciertas capacidades de control IP</w:t>
      </w:r>
      <w:r w:rsidR="00305DA5">
        <w:rPr>
          <w:rFonts w:ascii="Arial" w:hAnsi="Arial" w:cs="Arial"/>
        </w:rPr>
        <w:t>.</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Se generaron entonces varios tipos de problemas que tenían que ver con el rendimiento óptimo y para lo cual se implementaron soluciones de integración de niveles que fueron conocidos como conmutación IP. Sin embargo, estas soluciones causaban congestionamiento y no eran operativas entre las distintas tecnologías de capa 2 y 3 que se conocían.</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lastRenderedPageBreak/>
        <w:t>Es por esto que para los administradores de red el buen desempeño de la red siempre ha sido un reto, generando un continuo surgimiento de protocolos de enrutamiento teniendo siempre como objetivo principal diseñar el camino más corto para la ruta que un pa</w:t>
      </w:r>
      <w:r w:rsidR="00305DA5">
        <w:rPr>
          <w:rFonts w:ascii="Arial" w:hAnsi="Arial" w:cs="Arial"/>
        </w:rPr>
        <w:t>quete debe seguir por la red, má</w:t>
      </w:r>
      <w:r w:rsidRPr="00751A8E">
        <w:rPr>
          <w:rFonts w:ascii="Arial" w:hAnsi="Arial" w:cs="Arial"/>
        </w:rPr>
        <w:t xml:space="preserve">s sin embargo no se ha tenido en cuenta parámetros que afecten el desempeño de la red como lo son retardo, </w:t>
      </w:r>
      <w:proofErr w:type="spellStart"/>
      <w:r w:rsidRPr="00751A8E">
        <w:rPr>
          <w:rFonts w:ascii="Arial" w:hAnsi="Arial" w:cs="Arial"/>
        </w:rPr>
        <w:t>QoS</w:t>
      </w:r>
      <w:proofErr w:type="spellEnd"/>
      <w:r w:rsidRPr="00751A8E">
        <w:rPr>
          <w:rFonts w:ascii="Arial" w:hAnsi="Arial" w:cs="Arial"/>
        </w:rPr>
        <w:t>, congestión de tráfico, etc.</w:t>
      </w:r>
    </w:p>
    <w:p w:rsidR="00730310"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El surgimiento de MPLS se da a mediados del año 90 siendo un gran avance cuando hablamos de eficiencia en la toma de decisiones de enrutamiento y conmutación debido a que opera entre la capa de enlace  y capa de red  permitiendo una conmutación más rápida, dado que la cabecera de capa de enlace se encuentra antes de  la capa  de red.</w:t>
      </w:r>
    </w:p>
    <w:p w:rsidR="00730310" w:rsidRDefault="00276ADD" w:rsidP="00366EFD">
      <w:pPr>
        <w:pStyle w:val="NormalWeb"/>
        <w:spacing w:afterLines="50" w:afterAutospacing="0" w:line="360" w:lineRule="auto"/>
        <w:ind w:firstLine="284"/>
        <w:jc w:val="center"/>
        <w:rPr>
          <w:rFonts w:ascii="Arial" w:hAnsi="Arial" w:cs="Arial"/>
        </w:rPr>
      </w:pPr>
      <w:r>
        <w:rPr>
          <w:rFonts w:ascii="Arial" w:hAnsi="Arial" w:cs="Arial"/>
          <w:noProof/>
          <w:lang w:val="es-VE" w:eastAsia="es-VE"/>
        </w:rPr>
        <w:drawing>
          <wp:inline distT="0" distB="0" distL="0" distR="0">
            <wp:extent cx="5075464" cy="2910114"/>
            <wp:effectExtent l="19050" t="0" r="0" b="0"/>
            <wp:docPr id="59" name="Imagen 8" descr="Presentació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descr="Presentación4"/>
                    <pic:cNvPicPr>
                      <a:picLocks noChangeAspect="1" noChangeArrowheads="1"/>
                    </pic:cNvPicPr>
                  </pic:nvPicPr>
                  <pic:blipFill>
                    <a:blip r:embed="rId16"/>
                    <a:srcRect/>
                    <a:stretch>
                      <a:fillRect/>
                    </a:stretch>
                  </pic:blipFill>
                  <pic:spPr bwMode="auto">
                    <a:xfrm>
                      <a:off x="0" y="0"/>
                      <a:ext cx="5075464" cy="2910114"/>
                    </a:xfrm>
                    <a:prstGeom prst="rect">
                      <a:avLst/>
                    </a:prstGeom>
                    <a:noFill/>
                  </pic:spPr>
                </pic:pic>
              </a:graphicData>
            </a:graphic>
          </wp:inline>
        </w:drawing>
      </w:r>
    </w:p>
    <w:p w:rsidR="00730310" w:rsidRDefault="00F559DF" w:rsidP="00BC78D7">
      <w:pPr>
        <w:jc w:val="center"/>
        <w:rPr>
          <w:rFonts w:ascii="Arial" w:hAnsi="Arial" w:cs="Arial"/>
          <w:i w:val="0"/>
          <w:szCs w:val="24"/>
        </w:rPr>
      </w:pPr>
      <w:r w:rsidRPr="00751A8E">
        <w:rPr>
          <w:rFonts w:ascii="Arial" w:hAnsi="Arial" w:cs="Arial"/>
          <w:i w:val="0"/>
          <w:szCs w:val="24"/>
        </w:rPr>
        <w:t xml:space="preserve">Imagen N° 3: Modelo </w:t>
      </w:r>
      <w:proofErr w:type="spellStart"/>
      <w:r w:rsidRPr="00751A8E">
        <w:rPr>
          <w:rFonts w:ascii="Arial" w:hAnsi="Arial" w:cs="Arial"/>
          <w:i w:val="0"/>
          <w:szCs w:val="24"/>
        </w:rPr>
        <w:t>OSI</w:t>
      </w:r>
      <w:proofErr w:type="spellEnd"/>
      <w:r w:rsidRPr="00751A8E">
        <w:rPr>
          <w:rFonts w:ascii="Arial" w:hAnsi="Arial" w:cs="Arial"/>
          <w:i w:val="0"/>
          <w:szCs w:val="24"/>
        </w:rPr>
        <w:t xml:space="preserve"> con MPLS</w:t>
      </w:r>
    </w:p>
    <w:p w:rsidR="00730310" w:rsidRDefault="00F559DF" w:rsidP="00366EFD">
      <w:pPr>
        <w:spacing w:afterLines="200"/>
        <w:jc w:val="center"/>
        <w:rPr>
          <w:rFonts w:ascii="Arial" w:hAnsi="Arial" w:cs="Arial"/>
          <w:i w:val="0"/>
          <w:szCs w:val="24"/>
        </w:rPr>
      </w:pPr>
      <w:r w:rsidRPr="00751A8E">
        <w:rPr>
          <w:rFonts w:ascii="Arial" w:hAnsi="Arial" w:cs="Arial"/>
          <w:i w:val="0"/>
          <w:szCs w:val="24"/>
        </w:rPr>
        <w:t>Fuente: Doménico y García (2011)</w:t>
      </w:r>
    </w:p>
    <w:p w:rsidR="00730310" w:rsidRDefault="00430694" w:rsidP="00BC78D7">
      <w:pPr>
        <w:pStyle w:val="NormalWeb"/>
        <w:spacing w:before="0" w:beforeAutospacing="0" w:after="0" w:afterAutospacing="0" w:line="480" w:lineRule="auto"/>
        <w:jc w:val="both"/>
        <w:rPr>
          <w:rFonts w:ascii="Arial" w:hAnsi="Arial" w:cs="Arial"/>
        </w:rPr>
      </w:pPr>
      <w:r>
        <w:rPr>
          <w:rFonts w:ascii="Arial" w:hAnsi="Arial" w:cs="Arial"/>
        </w:rPr>
        <w:t xml:space="preserve">2.2.2.- </w:t>
      </w:r>
      <w:r w:rsidR="00F559DF" w:rsidRPr="00430694">
        <w:rPr>
          <w:rFonts w:ascii="Arial" w:hAnsi="Arial" w:cs="Arial"/>
        </w:rPr>
        <w:t xml:space="preserve"> Arquitectura MPLS</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Según Doménico y García (2011) los elementos y estructura del protocolo MPLS se clasifican de la siguiente manera: </w:t>
      </w:r>
    </w:p>
    <w:p w:rsidR="00730310" w:rsidRDefault="00430694" w:rsidP="00BC78D7">
      <w:pPr>
        <w:pStyle w:val="NormalWeb"/>
        <w:spacing w:before="0" w:beforeAutospacing="0" w:after="0" w:afterAutospacing="0" w:line="480" w:lineRule="auto"/>
        <w:jc w:val="both"/>
        <w:rPr>
          <w:rFonts w:ascii="Arial" w:hAnsi="Arial" w:cs="Arial"/>
          <w:lang w:val="es-VE"/>
        </w:rPr>
      </w:pPr>
      <w:r w:rsidRPr="00430694">
        <w:rPr>
          <w:rFonts w:ascii="Arial" w:hAnsi="Arial" w:cs="Arial"/>
          <w:lang w:val="es-VE"/>
        </w:rPr>
        <w:lastRenderedPageBreak/>
        <w:t>2.2.2.1</w:t>
      </w:r>
      <w:r w:rsidR="00D0130D">
        <w:rPr>
          <w:rFonts w:ascii="Arial" w:hAnsi="Arial" w:cs="Arial"/>
          <w:lang w:val="es-VE"/>
        </w:rPr>
        <w:t>.-</w:t>
      </w:r>
      <w:r w:rsidRPr="00430694">
        <w:rPr>
          <w:rFonts w:ascii="Arial" w:hAnsi="Arial" w:cs="Arial"/>
          <w:lang w:val="es-VE"/>
        </w:rPr>
        <w:t xml:space="preserve"> </w:t>
      </w:r>
      <w:r w:rsidR="00F559DF" w:rsidRPr="00430694">
        <w:rPr>
          <w:rFonts w:ascii="Arial" w:hAnsi="Arial" w:cs="Arial"/>
          <w:lang w:val="es-VE"/>
        </w:rPr>
        <w:t>E</w:t>
      </w:r>
      <w:r w:rsidR="00F559DF" w:rsidRPr="00D0130D">
        <w:rPr>
          <w:rFonts w:ascii="Arial" w:hAnsi="Arial" w:cs="Arial"/>
          <w:lang w:val="es-VE"/>
        </w:rPr>
        <w:t xml:space="preserve">lementos </w:t>
      </w:r>
    </w:p>
    <w:p w:rsidR="00730310" w:rsidRDefault="00F559DF" w:rsidP="00BC78D7">
      <w:pPr>
        <w:pStyle w:val="NormalWeb"/>
        <w:numPr>
          <w:ilvl w:val="0"/>
          <w:numId w:val="3"/>
        </w:numPr>
        <w:spacing w:before="0" w:beforeAutospacing="0" w:after="0" w:afterAutospacing="0" w:line="480" w:lineRule="auto"/>
        <w:ind w:left="641" w:hanging="284"/>
        <w:jc w:val="both"/>
        <w:rPr>
          <w:rFonts w:ascii="Arial" w:hAnsi="Arial" w:cs="Arial"/>
          <w:lang w:val="es-VE"/>
        </w:rPr>
      </w:pPr>
      <w:proofErr w:type="spellStart"/>
      <w:r w:rsidRPr="00D0130D">
        <w:rPr>
          <w:rFonts w:ascii="Arial" w:hAnsi="Arial" w:cs="Arial"/>
          <w:lang w:val="es-VE"/>
        </w:rPr>
        <w:t>LER</w:t>
      </w:r>
      <w:proofErr w:type="spellEnd"/>
      <w:r w:rsidRPr="00D0130D">
        <w:rPr>
          <w:rFonts w:ascii="Arial" w:hAnsi="Arial" w:cs="Arial"/>
          <w:lang w:val="es-VE"/>
        </w:rPr>
        <w:t xml:space="preserve">: </w:t>
      </w:r>
      <w:proofErr w:type="spellStart"/>
      <w:r w:rsidRPr="00D0130D">
        <w:rPr>
          <w:rFonts w:ascii="Arial" w:hAnsi="Arial" w:cs="Arial"/>
          <w:lang w:val="es-VE"/>
        </w:rPr>
        <w:t>Label</w:t>
      </w:r>
      <w:proofErr w:type="spellEnd"/>
      <w:r w:rsidRPr="00D0130D">
        <w:rPr>
          <w:rFonts w:ascii="Arial" w:hAnsi="Arial" w:cs="Arial"/>
          <w:lang w:val="es-VE"/>
        </w:rPr>
        <w:t xml:space="preserve"> </w:t>
      </w:r>
      <w:proofErr w:type="spellStart"/>
      <w:r w:rsidRPr="00D0130D">
        <w:rPr>
          <w:rFonts w:ascii="Arial" w:hAnsi="Arial" w:cs="Arial"/>
          <w:lang w:val="es-VE"/>
        </w:rPr>
        <w:t>Edge</w:t>
      </w:r>
      <w:proofErr w:type="spellEnd"/>
      <w:r w:rsidRPr="00D0130D">
        <w:rPr>
          <w:rFonts w:ascii="Arial" w:hAnsi="Arial" w:cs="Arial"/>
          <w:lang w:val="es-VE"/>
        </w:rPr>
        <w:t xml:space="preserve"> Router </w:t>
      </w:r>
    </w:p>
    <w:p w:rsidR="00730310" w:rsidRDefault="00F559DF" w:rsidP="00366EFD">
      <w:pPr>
        <w:pStyle w:val="NormalWeb"/>
        <w:spacing w:before="0" w:beforeAutospacing="0" w:afterLines="200" w:afterAutospacing="0" w:line="360" w:lineRule="auto"/>
        <w:ind w:left="357" w:firstLine="284"/>
        <w:jc w:val="both"/>
        <w:rPr>
          <w:rFonts w:ascii="Arial" w:hAnsi="Arial" w:cs="Arial"/>
        </w:rPr>
      </w:pPr>
      <w:r w:rsidRPr="00751A8E">
        <w:rPr>
          <w:rFonts w:ascii="Arial" w:hAnsi="Arial" w:cs="Arial"/>
        </w:rPr>
        <w:t xml:space="preserve">Es el nodo que conecta un dominio de conmutación de etiquetas con un nodo externo al dominio, bien porque no soporta la conmutación de etiquetas o por que pertenece a otro dominio de conmutación de etiquetas. </w:t>
      </w:r>
    </w:p>
    <w:p w:rsidR="00730310" w:rsidRDefault="00F559DF" w:rsidP="00BC78D7">
      <w:pPr>
        <w:pStyle w:val="NormalWeb"/>
        <w:numPr>
          <w:ilvl w:val="0"/>
          <w:numId w:val="3"/>
        </w:numPr>
        <w:spacing w:before="0" w:beforeAutospacing="0" w:after="0" w:afterAutospacing="0" w:line="480" w:lineRule="auto"/>
        <w:ind w:left="357" w:firstLine="0"/>
        <w:jc w:val="both"/>
        <w:rPr>
          <w:rFonts w:ascii="Arial" w:hAnsi="Arial" w:cs="Arial"/>
        </w:rPr>
      </w:pPr>
      <w:proofErr w:type="spellStart"/>
      <w:r w:rsidRPr="00751A8E">
        <w:rPr>
          <w:rFonts w:ascii="Arial" w:hAnsi="Arial" w:cs="Arial"/>
        </w:rPr>
        <w:t>FEC</w:t>
      </w:r>
      <w:proofErr w:type="spellEnd"/>
      <w:r w:rsidRPr="00751A8E">
        <w:rPr>
          <w:rFonts w:ascii="Arial" w:hAnsi="Arial" w:cs="Arial"/>
        </w:rPr>
        <w:t xml:space="preserve"> </w:t>
      </w:r>
      <w:proofErr w:type="spellStart"/>
      <w:r w:rsidRPr="00751A8E">
        <w:rPr>
          <w:rFonts w:ascii="Arial" w:hAnsi="Arial" w:cs="Arial"/>
        </w:rPr>
        <w:t>Forwarding</w:t>
      </w:r>
      <w:proofErr w:type="spellEnd"/>
      <w:r w:rsidRPr="00751A8E">
        <w:rPr>
          <w:rFonts w:ascii="Arial" w:hAnsi="Arial" w:cs="Arial"/>
        </w:rPr>
        <w:t xml:space="preserve"> </w:t>
      </w:r>
      <w:proofErr w:type="spellStart"/>
      <w:r w:rsidRPr="00751A8E">
        <w:rPr>
          <w:rFonts w:ascii="Arial" w:hAnsi="Arial" w:cs="Arial"/>
        </w:rPr>
        <w:t>Equivalence</w:t>
      </w:r>
      <w:proofErr w:type="spellEnd"/>
      <w:r w:rsidRPr="00751A8E">
        <w:rPr>
          <w:rFonts w:ascii="Arial" w:hAnsi="Arial" w:cs="Arial"/>
        </w:rPr>
        <w:t xml:space="preserve"> </w:t>
      </w:r>
      <w:proofErr w:type="spellStart"/>
      <w:r w:rsidRPr="00751A8E">
        <w:rPr>
          <w:rFonts w:ascii="Arial" w:hAnsi="Arial" w:cs="Arial"/>
        </w:rPr>
        <w:t>Class</w:t>
      </w:r>
      <w:proofErr w:type="spellEnd"/>
    </w:p>
    <w:p w:rsidR="00730310" w:rsidRDefault="00F559DF" w:rsidP="00366EFD">
      <w:pPr>
        <w:spacing w:afterLines="200" w:line="360" w:lineRule="auto"/>
        <w:ind w:left="357" w:firstLine="284"/>
        <w:jc w:val="both"/>
        <w:rPr>
          <w:rFonts w:ascii="Arial" w:hAnsi="Arial" w:cs="Arial"/>
          <w:i w:val="0"/>
          <w:szCs w:val="24"/>
        </w:rPr>
      </w:pPr>
      <w:r w:rsidRPr="00751A8E">
        <w:rPr>
          <w:rFonts w:ascii="Arial" w:hAnsi="Arial" w:cs="Arial"/>
          <w:i w:val="0"/>
          <w:szCs w:val="24"/>
        </w:rPr>
        <w:t xml:space="preserve">Conjunto de paquetes pertenecientes a determinado flujo que ingresan en la red MPLS a través de un mismo Router </w:t>
      </w:r>
      <w:proofErr w:type="spellStart"/>
      <w:r w:rsidRPr="00751A8E">
        <w:rPr>
          <w:rFonts w:ascii="Arial" w:hAnsi="Arial" w:cs="Arial"/>
          <w:i w:val="0"/>
          <w:szCs w:val="24"/>
        </w:rPr>
        <w:t>Ingress</w:t>
      </w:r>
      <w:proofErr w:type="spellEnd"/>
      <w:r w:rsidRPr="00751A8E">
        <w:rPr>
          <w:rFonts w:ascii="Arial" w:hAnsi="Arial" w:cs="Arial"/>
          <w:i w:val="0"/>
          <w:szCs w:val="24"/>
        </w:rPr>
        <w:t xml:space="preserve"> </w:t>
      </w:r>
      <w:proofErr w:type="spellStart"/>
      <w:r w:rsidRPr="00751A8E">
        <w:rPr>
          <w:rFonts w:ascii="Arial" w:hAnsi="Arial" w:cs="Arial"/>
          <w:i w:val="0"/>
          <w:szCs w:val="24"/>
        </w:rPr>
        <w:t>LER</w:t>
      </w:r>
      <w:proofErr w:type="spellEnd"/>
      <w:r w:rsidRPr="00751A8E">
        <w:rPr>
          <w:rFonts w:ascii="Arial" w:hAnsi="Arial" w:cs="Arial"/>
          <w:i w:val="0"/>
          <w:szCs w:val="24"/>
        </w:rPr>
        <w:t xml:space="preserve">, a los cuales se les asigna la misma etiqueta y por tanto circulan por un mismo camino a través de la </w:t>
      </w:r>
      <w:proofErr w:type="spellStart"/>
      <w:r w:rsidRPr="00751A8E">
        <w:rPr>
          <w:rFonts w:ascii="Arial" w:hAnsi="Arial" w:cs="Arial"/>
          <w:i w:val="0"/>
          <w:szCs w:val="24"/>
        </w:rPr>
        <w:t>backbone</w:t>
      </w:r>
      <w:proofErr w:type="spellEnd"/>
      <w:r w:rsidRPr="00751A8E">
        <w:rPr>
          <w:rFonts w:ascii="Arial" w:hAnsi="Arial" w:cs="Arial"/>
          <w:i w:val="0"/>
          <w:szCs w:val="24"/>
        </w:rPr>
        <w:t xml:space="preserve"> hasta su destino. Normalmente se trata de paquetes que pertenecen a un mismo flujo correspondiente a una aplicación los que reciben la misma etiqueta. La </w:t>
      </w:r>
      <w:proofErr w:type="spellStart"/>
      <w:r w:rsidRPr="00751A8E">
        <w:rPr>
          <w:rFonts w:ascii="Arial" w:hAnsi="Arial" w:cs="Arial"/>
          <w:i w:val="0"/>
          <w:szCs w:val="24"/>
        </w:rPr>
        <w:t>FEC</w:t>
      </w:r>
      <w:proofErr w:type="spellEnd"/>
      <w:r w:rsidRPr="00751A8E">
        <w:rPr>
          <w:rFonts w:ascii="Arial" w:hAnsi="Arial" w:cs="Arial"/>
          <w:i w:val="0"/>
          <w:szCs w:val="24"/>
        </w:rPr>
        <w:t xml:space="preserve"> para la red especifica los recursos que se asignarán al tráfico que lleve la etiqueta a lo largo del camino </w:t>
      </w:r>
      <w:proofErr w:type="spellStart"/>
      <w:r w:rsidRPr="00751A8E">
        <w:rPr>
          <w:rFonts w:ascii="Arial" w:hAnsi="Arial" w:cs="Arial"/>
          <w:i w:val="0"/>
          <w:szCs w:val="24"/>
        </w:rPr>
        <w:t>LSP</w:t>
      </w:r>
      <w:proofErr w:type="spellEnd"/>
      <w:r w:rsidRPr="00751A8E">
        <w:rPr>
          <w:rFonts w:ascii="Arial" w:hAnsi="Arial" w:cs="Arial"/>
          <w:i w:val="0"/>
          <w:szCs w:val="24"/>
        </w:rPr>
        <w:t xml:space="preserve"> cuando este circule en la red MPLS. Cabe resaltar que un </w:t>
      </w:r>
      <w:proofErr w:type="spellStart"/>
      <w:r w:rsidRPr="00751A8E">
        <w:rPr>
          <w:rFonts w:ascii="Arial" w:hAnsi="Arial" w:cs="Arial"/>
          <w:i w:val="0"/>
          <w:szCs w:val="24"/>
        </w:rPr>
        <w:t>FEC</w:t>
      </w:r>
      <w:proofErr w:type="spellEnd"/>
      <w:r w:rsidRPr="00751A8E">
        <w:rPr>
          <w:rFonts w:ascii="Arial" w:hAnsi="Arial" w:cs="Arial"/>
          <w:i w:val="0"/>
          <w:szCs w:val="24"/>
        </w:rPr>
        <w:t xml:space="preserve"> puede agrupar varios flujos de diferentes aplicaciones según lo crea conveniente el administrador de la red y/o según lo estipulado en el contrato de arrendado con el ISP, pero un mismo flujo no puede pertenecer a más de una </w:t>
      </w:r>
      <w:proofErr w:type="spellStart"/>
      <w:r w:rsidRPr="00751A8E">
        <w:rPr>
          <w:rFonts w:ascii="Arial" w:hAnsi="Arial" w:cs="Arial"/>
          <w:i w:val="0"/>
          <w:szCs w:val="24"/>
        </w:rPr>
        <w:t>FEC</w:t>
      </w:r>
      <w:proofErr w:type="spellEnd"/>
      <w:r w:rsidRPr="00751A8E">
        <w:rPr>
          <w:rFonts w:ascii="Arial" w:hAnsi="Arial" w:cs="Arial"/>
          <w:i w:val="0"/>
          <w:szCs w:val="24"/>
        </w:rPr>
        <w:t xml:space="preserve"> al mismo tiempo ya que no se pueden asignar diferentes tipos de recursos a un mismo tráfico</w:t>
      </w:r>
      <w:r w:rsidR="00DF2E7D">
        <w:rPr>
          <w:rFonts w:ascii="Arial" w:hAnsi="Arial" w:cs="Arial"/>
          <w:i w:val="0"/>
          <w:szCs w:val="24"/>
        </w:rPr>
        <w:t>.</w:t>
      </w:r>
    </w:p>
    <w:p w:rsidR="00730310" w:rsidRDefault="00F559DF" w:rsidP="00366EFD">
      <w:pPr>
        <w:pStyle w:val="Prrafodelista"/>
        <w:numPr>
          <w:ilvl w:val="0"/>
          <w:numId w:val="3"/>
        </w:numPr>
        <w:spacing w:afterLines="50" w:line="360" w:lineRule="auto"/>
        <w:jc w:val="both"/>
        <w:rPr>
          <w:rFonts w:ascii="Arial" w:hAnsi="Arial" w:cs="Arial"/>
          <w:sz w:val="24"/>
          <w:szCs w:val="24"/>
        </w:rPr>
      </w:pPr>
      <w:proofErr w:type="spellStart"/>
      <w:r w:rsidRPr="00751A8E">
        <w:rPr>
          <w:rFonts w:ascii="Arial" w:hAnsi="Arial" w:cs="Arial"/>
          <w:sz w:val="24"/>
          <w:szCs w:val="24"/>
        </w:rPr>
        <w:t>LSP</w:t>
      </w:r>
      <w:proofErr w:type="spellEnd"/>
      <w:r w:rsidRPr="00751A8E">
        <w:rPr>
          <w:rFonts w:ascii="Arial" w:hAnsi="Arial" w:cs="Arial"/>
          <w:sz w:val="24"/>
          <w:szCs w:val="24"/>
        </w:rPr>
        <w:t xml:space="preserve"> </w:t>
      </w:r>
      <w:proofErr w:type="spellStart"/>
      <w:r w:rsidRPr="00751A8E">
        <w:rPr>
          <w:rFonts w:ascii="Arial" w:hAnsi="Arial" w:cs="Arial"/>
          <w:sz w:val="24"/>
          <w:szCs w:val="24"/>
        </w:rPr>
        <w:t>Label</w:t>
      </w:r>
      <w:proofErr w:type="spellEnd"/>
      <w:r w:rsidRPr="00751A8E">
        <w:rPr>
          <w:rFonts w:ascii="Arial" w:hAnsi="Arial" w:cs="Arial"/>
          <w:sz w:val="24"/>
          <w:szCs w:val="24"/>
        </w:rPr>
        <w:t xml:space="preserve"> </w:t>
      </w:r>
      <w:proofErr w:type="spellStart"/>
      <w:r w:rsidRPr="00751A8E">
        <w:rPr>
          <w:rFonts w:ascii="Arial" w:hAnsi="Arial" w:cs="Arial"/>
          <w:sz w:val="24"/>
          <w:szCs w:val="24"/>
        </w:rPr>
        <w:t>Switched</w:t>
      </w:r>
      <w:proofErr w:type="spellEnd"/>
      <w:r w:rsidRPr="00751A8E">
        <w:rPr>
          <w:rFonts w:ascii="Arial" w:hAnsi="Arial" w:cs="Arial"/>
          <w:sz w:val="24"/>
          <w:szCs w:val="24"/>
        </w:rPr>
        <w:t xml:space="preserve"> </w:t>
      </w:r>
      <w:proofErr w:type="spellStart"/>
      <w:r w:rsidRPr="00751A8E">
        <w:rPr>
          <w:rFonts w:ascii="Arial" w:hAnsi="Arial" w:cs="Arial"/>
          <w:sz w:val="24"/>
          <w:szCs w:val="24"/>
        </w:rPr>
        <w:t>Path</w:t>
      </w:r>
      <w:proofErr w:type="spellEnd"/>
      <w:r w:rsidRPr="00751A8E">
        <w:rPr>
          <w:rFonts w:ascii="Arial" w:hAnsi="Arial" w:cs="Arial"/>
          <w:sz w:val="24"/>
          <w:szCs w:val="24"/>
        </w:rPr>
        <w:t xml:space="preserve"> </w:t>
      </w:r>
    </w:p>
    <w:p w:rsidR="00730310" w:rsidRDefault="00F559DF" w:rsidP="00366EFD">
      <w:pPr>
        <w:spacing w:afterLines="50" w:line="360" w:lineRule="auto"/>
        <w:ind w:left="360" w:firstLine="284"/>
        <w:jc w:val="both"/>
        <w:rPr>
          <w:rFonts w:ascii="Arial" w:hAnsi="Arial" w:cs="Arial"/>
          <w:i w:val="0"/>
          <w:szCs w:val="24"/>
        </w:rPr>
      </w:pPr>
      <w:r w:rsidRPr="00751A8E">
        <w:rPr>
          <w:rFonts w:ascii="Arial" w:hAnsi="Arial" w:cs="Arial"/>
          <w:i w:val="0"/>
          <w:szCs w:val="24"/>
        </w:rPr>
        <w:t xml:space="preserve">Camino por el cual el tráfico con </w:t>
      </w:r>
      <w:proofErr w:type="spellStart"/>
      <w:r w:rsidRPr="00751A8E">
        <w:rPr>
          <w:rFonts w:ascii="Arial" w:hAnsi="Arial" w:cs="Arial"/>
          <w:i w:val="0"/>
          <w:szCs w:val="24"/>
        </w:rPr>
        <w:t>FEC</w:t>
      </w:r>
      <w:proofErr w:type="spellEnd"/>
      <w:r w:rsidRPr="00751A8E">
        <w:rPr>
          <w:rFonts w:ascii="Arial" w:hAnsi="Arial" w:cs="Arial"/>
          <w:i w:val="0"/>
          <w:szCs w:val="24"/>
        </w:rPr>
        <w:t xml:space="preserve"> asignada será enviado a través de la red MPLS. Este camino es equivalente a un circuito virtual en la tecnología. En este trayecto que seguirá el tráfico, los recursos son asignados según el </w:t>
      </w:r>
      <w:proofErr w:type="spellStart"/>
      <w:r w:rsidRPr="00751A8E">
        <w:rPr>
          <w:rFonts w:ascii="Arial" w:hAnsi="Arial" w:cs="Arial"/>
          <w:i w:val="0"/>
          <w:szCs w:val="24"/>
        </w:rPr>
        <w:t>LSA</w:t>
      </w:r>
      <w:proofErr w:type="spellEnd"/>
      <w:r w:rsidRPr="00751A8E">
        <w:rPr>
          <w:rFonts w:ascii="Arial" w:hAnsi="Arial" w:cs="Arial"/>
          <w:i w:val="0"/>
          <w:szCs w:val="24"/>
        </w:rPr>
        <w:t xml:space="preserve">. Además, si hubiese alguna falla de algún nodo intermedio en la red MPLS, el camino </w:t>
      </w:r>
      <w:proofErr w:type="spellStart"/>
      <w:r w:rsidRPr="00751A8E">
        <w:rPr>
          <w:rFonts w:ascii="Arial" w:hAnsi="Arial" w:cs="Arial"/>
          <w:i w:val="0"/>
          <w:szCs w:val="24"/>
        </w:rPr>
        <w:t>LSP</w:t>
      </w:r>
      <w:proofErr w:type="spellEnd"/>
      <w:r w:rsidRPr="00751A8E">
        <w:rPr>
          <w:rFonts w:ascii="Arial" w:hAnsi="Arial" w:cs="Arial"/>
          <w:i w:val="0"/>
          <w:szCs w:val="24"/>
        </w:rPr>
        <w:t xml:space="preserve"> puede conmutar de manera estática o dinámica según lo crea más conveniente el administrador de la red MPLS y/o lo estipulado en el contrato con el ISP</w:t>
      </w:r>
      <w:r w:rsidR="00144D4E">
        <w:rPr>
          <w:rFonts w:ascii="Arial" w:hAnsi="Arial" w:cs="Arial"/>
          <w:i w:val="0"/>
          <w:szCs w:val="24"/>
        </w:rPr>
        <w:t>.</w:t>
      </w:r>
    </w:p>
    <w:p w:rsidR="00730310" w:rsidRDefault="00730310" w:rsidP="00366EFD">
      <w:pPr>
        <w:spacing w:afterLines="50" w:line="360" w:lineRule="auto"/>
        <w:ind w:left="360" w:firstLine="284"/>
        <w:jc w:val="both"/>
        <w:rPr>
          <w:rFonts w:ascii="Arial" w:hAnsi="Arial" w:cs="Arial"/>
          <w:i w:val="0"/>
          <w:szCs w:val="24"/>
        </w:rPr>
      </w:pPr>
    </w:p>
    <w:p w:rsidR="00730310" w:rsidRDefault="00F559DF" w:rsidP="00366EFD">
      <w:pPr>
        <w:pStyle w:val="Prrafodelista"/>
        <w:numPr>
          <w:ilvl w:val="0"/>
          <w:numId w:val="3"/>
        </w:numPr>
        <w:spacing w:afterLines="50" w:line="360" w:lineRule="auto"/>
        <w:jc w:val="both"/>
        <w:rPr>
          <w:rFonts w:ascii="Arial" w:hAnsi="Arial" w:cs="Arial"/>
          <w:sz w:val="24"/>
          <w:szCs w:val="24"/>
        </w:rPr>
      </w:pPr>
      <w:proofErr w:type="spellStart"/>
      <w:r w:rsidRPr="00751A8E">
        <w:rPr>
          <w:rFonts w:ascii="Arial" w:hAnsi="Arial" w:cs="Arial"/>
          <w:sz w:val="24"/>
          <w:szCs w:val="24"/>
        </w:rPr>
        <w:lastRenderedPageBreak/>
        <w:t>LSR</w:t>
      </w:r>
      <w:proofErr w:type="spellEnd"/>
      <w:r w:rsidRPr="00751A8E">
        <w:rPr>
          <w:rFonts w:ascii="Arial" w:hAnsi="Arial" w:cs="Arial"/>
          <w:sz w:val="24"/>
          <w:szCs w:val="24"/>
        </w:rPr>
        <w:t xml:space="preserve"> </w:t>
      </w:r>
      <w:proofErr w:type="spellStart"/>
      <w:r w:rsidRPr="00751A8E">
        <w:rPr>
          <w:rFonts w:ascii="Arial" w:hAnsi="Arial" w:cs="Arial"/>
          <w:sz w:val="24"/>
          <w:szCs w:val="24"/>
        </w:rPr>
        <w:t>Label</w:t>
      </w:r>
      <w:proofErr w:type="spellEnd"/>
      <w:r w:rsidRPr="00751A8E">
        <w:rPr>
          <w:rFonts w:ascii="Arial" w:hAnsi="Arial" w:cs="Arial"/>
          <w:sz w:val="24"/>
          <w:szCs w:val="24"/>
        </w:rPr>
        <w:t xml:space="preserve"> </w:t>
      </w:r>
      <w:proofErr w:type="spellStart"/>
      <w:r w:rsidRPr="00751A8E">
        <w:rPr>
          <w:rFonts w:ascii="Arial" w:hAnsi="Arial" w:cs="Arial"/>
          <w:sz w:val="24"/>
          <w:szCs w:val="24"/>
        </w:rPr>
        <w:t>Switching</w:t>
      </w:r>
      <w:proofErr w:type="spellEnd"/>
      <w:r w:rsidRPr="00751A8E">
        <w:rPr>
          <w:rFonts w:ascii="Arial" w:hAnsi="Arial" w:cs="Arial"/>
          <w:sz w:val="24"/>
          <w:szCs w:val="24"/>
        </w:rPr>
        <w:t xml:space="preserve"> Router </w:t>
      </w:r>
    </w:p>
    <w:p w:rsidR="00730310" w:rsidRDefault="00F559DF" w:rsidP="00366EFD">
      <w:pPr>
        <w:spacing w:afterLines="200" w:line="360" w:lineRule="auto"/>
        <w:ind w:left="357" w:firstLine="284"/>
        <w:jc w:val="both"/>
        <w:rPr>
          <w:rFonts w:ascii="Arial" w:hAnsi="Arial" w:cs="Arial"/>
          <w:i w:val="0"/>
          <w:szCs w:val="24"/>
        </w:rPr>
      </w:pPr>
      <w:r w:rsidRPr="00751A8E">
        <w:rPr>
          <w:rFonts w:ascii="Arial" w:hAnsi="Arial" w:cs="Arial"/>
          <w:i w:val="0"/>
          <w:szCs w:val="24"/>
        </w:rPr>
        <w:t xml:space="preserve">El router que puede conmutar paquetes en función a la etiqueta asignada MPLS según los diferentes parámetros del tráfico. Estos </w:t>
      </w:r>
      <w:r w:rsidR="007B1D4E" w:rsidRPr="00751A8E">
        <w:rPr>
          <w:rFonts w:ascii="Arial" w:hAnsi="Arial" w:cs="Arial"/>
          <w:i w:val="0"/>
          <w:szCs w:val="24"/>
        </w:rPr>
        <w:t>enrutador</w:t>
      </w:r>
      <w:r w:rsidRPr="00751A8E">
        <w:rPr>
          <w:rFonts w:ascii="Arial" w:hAnsi="Arial" w:cs="Arial"/>
          <w:i w:val="0"/>
          <w:szCs w:val="24"/>
        </w:rPr>
        <w:t xml:space="preserve"> se encuentran en el interior de la red MPLS y solo se encargan de la tarea de conmutar los paquetes etiquetados. </w:t>
      </w:r>
    </w:p>
    <w:p w:rsidR="00730310" w:rsidRDefault="00F559DF" w:rsidP="00366EFD">
      <w:pPr>
        <w:pStyle w:val="Prrafodelista"/>
        <w:numPr>
          <w:ilvl w:val="0"/>
          <w:numId w:val="3"/>
        </w:numPr>
        <w:spacing w:afterLines="50" w:line="360" w:lineRule="auto"/>
        <w:jc w:val="both"/>
        <w:rPr>
          <w:rFonts w:ascii="Arial" w:hAnsi="Arial" w:cs="Arial"/>
          <w:sz w:val="24"/>
          <w:szCs w:val="24"/>
        </w:rPr>
      </w:pPr>
      <w:proofErr w:type="spellStart"/>
      <w:r w:rsidRPr="00751A8E">
        <w:rPr>
          <w:rFonts w:ascii="Arial" w:hAnsi="Arial" w:cs="Arial"/>
          <w:sz w:val="24"/>
          <w:szCs w:val="24"/>
        </w:rPr>
        <w:t>LDP</w:t>
      </w:r>
      <w:proofErr w:type="spellEnd"/>
      <w:r w:rsidRPr="00751A8E">
        <w:rPr>
          <w:rFonts w:ascii="Arial" w:hAnsi="Arial" w:cs="Arial"/>
          <w:sz w:val="24"/>
          <w:szCs w:val="24"/>
        </w:rPr>
        <w:t xml:space="preserve"> </w:t>
      </w:r>
      <w:proofErr w:type="spellStart"/>
      <w:r w:rsidRPr="00751A8E">
        <w:rPr>
          <w:rFonts w:ascii="Arial" w:hAnsi="Arial" w:cs="Arial"/>
          <w:sz w:val="24"/>
          <w:szCs w:val="24"/>
        </w:rPr>
        <w:t>Label</w:t>
      </w:r>
      <w:proofErr w:type="spellEnd"/>
      <w:r w:rsidRPr="00751A8E">
        <w:rPr>
          <w:rFonts w:ascii="Arial" w:hAnsi="Arial" w:cs="Arial"/>
          <w:sz w:val="24"/>
          <w:szCs w:val="24"/>
        </w:rPr>
        <w:t xml:space="preserve"> </w:t>
      </w:r>
      <w:proofErr w:type="spellStart"/>
      <w:r w:rsidRPr="00751A8E">
        <w:rPr>
          <w:rFonts w:ascii="Arial" w:hAnsi="Arial" w:cs="Arial"/>
          <w:sz w:val="24"/>
          <w:szCs w:val="24"/>
        </w:rPr>
        <w:t>Distribution</w:t>
      </w:r>
      <w:proofErr w:type="spellEnd"/>
      <w:r w:rsidRPr="00751A8E">
        <w:rPr>
          <w:rFonts w:ascii="Arial" w:hAnsi="Arial" w:cs="Arial"/>
          <w:sz w:val="24"/>
          <w:szCs w:val="24"/>
        </w:rPr>
        <w:t xml:space="preserve"> </w:t>
      </w:r>
      <w:proofErr w:type="spellStart"/>
      <w:r w:rsidRPr="00751A8E">
        <w:rPr>
          <w:rFonts w:ascii="Arial" w:hAnsi="Arial" w:cs="Arial"/>
          <w:sz w:val="24"/>
          <w:szCs w:val="24"/>
        </w:rPr>
        <w:t>Protocol</w:t>
      </w:r>
      <w:proofErr w:type="spellEnd"/>
      <w:r w:rsidRPr="00751A8E">
        <w:rPr>
          <w:rFonts w:ascii="Arial" w:hAnsi="Arial" w:cs="Arial"/>
          <w:sz w:val="24"/>
          <w:szCs w:val="24"/>
        </w:rPr>
        <w:t xml:space="preserve"> </w:t>
      </w:r>
    </w:p>
    <w:p w:rsidR="00730310" w:rsidRDefault="00F559DF" w:rsidP="00366EFD">
      <w:pPr>
        <w:spacing w:afterLines="200" w:line="360" w:lineRule="auto"/>
        <w:ind w:left="357" w:firstLine="284"/>
        <w:jc w:val="both"/>
        <w:rPr>
          <w:rFonts w:ascii="Arial" w:hAnsi="Arial" w:cs="Arial"/>
          <w:i w:val="0"/>
          <w:szCs w:val="24"/>
        </w:rPr>
      </w:pPr>
      <w:r w:rsidRPr="00751A8E">
        <w:rPr>
          <w:rFonts w:ascii="Arial" w:hAnsi="Arial" w:cs="Arial"/>
          <w:i w:val="0"/>
          <w:szCs w:val="24"/>
        </w:rPr>
        <w:t xml:space="preserve">Para el correcto funcionamiento de la arquitectura MPLS se necesita que el camino o </w:t>
      </w:r>
      <w:proofErr w:type="spellStart"/>
      <w:r w:rsidRPr="00751A8E">
        <w:rPr>
          <w:rFonts w:ascii="Arial" w:hAnsi="Arial" w:cs="Arial"/>
          <w:i w:val="0"/>
          <w:szCs w:val="24"/>
        </w:rPr>
        <w:t>LSP</w:t>
      </w:r>
      <w:proofErr w:type="spellEnd"/>
      <w:r w:rsidRPr="00751A8E">
        <w:rPr>
          <w:rFonts w:ascii="Arial" w:hAnsi="Arial" w:cs="Arial"/>
          <w:i w:val="0"/>
          <w:szCs w:val="24"/>
        </w:rPr>
        <w:t xml:space="preserve">, así como los requerimientos del tráfico, sean anunciados a los nodos por los cuales este tráfico será enviado. Este protocolo recibe el nombre de </w:t>
      </w:r>
      <w:proofErr w:type="spellStart"/>
      <w:r w:rsidRPr="00751A8E">
        <w:rPr>
          <w:rFonts w:ascii="Arial" w:hAnsi="Arial" w:cs="Arial"/>
          <w:i w:val="0"/>
          <w:szCs w:val="24"/>
        </w:rPr>
        <w:t>LDP</w:t>
      </w:r>
      <w:proofErr w:type="spellEnd"/>
      <w:r w:rsidRPr="00751A8E">
        <w:rPr>
          <w:rFonts w:ascii="Arial" w:hAnsi="Arial" w:cs="Arial"/>
          <w:i w:val="0"/>
          <w:szCs w:val="24"/>
        </w:rPr>
        <w:t xml:space="preserve"> y es usado por los </w:t>
      </w:r>
      <w:r w:rsidR="007B1D4E" w:rsidRPr="00751A8E">
        <w:rPr>
          <w:rFonts w:ascii="Arial" w:hAnsi="Arial" w:cs="Arial"/>
          <w:i w:val="0"/>
          <w:szCs w:val="24"/>
        </w:rPr>
        <w:t>enrutador</w:t>
      </w:r>
      <w:r w:rsidRPr="00751A8E">
        <w:rPr>
          <w:rFonts w:ascii="Arial" w:hAnsi="Arial" w:cs="Arial"/>
          <w:i w:val="0"/>
          <w:szCs w:val="24"/>
        </w:rPr>
        <w:t xml:space="preserve"> </w:t>
      </w:r>
      <w:proofErr w:type="spellStart"/>
      <w:r w:rsidRPr="00751A8E">
        <w:rPr>
          <w:rFonts w:ascii="Arial" w:hAnsi="Arial" w:cs="Arial"/>
          <w:i w:val="0"/>
          <w:szCs w:val="24"/>
        </w:rPr>
        <w:t>LSR</w:t>
      </w:r>
      <w:proofErr w:type="spellEnd"/>
      <w:r w:rsidRPr="00751A8E">
        <w:rPr>
          <w:rFonts w:ascii="Arial" w:hAnsi="Arial" w:cs="Arial"/>
          <w:i w:val="0"/>
          <w:szCs w:val="24"/>
        </w:rPr>
        <w:t xml:space="preserve"> y/o del tipo </w:t>
      </w:r>
      <w:proofErr w:type="spellStart"/>
      <w:r w:rsidRPr="00751A8E">
        <w:rPr>
          <w:rFonts w:ascii="Arial" w:hAnsi="Arial" w:cs="Arial"/>
          <w:i w:val="0"/>
          <w:szCs w:val="24"/>
        </w:rPr>
        <w:t>LER</w:t>
      </w:r>
      <w:proofErr w:type="spellEnd"/>
      <w:r w:rsidRPr="00751A8E">
        <w:rPr>
          <w:rFonts w:ascii="Arial" w:hAnsi="Arial" w:cs="Arial"/>
          <w:i w:val="0"/>
          <w:szCs w:val="24"/>
        </w:rPr>
        <w:t xml:space="preserve"> (</w:t>
      </w:r>
      <w:proofErr w:type="spellStart"/>
      <w:r w:rsidRPr="00751A8E">
        <w:rPr>
          <w:rFonts w:ascii="Arial" w:hAnsi="Arial" w:cs="Arial"/>
          <w:i w:val="0"/>
          <w:szCs w:val="24"/>
        </w:rPr>
        <w:t>Ingress</w:t>
      </w:r>
      <w:proofErr w:type="spellEnd"/>
      <w:r w:rsidRPr="00751A8E">
        <w:rPr>
          <w:rFonts w:ascii="Arial" w:hAnsi="Arial" w:cs="Arial"/>
          <w:i w:val="0"/>
          <w:szCs w:val="24"/>
        </w:rPr>
        <w:t xml:space="preserve"> o </w:t>
      </w:r>
      <w:proofErr w:type="spellStart"/>
      <w:r w:rsidRPr="00751A8E">
        <w:rPr>
          <w:rFonts w:ascii="Arial" w:hAnsi="Arial" w:cs="Arial"/>
          <w:i w:val="0"/>
          <w:szCs w:val="24"/>
        </w:rPr>
        <w:t>Egress</w:t>
      </w:r>
      <w:proofErr w:type="spellEnd"/>
      <w:r w:rsidRPr="00751A8E">
        <w:rPr>
          <w:rFonts w:ascii="Arial" w:hAnsi="Arial" w:cs="Arial"/>
          <w:i w:val="0"/>
          <w:szCs w:val="24"/>
        </w:rPr>
        <w:t xml:space="preserve">). </w:t>
      </w:r>
    </w:p>
    <w:p w:rsidR="00730310" w:rsidRDefault="00144D4E" w:rsidP="00366EFD">
      <w:pPr>
        <w:spacing w:afterLines="100" w:line="360" w:lineRule="auto"/>
        <w:ind w:left="360" w:firstLine="284"/>
        <w:jc w:val="center"/>
        <w:rPr>
          <w:rFonts w:ascii="Arial" w:hAnsi="Arial" w:cs="Arial"/>
          <w:i w:val="0"/>
          <w:szCs w:val="24"/>
        </w:rPr>
      </w:pPr>
      <w:r>
        <w:rPr>
          <w:rFonts w:ascii="Arial" w:hAnsi="Arial" w:cs="Arial"/>
          <w:i w:val="0"/>
          <w:noProof/>
          <w:szCs w:val="24"/>
          <w:lang w:val="es-VE" w:eastAsia="es-VE"/>
        </w:rPr>
        <w:drawing>
          <wp:inline distT="0" distB="0" distL="0" distR="0">
            <wp:extent cx="3994150" cy="2867025"/>
            <wp:effectExtent l="19050" t="0" r="6350" b="0"/>
            <wp:docPr id="58" name="Imagen 8" descr="MPLS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PLS07"/>
                    <pic:cNvPicPr>
                      <a:picLocks noChangeAspect="1" noChangeArrowheads="1"/>
                    </pic:cNvPicPr>
                  </pic:nvPicPr>
                  <pic:blipFill>
                    <a:blip r:embed="rId17"/>
                    <a:srcRect/>
                    <a:stretch>
                      <a:fillRect/>
                    </a:stretch>
                  </pic:blipFill>
                  <pic:spPr bwMode="auto">
                    <a:xfrm>
                      <a:off x="0" y="0"/>
                      <a:ext cx="3999000" cy="2870506"/>
                    </a:xfrm>
                    <a:prstGeom prst="rect">
                      <a:avLst/>
                    </a:prstGeom>
                    <a:noFill/>
                  </pic:spPr>
                </pic:pic>
              </a:graphicData>
            </a:graphic>
          </wp:inline>
        </w:drawing>
      </w:r>
    </w:p>
    <w:p w:rsidR="00730310" w:rsidRDefault="00F559DF" w:rsidP="00BC78D7">
      <w:pPr>
        <w:jc w:val="center"/>
        <w:rPr>
          <w:rFonts w:ascii="Arial" w:hAnsi="Arial" w:cs="Arial"/>
          <w:i w:val="0"/>
          <w:szCs w:val="24"/>
        </w:rPr>
      </w:pPr>
      <w:r w:rsidRPr="00751A8E">
        <w:rPr>
          <w:rFonts w:ascii="Arial" w:hAnsi="Arial" w:cs="Arial"/>
          <w:i w:val="0"/>
          <w:szCs w:val="24"/>
        </w:rPr>
        <w:t>Imagen N° 4: Etiquetas MPLS</w:t>
      </w:r>
    </w:p>
    <w:p w:rsidR="00430694" w:rsidRDefault="00F559DF" w:rsidP="00BC78D7">
      <w:pPr>
        <w:jc w:val="center"/>
        <w:rPr>
          <w:rFonts w:ascii="Arial" w:hAnsi="Arial" w:cs="Arial"/>
          <w:i w:val="0"/>
          <w:szCs w:val="24"/>
        </w:rPr>
      </w:pPr>
      <w:r w:rsidRPr="00751A8E">
        <w:rPr>
          <w:rFonts w:ascii="Arial" w:hAnsi="Arial" w:cs="Arial"/>
          <w:i w:val="0"/>
          <w:szCs w:val="24"/>
        </w:rPr>
        <w:t>Fuente: Fuente: Doménico y García (2011)</w:t>
      </w:r>
    </w:p>
    <w:p w:rsidR="00BC78D7" w:rsidRDefault="00BC78D7" w:rsidP="00366EFD">
      <w:pPr>
        <w:spacing w:afterLines="200"/>
        <w:jc w:val="center"/>
        <w:rPr>
          <w:rFonts w:ascii="Arial" w:hAnsi="Arial" w:cs="Arial"/>
          <w:i w:val="0"/>
          <w:szCs w:val="24"/>
        </w:rPr>
      </w:pPr>
    </w:p>
    <w:p w:rsidR="00BC78D7" w:rsidRDefault="00BC78D7" w:rsidP="00366EFD">
      <w:pPr>
        <w:spacing w:afterLines="200"/>
        <w:jc w:val="center"/>
        <w:rPr>
          <w:rFonts w:ascii="Arial" w:hAnsi="Arial" w:cs="Arial"/>
          <w:i w:val="0"/>
          <w:szCs w:val="24"/>
        </w:rPr>
      </w:pPr>
    </w:p>
    <w:p w:rsidR="00BC78D7" w:rsidRDefault="00BC78D7" w:rsidP="00366EFD">
      <w:pPr>
        <w:spacing w:afterLines="200"/>
        <w:jc w:val="center"/>
        <w:rPr>
          <w:rFonts w:ascii="Arial" w:hAnsi="Arial" w:cs="Arial"/>
          <w:i w:val="0"/>
          <w:szCs w:val="24"/>
        </w:rPr>
      </w:pPr>
    </w:p>
    <w:p w:rsidR="00144D4E" w:rsidRPr="00430694" w:rsidRDefault="003144CF" w:rsidP="00BC78D7">
      <w:pPr>
        <w:spacing w:line="480" w:lineRule="auto"/>
        <w:jc w:val="both"/>
        <w:rPr>
          <w:rFonts w:ascii="Arial" w:hAnsi="Arial" w:cs="Arial"/>
          <w:i w:val="0"/>
          <w:szCs w:val="24"/>
        </w:rPr>
      </w:pPr>
      <w:r w:rsidRPr="00430694">
        <w:rPr>
          <w:rFonts w:ascii="Arial" w:hAnsi="Arial" w:cs="Arial"/>
          <w:i w:val="0"/>
          <w:szCs w:val="24"/>
        </w:rPr>
        <w:lastRenderedPageBreak/>
        <w:t>2.2.2.2</w:t>
      </w:r>
      <w:r w:rsidR="00D0130D">
        <w:rPr>
          <w:rFonts w:ascii="Arial" w:hAnsi="Arial" w:cs="Arial"/>
          <w:i w:val="0"/>
          <w:szCs w:val="24"/>
        </w:rPr>
        <w:t xml:space="preserve">.- </w:t>
      </w:r>
      <w:r w:rsidR="00F559DF" w:rsidRPr="00430694">
        <w:rPr>
          <w:rFonts w:ascii="Arial" w:hAnsi="Arial" w:cs="Arial"/>
          <w:i w:val="0"/>
          <w:szCs w:val="24"/>
        </w:rPr>
        <w:t>Estructura</w:t>
      </w:r>
    </w:p>
    <w:p w:rsidR="00DF2E7D" w:rsidRPr="00430694" w:rsidRDefault="00DF2E7D" w:rsidP="00430694">
      <w:pPr>
        <w:pStyle w:val="Prrafodelista"/>
        <w:spacing w:after="50" w:line="360" w:lineRule="auto"/>
        <w:jc w:val="center"/>
        <w:rPr>
          <w:rFonts w:ascii="Arial" w:hAnsi="Arial" w:cs="Arial"/>
          <w:b/>
          <w:sz w:val="24"/>
          <w:szCs w:val="24"/>
        </w:rPr>
      </w:pPr>
      <w:r>
        <w:rPr>
          <w:rFonts w:ascii="Arial" w:hAnsi="Arial" w:cs="Arial"/>
          <w:b/>
          <w:noProof/>
          <w:sz w:val="24"/>
          <w:szCs w:val="24"/>
          <w:lang w:val="es-VE" w:eastAsia="es-VE"/>
        </w:rPr>
        <w:drawing>
          <wp:inline distT="0" distB="0" distL="0" distR="0">
            <wp:extent cx="4826000" cy="2222500"/>
            <wp:effectExtent l="19050" t="0" r="0" b="0"/>
            <wp:docPr id="5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18"/>
                    <a:srcRect/>
                    <a:stretch>
                      <a:fillRect/>
                    </a:stretch>
                  </pic:blipFill>
                  <pic:spPr bwMode="auto">
                    <a:xfrm>
                      <a:off x="0" y="0"/>
                      <a:ext cx="4833207" cy="2225819"/>
                    </a:xfrm>
                    <a:prstGeom prst="rect">
                      <a:avLst/>
                    </a:prstGeom>
                    <a:noFill/>
                  </pic:spPr>
                </pic:pic>
              </a:graphicData>
            </a:graphic>
          </wp:inline>
        </w:drawing>
      </w:r>
    </w:p>
    <w:p w:rsidR="00F559DF" w:rsidRPr="00751A8E" w:rsidRDefault="00F559DF" w:rsidP="00430694">
      <w:pPr>
        <w:jc w:val="center"/>
        <w:rPr>
          <w:rFonts w:ascii="Arial" w:hAnsi="Arial" w:cs="Arial"/>
          <w:i w:val="0"/>
          <w:szCs w:val="24"/>
        </w:rPr>
      </w:pPr>
      <w:r w:rsidRPr="00751A8E">
        <w:rPr>
          <w:rFonts w:ascii="Arial" w:hAnsi="Arial" w:cs="Arial"/>
          <w:i w:val="0"/>
          <w:szCs w:val="24"/>
        </w:rPr>
        <w:t>Imagen N° 5: Estructura MPLS</w:t>
      </w:r>
    </w:p>
    <w:p w:rsidR="002F77ED" w:rsidRDefault="00F559DF" w:rsidP="00366EFD">
      <w:pPr>
        <w:spacing w:afterLines="200"/>
        <w:ind w:firstLine="284"/>
        <w:jc w:val="center"/>
        <w:rPr>
          <w:rFonts w:ascii="Arial" w:hAnsi="Arial" w:cs="Arial"/>
          <w:i w:val="0"/>
          <w:szCs w:val="24"/>
        </w:rPr>
      </w:pPr>
      <w:r w:rsidRPr="00751A8E">
        <w:rPr>
          <w:rFonts w:ascii="Arial" w:hAnsi="Arial" w:cs="Arial"/>
          <w:i w:val="0"/>
          <w:szCs w:val="24"/>
        </w:rPr>
        <w:t>Fuente: Fuente: Doménico y García (2011)</w:t>
      </w:r>
    </w:p>
    <w:p w:rsidR="00536937" w:rsidRPr="00B41903" w:rsidRDefault="00F559DF" w:rsidP="008D5606">
      <w:pPr>
        <w:pStyle w:val="Prrafodelista"/>
        <w:numPr>
          <w:ilvl w:val="0"/>
          <w:numId w:val="30"/>
        </w:numPr>
        <w:spacing w:after="0" w:line="480" w:lineRule="auto"/>
        <w:ind w:left="0" w:firstLine="0"/>
        <w:jc w:val="both"/>
        <w:rPr>
          <w:rFonts w:ascii="Arial" w:hAnsi="Arial" w:cs="Arial"/>
          <w:szCs w:val="24"/>
          <w:lang w:val="en-US"/>
        </w:rPr>
      </w:pPr>
      <w:r w:rsidRPr="00B41903">
        <w:rPr>
          <w:rFonts w:ascii="Arial" w:hAnsi="Arial" w:cs="Arial"/>
          <w:szCs w:val="24"/>
          <w:lang w:val="en-US"/>
        </w:rPr>
        <w:t xml:space="preserve">Campo </w:t>
      </w:r>
      <w:proofErr w:type="spellStart"/>
      <w:r w:rsidRPr="00B41903">
        <w:rPr>
          <w:rFonts w:ascii="Arial" w:hAnsi="Arial" w:cs="Arial"/>
          <w:szCs w:val="24"/>
          <w:lang w:val="en-US"/>
        </w:rPr>
        <w:t>TTL</w:t>
      </w:r>
      <w:proofErr w:type="spellEnd"/>
      <w:r w:rsidRPr="00B41903">
        <w:rPr>
          <w:rFonts w:ascii="Arial" w:hAnsi="Arial" w:cs="Arial"/>
          <w:szCs w:val="24"/>
          <w:lang w:val="en-US"/>
        </w:rPr>
        <w:t xml:space="preserve"> Time to Live (8 bits)</w:t>
      </w:r>
    </w:p>
    <w:p w:rsidR="00BB0DE3" w:rsidRDefault="00F559DF" w:rsidP="00366EFD">
      <w:pPr>
        <w:spacing w:afterLines="200" w:line="360" w:lineRule="auto"/>
        <w:ind w:left="357" w:firstLine="284"/>
        <w:jc w:val="both"/>
        <w:rPr>
          <w:rFonts w:ascii="Arial" w:hAnsi="Arial" w:cs="Arial"/>
          <w:i w:val="0"/>
          <w:szCs w:val="24"/>
        </w:rPr>
      </w:pPr>
      <w:r w:rsidRPr="00751A8E">
        <w:rPr>
          <w:rFonts w:ascii="Arial" w:hAnsi="Arial" w:cs="Arial"/>
          <w:i w:val="0"/>
          <w:szCs w:val="24"/>
        </w:rPr>
        <w:t xml:space="preserve">Al igual que en el protocolo IP, este campo sirve como un contador del número de saltos para poder evitar la creación de bucles o </w:t>
      </w:r>
      <w:proofErr w:type="spellStart"/>
      <w:r w:rsidRPr="00751A8E">
        <w:rPr>
          <w:rFonts w:ascii="Arial" w:hAnsi="Arial" w:cs="Arial"/>
          <w:i w:val="0"/>
          <w:szCs w:val="24"/>
        </w:rPr>
        <w:t>loops</w:t>
      </w:r>
      <w:proofErr w:type="spellEnd"/>
      <w:r w:rsidRPr="00751A8E">
        <w:rPr>
          <w:rFonts w:ascii="Arial" w:hAnsi="Arial" w:cs="Arial"/>
          <w:i w:val="0"/>
          <w:szCs w:val="24"/>
        </w:rPr>
        <w:t xml:space="preserve"> que se puedan generar en el envío de los paquetes etiquetados. Este campo reemplaza al </w:t>
      </w:r>
      <w:proofErr w:type="spellStart"/>
      <w:r w:rsidRPr="00751A8E">
        <w:rPr>
          <w:rFonts w:ascii="Arial" w:hAnsi="Arial" w:cs="Arial"/>
          <w:i w:val="0"/>
          <w:szCs w:val="24"/>
        </w:rPr>
        <w:t>TTL</w:t>
      </w:r>
      <w:proofErr w:type="spellEnd"/>
      <w:r w:rsidRPr="00751A8E">
        <w:rPr>
          <w:rFonts w:ascii="Arial" w:hAnsi="Arial" w:cs="Arial"/>
          <w:i w:val="0"/>
          <w:szCs w:val="24"/>
        </w:rPr>
        <w:t xml:space="preserve"> de la cabecera IP durante el viaje del datagrama por la red MPLS y es disminuido en una unidad por cada nodo por el que pasa; si llegase a cero en algún </w:t>
      </w:r>
      <w:proofErr w:type="spellStart"/>
      <w:r w:rsidRPr="00751A8E">
        <w:rPr>
          <w:rFonts w:ascii="Arial" w:hAnsi="Arial" w:cs="Arial"/>
          <w:i w:val="0"/>
          <w:szCs w:val="24"/>
        </w:rPr>
        <w:t>LSP</w:t>
      </w:r>
      <w:proofErr w:type="spellEnd"/>
      <w:r w:rsidRPr="00751A8E">
        <w:rPr>
          <w:rFonts w:ascii="Arial" w:hAnsi="Arial" w:cs="Arial"/>
          <w:i w:val="0"/>
          <w:szCs w:val="24"/>
        </w:rPr>
        <w:t xml:space="preserve">, será descartado. </w:t>
      </w:r>
    </w:p>
    <w:p w:rsidR="00BB0DE3" w:rsidRDefault="00F559DF" w:rsidP="008D5606">
      <w:pPr>
        <w:pStyle w:val="Prrafodelista"/>
        <w:numPr>
          <w:ilvl w:val="0"/>
          <w:numId w:val="30"/>
        </w:numPr>
        <w:spacing w:after="0" w:line="480" w:lineRule="auto"/>
        <w:ind w:left="0" w:firstLine="0"/>
        <w:jc w:val="both"/>
        <w:rPr>
          <w:rFonts w:ascii="Arial" w:hAnsi="Arial" w:cs="Arial"/>
          <w:sz w:val="24"/>
          <w:szCs w:val="24"/>
        </w:rPr>
      </w:pPr>
      <w:r w:rsidRPr="00751A8E">
        <w:rPr>
          <w:rFonts w:ascii="Arial" w:hAnsi="Arial" w:cs="Arial"/>
          <w:sz w:val="24"/>
          <w:szCs w:val="24"/>
        </w:rPr>
        <w:t xml:space="preserve">Campo </w:t>
      </w:r>
      <w:proofErr w:type="spellStart"/>
      <w:r w:rsidRPr="00751A8E">
        <w:rPr>
          <w:rFonts w:ascii="Arial" w:hAnsi="Arial" w:cs="Arial"/>
          <w:sz w:val="24"/>
          <w:szCs w:val="24"/>
        </w:rPr>
        <w:t>Stacking</w:t>
      </w:r>
      <w:proofErr w:type="spellEnd"/>
      <w:r w:rsidRPr="00751A8E">
        <w:rPr>
          <w:rFonts w:ascii="Arial" w:hAnsi="Arial" w:cs="Arial"/>
          <w:sz w:val="24"/>
          <w:szCs w:val="24"/>
        </w:rPr>
        <w:t xml:space="preserve"> (1 bits)</w:t>
      </w:r>
    </w:p>
    <w:p w:rsidR="00BB0DE3" w:rsidRDefault="00F559DF" w:rsidP="00366EFD">
      <w:pPr>
        <w:spacing w:afterLines="200" w:line="360" w:lineRule="auto"/>
        <w:ind w:left="284" w:firstLine="284"/>
        <w:jc w:val="both"/>
        <w:rPr>
          <w:rFonts w:ascii="Arial" w:hAnsi="Arial" w:cs="Arial"/>
          <w:i w:val="0"/>
          <w:szCs w:val="24"/>
        </w:rPr>
      </w:pPr>
      <w:r w:rsidRPr="00751A8E">
        <w:rPr>
          <w:rFonts w:ascii="Arial" w:hAnsi="Arial" w:cs="Arial"/>
          <w:i w:val="0"/>
          <w:szCs w:val="24"/>
        </w:rPr>
        <w:t xml:space="preserve">Gracias a este campo, se tienen jerarquías de etiquetas. MPLS tiene la capacidad de etiquetar tráfico MPLS de una red vecina con lo que se forma una pila o </w:t>
      </w:r>
      <w:proofErr w:type="spellStart"/>
      <w:r w:rsidRPr="00751A8E">
        <w:rPr>
          <w:rFonts w:ascii="Arial" w:hAnsi="Arial" w:cs="Arial"/>
          <w:i w:val="0"/>
          <w:szCs w:val="24"/>
        </w:rPr>
        <w:t>stack</w:t>
      </w:r>
      <w:proofErr w:type="spellEnd"/>
      <w:r w:rsidRPr="00751A8E">
        <w:rPr>
          <w:rFonts w:ascii="Arial" w:hAnsi="Arial" w:cs="Arial"/>
          <w:i w:val="0"/>
          <w:szCs w:val="24"/>
        </w:rPr>
        <w:t>. Toma el valor 1 para la primera entrada en la pila, y cero para el resto.</w:t>
      </w:r>
    </w:p>
    <w:p w:rsidR="00BB0DE3" w:rsidRDefault="00F559DF" w:rsidP="008D5606">
      <w:pPr>
        <w:pStyle w:val="Prrafodelista"/>
        <w:numPr>
          <w:ilvl w:val="0"/>
          <w:numId w:val="7"/>
        </w:numPr>
        <w:spacing w:after="0" w:line="480" w:lineRule="auto"/>
        <w:ind w:firstLine="0"/>
        <w:jc w:val="both"/>
        <w:rPr>
          <w:rFonts w:ascii="Arial" w:hAnsi="Arial" w:cs="Arial"/>
          <w:sz w:val="24"/>
          <w:szCs w:val="24"/>
        </w:rPr>
      </w:pPr>
      <w:r w:rsidRPr="00751A8E">
        <w:rPr>
          <w:rFonts w:ascii="Arial" w:hAnsi="Arial" w:cs="Arial"/>
          <w:sz w:val="24"/>
          <w:szCs w:val="24"/>
        </w:rPr>
        <w:t xml:space="preserve">Campo Experimental </w:t>
      </w:r>
      <w:proofErr w:type="spellStart"/>
      <w:r w:rsidRPr="00751A8E">
        <w:rPr>
          <w:rFonts w:ascii="Arial" w:hAnsi="Arial" w:cs="Arial"/>
          <w:sz w:val="24"/>
          <w:szCs w:val="24"/>
        </w:rPr>
        <w:t>EXP</w:t>
      </w:r>
      <w:proofErr w:type="spellEnd"/>
      <w:r w:rsidRPr="00751A8E">
        <w:rPr>
          <w:rFonts w:ascii="Arial" w:hAnsi="Arial" w:cs="Arial"/>
          <w:sz w:val="24"/>
          <w:szCs w:val="24"/>
        </w:rPr>
        <w:t xml:space="preserve"> (3 bits)</w:t>
      </w:r>
    </w:p>
    <w:p w:rsidR="00BB0DE3" w:rsidRDefault="00F559DF" w:rsidP="00366EFD">
      <w:pPr>
        <w:spacing w:afterLines="200" w:line="360" w:lineRule="auto"/>
        <w:ind w:left="357" w:firstLine="284"/>
        <w:jc w:val="both"/>
        <w:rPr>
          <w:rFonts w:ascii="Arial" w:hAnsi="Arial" w:cs="Arial"/>
          <w:i w:val="0"/>
          <w:szCs w:val="24"/>
        </w:rPr>
      </w:pPr>
      <w:r w:rsidRPr="00751A8E">
        <w:rPr>
          <w:rFonts w:ascii="Arial" w:hAnsi="Arial" w:cs="Arial"/>
          <w:i w:val="0"/>
          <w:szCs w:val="24"/>
        </w:rPr>
        <w:t xml:space="preserve">Campo para uso experimental, pero actualmente se utiliza para transmitir información </w:t>
      </w:r>
      <w:proofErr w:type="spellStart"/>
      <w:r w:rsidRPr="00751A8E">
        <w:rPr>
          <w:rFonts w:ascii="Arial" w:hAnsi="Arial" w:cs="Arial"/>
          <w:i w:val="0"/>
          <w:szCs w:val="24"/>
        </w:rPr>
        <w:t>DiffServ</w:t>
      </w:r>
      <w:proofErr w:type="spellEnd"/>
      <w:r w:rsidRPr="00751A8E">
        <w:rPr>
          <w:rFonts w:ascii="Arial" w:hAnsi="Arial" w:cs="Arial"/>
          <w:i w:val="0"/>
          <w:szCs w:val="24"/>
        </w:rPr>
        <w:t xml:space="preserve"> por la creciente demanda de prioridades en el protocolo IP con lo que se tendrían ocho niveles de prioridad incluyendo el esquema de </w:t>
      </w:r>
      <w:proofErr w:type="spellStart"/>
      <w:r w:rsidRPr="00751A8E">
        <w:rPr>
          <w:rFonts w:ascii="Arial" w:hAnsi="Arial" w:cs="Arial"/>
          <w:i w:val="0"/>
          <w:szCs w:val="24"/>
        </w:rPr>
        <w:t>Best</w:t>
      </w:r>
      <w:proofErr w:type="spellEnd"/>
      <w:r w:rsidRPr="00751A8E">
        <w:rPr>
          <w:rFonts w:ascii="Arial" w:hAnsi="Arial" w:cs="Arial"/>
          <w:i w:val="0"/>
          <w:szCs w:val="24"/>
        </w:rPr>
        <w:t xml:space="preserve"> </w:t>
      </w:r>
      <w:proofErr w:type="spellStart"/>
      <w:r w:rsidRPr="00751A8E">
        <w:rPr>
          <w:rFonts w:ascii="Arial" w:hAnsi="Arial" w:cs="Arial"/>
          <w:i w:val="0"/>
          <w:szCs w:val="24"/>
        </w:rPr>
        <w:t>Effort</w:t>
      </w:r>
      <w:proofErr w:type="spellEnd"/>
      <w:r w:rsidR="008614BA">
        <w:rPr>
          <w:rFonts w:ascii="Arial" w:hAnsi="Arial" w:cs="Arial"/>
          <w:i w:val="0"/>
          <w:szCs w:val="24"/>
        </w:rPr>
        <w:t>.</w:t>
      </w:r>
    </w:p>
    <w:p w:rsidR="00730310" w:rsidRDefault="00F559DF" w:rsidP="004148B0">
      <w:pPr>
        <w:pStyle w:val="Listaconvietas"/>
        <w:numPr>
          <w:ilvl w:val="0"/>
          <w:numId w:val="7"/>
        </w:numPr>
        <w:spacing w:line="480" w:lineRule="auto"/>
        <w:ind w:firstLine="284"/>
        <w:jc w:val="both"/>
        <w:rPr>
          <w:rFonts w:ascii="Arial" w:hAnsi="Arial" w:cs="Arial"/>
        </w:rPr>
      </w:pPr>
      <w:r w:rsidRPr="00751A8E">
        <w:rPr>
          <w:rFonts w:ascii="Arial" w:hAnsi="Arial" w:cs="Arial"/>
        </w:rPr>
        <w:lastRenderedPageBreak/>
        <w:t xml:space="preserve">Campo </w:t>
      </w:r>
      <w:proofErr w:type="spellStart"/>
      <w:r w:rsidRPr="00751A8E">
        <w:rPr>
          <w:rFonts w:ascii="Arial" w:hAnsi="Arial" w:cs="Arial"/>
        </w:rPr>
        <w:t>Label</w:t>
      </w:r>
      <w:proofErr w:type="spellEnd"/>
      <w:r w:rsidRPr="00751A8E">
        <w:rPr>
          <w:rFonts w:ascii="Arial" w:hAnsi="Arial" w:cs="Arial"/>
        </w:rPr>
        <w:t xml:space="preserve"> o Etiqueta (20 bits)</w:t>
      </w:r>
    </w:p>
    <w:p w:rsidR="00730310" w:rsidRDefault="00F559DF" w:rsidP="00366EFD">
      <w:pPr>
        <w:pStyle w:val="Listaconvietas"/>
        <w:tabs>
          <w:tab w:val="clear" w:pos="360"/>
        </w:tabs>
        <w:spacing w:afterLines="200" w:line="360" w:lineRule="auto"/>
        <w:ind w:left="357" w:firstLine="284"/>
        <w:jc w:val="both"/>
        <w:rPr>
          <w:rFonts w:ascii="Arial" w:hAnsi="Arial" w:cs="Arial"/>
          <w:b/>
          <w:bCs/>
          <w:lang w:val="es-MX" w:eastAsia="es-MX"/>
        </w:rPr>
      </w:pPr>
      <w:r w:rsidRPr="00751A8E">
        <w:rPr>
          <w:rFonts w:ascii="Arial" w:hAnsi="Arial" w:cs="Arial"/>
        </w:rPr>
        <w:t xml:space="preserve">En base a este campo, los </w:t>
      </w:r>
      <w:proofErr w:type="spellStart"/>
      <w:r w:rsidRPr="00751A8E">
        <w:rPr>
          <w:rFonts w:ascii="Arial" w:hAnsi="Arial" w:cs="Arial"/>
        </w:rPr>
        <w:t>LSR</w:t>
      </w:r>
      <w:proofErr w:type="spellEnd"/>
      <w:r w:rsidRPr="00751A8E">
        <w:rPr>
          <w:rFonts w:ascii="Arial" w:hAnsi="Arial" w:cs="Arial"/>
        </w:rPr>
        <w:t xml:space="preserve"> pueden efectuar la conmutación. Esta etiqueta es asignada por el </w:t>
      </w:r>
      <w:proofErr w:type="spellStart"/>
      <w:r w:rsidRPr="00751A8E">
        <w:rPr>
          <w:rFonts w:ascii="Arial" w:hAnsi="Arial" w:cs="Arial"/>
        </w:rPr>
        <w:t>Ingress</w:t>
      </w:r>
      <w:proofErr w:type="spellEnd"/>
      <w:r w:rsidRPr="00751A8E">
        <w:rPr>
          <w:rFonts w:ascii="Arial" w:hAnsi="Arial" w:cs="Arial"/>
        </w:rPr>
        <w:t xml:space="preserve"> </w:t>
      </w:r>
      <w:proofErr w:type="spellStart"/>
      <w:r w:rsidRPr="00751A8E">
        <w:rPr>
          <w:rFonts w:ascii="Arial" w:hAnsi="Arial" w:cs="Arial"/>
        </w:rPr>
        <w:t>LER</w:t>
      </w:r>
      <w:proofErr w:type="spellEnd"/>
      <w:r w:rsidRPr="00751A8E">
        <w:rPr>
          <w:rFonts w:ascii="Arial" w:hAnsi="Arial" w:cs="Arial"/>
        </w:rPr>
        <w:t xml:space="preserve"> según parámetros descritos en el </w:t>
      </w:r>
      <w:proofErr w:type="spellStart"/>
      <w:r w:rsidRPr="00751A8E">
        <w:rPr>
          <w:rFonts w:ascii="Arial" w:hAnsi="Arial" w:cs="Arial"/>
        </w:rPr>
        <w:t>LSA</w:t>
      </w:r>
      <w:proofErr w:type="spellEnd"/>
      <w:r w:rsidRPr="00751A8E">
        <w:rPr>
          <w:rFonts w:ascii="Arial" w:hAnsi="Arial" w:cs="Arial"/>
        </w:rPr>
        <w:t xml:space="preserve">. Como se indicó antes, los </w:t>
      </w:r>
      <w:proofErr w:type="spellStart"/>
      <w:r w:rsidRPr="00751A8E">
        <w:rPr>
          <w:rFonts w:ascii="Arial" w:hAnsi="Arial" w:cs="Arial"/>
        </w:rPr>
        <w:t>LSP</w:t>
      </w:r>
      <w:proofErr w:type="spellEnd"/>
      <w:r w:rsidRPr="00751A8E">
        <w:rPr>
          <w:rFonts w:ascii="Arial" w:hAnsi="Arial" w:cs="Arial"/>
        </w:rPr>
        <w:t xml:space="preserve"> son los que cambian la etiqueta a lo largo de su recorrido para poder formar un túnel </w:t>
      </w:r>
      <w:proofErr w:type="spellStart"/>
      <w:r w:rsidRPr="00751A8E">
        <w:rPr>
          <w:rFonts w:ascii="Arial" w:hAnsi="Arial" w:cs="Arial"/>
        </w:rPr>
        <w:t>LSP</w:t>
      </w:r>
      <w:proofErr w:type="spellEnd"/>
      <w:r w:rsidRPr="00751A8E">
        <w:rPr>
          <w:rFonts w:ascii="Arial" w:hAnsi="Arial" w:cs="Arial"/>
        </w:rPr>
        <w:t xml:space="preserve"> y la última etiqueta es extraída por el </w:t>
      </w:r>
      <w:proofErr w:type="spellStart"/>
      <w:r w:rsidRPr="00751A8E">
        <w:rPr>
          <w:rFonts w:ascii="Arial" w:hAnsi="Arial" w:cs="Arial"/>
        </w:rPr>
        <w:t>Egress</w:t>
      </w:r>
      <w:proofErr w:type="spellEnd"/>
      <w:r w:rsidRPr="00751A8E">
        <w:rPr>
          <w:rFonts w:ascii="Arial" w:hAnsi="Arial" w:cs="Arial"/>
        </w:rPr>
        <w:t xml:space="preserve"> </w:t>
      </w:r>
      <w:proofErr w:type="spellStart"/>
      <w:r w:rsidRPr="00751A8E">
        <w:rPr>
          <w:rFonts w:ascii="Arial" w:hAnsi="Arial" w:cs="Arial"/>
        </w:rPr>
        <w:t>LER</w:t>
      </w:r>
      <w:proofErr w:type="spellEnd"/>
      <w:r w:rsidRPr="00751A8E">
        <w:rPr>
          <w:rFonts w:ascii="Arial" w:hAnsi="Arial" w:cs="Arial"/>
        </w:rPr>
        <w:t xml:space="preserve">. Doménico y </w:t>
      </w:r>
      <w:r w:rsidR="00CF32C1">
        <w:rPr>
          <w:rFonts w:ascii="Arial" w:hAnsi="Arial" w:cs="Arial"/>
          <w:bCs/>
          <w:lang w:val="es-MX" w:eastAsia="es-MX"/>
        </w:rPr>
        <w:t>García (2011</w:t>
      </w:r>
      <w:r w:rsidRPr="00751A8E">
        <w:rPr>
          <w:rFonts w:ascii="Arial" w:hAnsi="Arial" w:cs="Arial"/>
          <w:bCs/>
          <w:lang w:val="es-MX" w:eastAsia="es-MX"/>
        </w:rPr>
        <w:t>)</w:t>
      </w:r>
      <w:r w:rsidR="00CF32C1">
        <w:rPr>
          <w:rFonts w:ascii="Arial" w:hAnsi="Arial" w:cs="Arial"/>
          <w:b/>
          <w:bCs/>
          <w:lang w:val="es-MX" w:eastAsia="es-MX"/>
        </w:rPr>
        <w:t>.</w:t>
      </w:r>
    </w:p>
    <w:p w:rsidR="00730310" w:rsidRDefault="00F559DF" w:rsidP="004148B0">
      <w:pPr>
        <w:spacing w:line="480" w:lineRule="auto"/>
        <w:jc w:val="both"/>
        <w:rPr>
          <w:rFonts w:ascii="Arial" w:hAnsi="Arial" w:cs="Arial"/>
          <w:b/>
          <w:i w:val="0"/>
          <w:szCs w:val="24"/>
        </w:rPr>
      </w:pPr>
      <w:r w:rsidRPr="00430694">
        <w:rPr>
          <w:rFonts w:ascii="Arial" w:hAnsi="Arial" w:cs="Arial"/>
          <w:i w:val="0"/>
          <w:szCs w:val="24"/>
        </w:rPr>
        <w:t>2.2.3.</w:t>
      </w:r>
      <w:r w:rsidR="00D0130D">
        <w:rPr>
          <w:rFonts w:ascii="Arial" w:hAnsi="Arial" w:cs="Arial"/>
          <w:i w:val="0"/>
          <w:szCs w:val="24"/>
        </w:rPr>
        <w:t>-</w:t>
      </w:r>
      <w:r w:rsidRPr="00430694">
        <w:rPr>
          <w:rFonts w:ascii="Arial" w:hAnsi="Arial" w:cs="Arial"/>
          <w:i w:val="0"/>
          <w:szCs w:val="24"/>
        </w:rPr>
        <w:t xml:space="preserve"> Operaciones con etiquetas</w:t>
      </w:r>
      <w:r w:rsidRPr="00751A8E">
        <w:rPr>
          <w:rFonts w:ascii="Arial" w:hAnsi="Arial" w:cs="Arial"/>
          <w:b/>
          <w:i w:val="0"/>
          <w:szCs w:val="24"/>
        </w:rPr>
        <w:t xml:space="preserve">: </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b/>
        <w:t xml:space="preserve">Según  </w:t>
      </w:r>
      <w:proofErr w:type="spellStart"/>
      <w:r w:rsidRPr="00751A8E">
        <w:rPr>
          <w:rFonts w:ascii="Arial" w:hAnsi="Arial" w:cs="Arial"/>
          <w:bCs/>
          <w:i w:val="0"/>
          <w:szCs w:val="24"/>
        </w:rPr>
        <w:t>Boada</w:t>
      </w:r>
      <w:proofErr w:type="spellEnd"/>
      <w:r w:rsidRPr="00751A8E">
        <w:rPr>
          <w:rFonts w:ascii="Arial" w:hAnsi="Arial" w:cs="Arial"/>
          <w:bCs/>
          <w:i w:val="0"/>
          <w:szCs w:val="24"/>
        </w:rPr>
        <w:t xml:space="preserve"> y otros (2005) las operaciones con etiquetas de MPLS son las siguientes: </w:t>
      </w:r>
    </w:p>
    <w:p w:rsidR="00730310" w:rsidRDefault="00F559DF" w:rsidP="00366EFD">
      <w:pPr>
        <w:pStyle w:val="Prrafodelista"/>
        <w:numPr>
          <w:ilvl w:val="0"/>
          <w:numId w:val="5"/>
        </w:numPr>
        <w:spacing w:afterLines="50" w:line="360" w:lineRule="auto"/>
        <w:ind w:firstLine="0"/>
        <w:jc w:val="both"/>
        <w:rPr>
          <w:rFonts w:ascii="Arial" w:hAnsi="Arial" w:cs="Arial"/>
          <w:sz w:val="24"/>
          <w:szCs w:val="24"/>
        </w:rPr>
      </w:pPr>
      <w:proofErr w:type="spellStart"/>
      <w:r w:rsidRPr="00751A8E">
        <w:rPr>
          <w:rFonts w:ascii="Arial" w:hAnsi="Arial" w:cs="Arial"/>
          <w:sz w:val="24"/>
          <w:szCs w:val="24"/>
        </w:rPr>
        <w:t>PUSH</w:t>
      </w:r>
      <w:proofErr w:type="spellEnd"/>
    </w:p>
    <w:p w:rsidR="00730310" w:rsidRDefault="00F559DF" w:rsidP="00366EFD">
      <w:pPr>
        <w:pStyle w:val="Prrafodelista"/>
        <w:numPr>
          <w:ilvl w:val="0"/>
          <w:numId w:val="6"/>
        </w:numPr>
        <w:spacing w:afterLines="50" w:line="360" w:lineRule="auto"/>
        <w:ind w:left="1775" w:firstLine="0"/>
        <w:jc w:val="both"/>
        <w:rPr>
          <w:rFonts w:ascii="Arial" w:hAnsi="Arial" w:cs="Arial"/>
          <w:sz w:val="24"/>
          <w:szCs w:val="24"/>
        </w:rPr>
      </w:pPr>
      <w:r w:rsidRPr="00751A8E">
        <w:rPr>
          <w:rFonts w:ascii="Arial" w:hAnsi="Arial" w:cs="Arial"/>
          <w:sz w:val="24"/>
          <w:szCs w:val="24"/>
        </w:rPr>
        <w:t>Imposición de etiq</w:t>
      </w:r>
      <w:r w:rsidR="00DF2E7D">
        <w:rPr>
          <w:rFonts w:ascii="Arial" w:hAnsi="Arial" w:cs="Arial"/>
          <w:sz w:val="24"/>
          <w:szCs w:val="24"/>
        </w:rPr>
        <w:t>ueta al paquete de nivel de red</w:t>
      </w:r>
      <w:r w:rsidRPr="00751A8E">
        <w:rPr>
          <w:rFonts w:ascii="Arial" w:hAnsi="Arial" w:cs="Arial"/>
          <w:sz w:val="24"/>
          <w:szCs w:val="24"/>
        </w:rPr>
        <w:t xml:space="preserve"> </w:t>
      </w:r>
    </w:p>
    <w:p w:rsidR="00730310" w:rsidRDefault="00F559DF" w:rsidP="00366EFD">
      <w:pPr>
        <w:pStyle w:val="Prrafodelista"/>
        <w:numPr>
          <w:ilvl w:val="0"/>
          <w:numId w:val="6"/>
        </w:numPr>
        <w:spacing w:afterLines="50" w:line="360" w:lineRule="auto"/>
        <w:ind w:left="1775" w:firstLine="0"/>
        <w:jc w:val="both"/>
        <w:rPr>
          <w:rFonts w:ascii="Arial" w:hAnsi="Arial" w:cs="Arial"/>
          <w:sz w:val="24"/>
          <w:szCs w:val="24"/>
        </w:rPr>
      </w:pPr>
      <w:r w:rsidRPr="00751A8E">
        <w:rPr>
          <w:rFonts w:ascii="Arial" w:hAnsi="Arial" w:cs="Arial"/>
          <w:sz w:val="24"/>
          <w:szCs w:val="24"/>
        </w:rPr>
        <w:t>Apilamiento de etiquetas s</w:t>
      </w:r>
      <w:r w:rsidR="00DF2E7D">
        <w:rPr>
          <w:rFonts w:ascii="Arial" w:hAnsi="Arial" w:cs="Arial"/>
          <w:sz w:val="24"/>
          <w:szCs w:val="24"/>
        </w:rPr>
        <w:t xml:space="preserve">egún </w:t>
      </w:r>
      <w:proofErr w:type="spellStart"/>
      <w:r w:rsidR="00DF2E7D">
        <w:rPr>
          <w:rFonts w:ascii="Arial" w:hAnsi="Arial" w:cs="Arial"/>
          <w:sz w:val="24"/>
          <w:szCs w:val="24"/>
        </w:rPr>
        <w:t>LIFO</w:t>
      </w:r>
      <w:proofErr w:type="spellEnd"/>
      <w:r w:rsidR="00DF2E7D">
        <w:rPr>
          <w:rFonts w:ascii="Arial" w:hAnsi="Arial" w:cs="Arial"/>
          <w:sz w:val="24"/>
          <w:szCs w:val="24"/>
        </w:rPr>
        <w:t xml:space="preserve"> (</w:t>
      </w:r>
      <w:proofErr w:type="spellStart"/>
      <w:r w:rsidR="00DF2E7D">
        <w:rPr>
          <w:rFonts w:ascii="Arial" w:hAnsi="Arial" w:cs="Arial"/>
          <w:sz w:val="24"/>
          <w:szCs w:val="24"/>
        </w:rPr>
        <w:t>Last</w:t>
      </w:r>
      <w:proofErr w:type="spellEnd"/>
      <w:r w:rsidR="00DF2E7D">
        <w:rPr>
          <w:rFonts w:ascii="Arial" w:hAnsi="Arial" w:cs="Arial"/>
          <w:sz w:val="24"/>
          <w:szCs w:val="24"/>
        </w:rPr>
        <w:t xml:space="preserve">-In, </w:t>
      </w:r>
      <w:proofErr w:type="spellStart"/>
      <w:r w:rsidR="00DF2E7D">
        <w:rPr>
          <w:rFonts w:ascii="Arial" w:hAnsi="Arial" w:cs="Arial"/>
          <w:sz w:val="24"/>
          <w:szCs w:val="24"/>
        </w:rPr>
        <w:t>Firt</w:t>
      </w:r>
      <w:proofErr w:type="spellEnd"/>
      <w:r w:rsidR="00DF2E7D">
        <w:rPr>
          <w:rFonts w:ascii="Arial" w:hAnsi="Arial" w:cs="Arial"/>
          <w:sz w:val="24"/>
          <w:szCs w:val="24"/>
        </w:rPr>
        <w:t xml:space="preserve"> – </w:t>
      </w:r>
      <w:proofErr w:type="spellStart"/>
      <w:r w:rsidR="00DF2E7D">
        <w:rPr>
          <w:rFonts w:ascii="Arial" w:hAnsi="Arial" w:cs="Arial"/>
          <w:sz w:val="24"/>
          <w:szCs w:val="24"/>
        </w:rPr>
        <w:t>Out</w:t>
      </w:r>
      <w:proofErr w:type="spellEnd"/>
      <w:r w:rsidR="00DF2E7D">
        <w:rPr>
          <w:rFonts w:ascii="Arial" w:hAnsi="Arial" w:cs="Arial"/>
          <w:sz w:val="24"/>
          <w:szCs w:val="24"/>
        </w:rPr>
        <w:t>)</w:t>
      </w:r>
    </w:p>
    <w:p w:rsidR="00730310" w:rsidRDefault="00730310" w:rsidP="00366EFD">
      <w:pPr>
        <w:pStyle w:val="Prrafodelista"/>
        <w:spacing w:afterLines="50" w:line="360" w:lineRule="auto"/>
        <w:ind w:left="1776"/>
        <w:jc w:val="both"/>
        <w:rPr>
          <w:rFonts w:ascii="Arial" w:hAnsi="Arial" w:cs="Arial"/>
          <w:sz w:val="24"/>
          <w:szCs w:val="24"/>
        </w:rPr>
      </w:pPr>
    </w:p>
    <w:p w:rsidR="00730310" w:rsidRDefault="00F559DF" w:rsidP="00366EFD">
      <w:pPr>
        <w:pStyle w:val="Prrafodelista"/>
        <w:numPr>
          <w:ilvl w:val="0"/>
          <w:numId w:val="5"/>
        </w:numPr>
        <w:spacing w:afterLines="50" w:line="360" w:lineRule="auto"/>
        <w:ind w:firstLine="0"/>
        <w:jc w:val="both"/>
        <w:rPr>
          <w:rFonts w:ascii="Arial" w:hAnsi="Arial" w:cs="Arial"/>
          <w:sz w:val="24"/>
          <w:szCs w:val="24"/>
        </w:rPr>
      </w:pPr>
      <w:r w:rsidRPr="00751A8E">
        <w:rPr>
          <w:rFonts w:ascii="Arial" w:hAnsi="Arial" w:cs="Arial"/>
          <w:sz w:val="24"/>
          <w:szCs w:val="24"/>
        </w:rPr>
        <w:t>SWAP</w:t>
      </w:r>
    </w:p>
    <w:p w:rsidR="00730310" w:rsidRDefault="00F559DF" w:rsidP="00366EFD">
      <w:pPr>
        <w:pStyle w:val="Prrafodelista"/>
        <w:numPr>
          <w:ilvl w:val="0"/>
          <w:numId w:val="6"/>
        </w:numPr>
        <w:spacing w:afterLines="50" w:line="360" w:lineRule="auto"/>
        <w:ind w:firstLine="0"/>
        <w:jc w:val="both"/>
        <w:rPr>
          <w:rFonts w:ascii="Arial" w:hAnsi="Arial" w:cs="Arial"/>
          <w:sz w:val="24"/>
          <w:szCs w:val="24"/>
        </w:rPr>
      </w:pPr>
      <w:r w:rsidRPr="00751A8E">
        <w:rPr>
          <w:rFonts w:ascii="Arial" w:hAnsi="Arial" w:cs="Arial"/>
          <w:sz w:val="24"/>
          <w:szCs w:val="24"/>
        </w:rPr>
        <w:t>Intercambio de etiquetas</w:t>
      </w:r>
    </w:p>
    <w:p w:rsidR="00730310" w:rsidRDefault="00F559DF" w:rsidP="00366EFD">
      <w:pPr>
        <w:pStyle w:val="Prrafodelista"/>
        <w:numPr>
          <w:ilvl w:val="0"/>
          <w:numId w:val="6"/>
        </w:numPr>
        <w:spacing w:afterLines="50" w:line="360" w:lineRule="auto"/>
        <w:ind w:firstLine="0"/>
        <w:jc w:val="both"/>
        <w:rPr>
          <w:rFonts w:ascii="Arial" w:hAnsi="Arial" w:cs="Arial"/>
          <w:sz w:val="24"/>
          <w:szCs w:val="24"/>
        </w:rPr>
      </w:pPr>
      <w:r w:rsidRPr="00751A8E">
        <w:rPr>
          <w:rFonts w:ascii="Arial" w:hAnsi="Arial" w:cs="Arial"/>
          <w:sz w:val="24"/>
          <w:szCs w:val="24"/>
        </w:rPr>
        <w:t>Según la etiqueta de entrada se obtiene la etiqueta de salida y se cambia el valor en el paquete</w:t>
      </w:r>
    </w:p>
    <w:p w:rsidR="00730310" w:rsidRDefault="00730310" w:rsidP="00366EFD">
      <w:pPr>
        <w:pStyle w:val="Prrafodelista"/>
        <w:spacing w:afterLines="50" w:line="360" w:lineRule="auto"/>
        <w:ind w:left="2060"/>
        <w:jc w:val="both"/>
        <w:rPr>
          <w:rFonts w:ascii="Arial" w:hAnsi="Arial" w:cs="Arial"/>
          <w:sz w:val="24"/>
          <w:szCs w:val="24"/>
        </w:rPr>
      </w:pPr>
    </w:p>
    <w:p w:rsidR="00730310" w:rsidRDefault="00F559DF" w:rsidP="00366EFD">
      <w:pPr>
        <w:pStyle w:val="Prrafodelista"/>
        <w:numPr>
          <w:ilvl w:val="0"/>
          <w:numId w:val="5"/>
        </w:numPr>
        <w:spacing w:afterLines="50" w:line="360" w:lineRule="auto"/>
        <w:ind w:firstLine="0"/>
        <w:jc w:val="both"/>
        <w:rPr>
          <w:rFonts w:ascii="Arial" w:hAnsi="Arial" w:cs="Arial"/>
          <w:sz w:val="24"/>
          <w:szCs w:val="24"/>
        </w:rPr>
      </w:pPr>
      <w:r w:rsidRPr="00751A8E">
        <w:rPr>
          <w:rFonts w:ascii="Arial" w:hAnsi="Arial" w:cs="Arial"/>
          <w:sz w:val="24"/>
          <w:szCs w:val="24"/>
        </w:rPr>
        <w:t xml:space="preserve">POP  </w:t>
      </w:r>
    </w:p>
    <w:p w:rsidR="00730310" w:rsidRPr="004148B0" w:rsidRDefault="00F559DF" w:rsidP="00366EFD">
      <w:pPr>
        <w:pStyle w:val="Prrafodelista"/>
        <w:numPr>
          <w:ilvl w:val="0"/>
          <w:numId w:val="6"/>
        </w:numPr>
        <w:spacing w:afterLines="200" w:line="360" w:lineRule="auto"/>
        <w:ind w:left="1775" w:firstLine="0"/>
        <w:jc w:val="both"/>
        <w:rPr>
          <w:rFonts w:ascii="Arial" w:hAnsi="Arial" w:cs="Arial"/>
          <w:sz w:val="24"/>
          <w:szCs w:val="24"/>
        </w:rPr>
      </w:pPr>
      <w:r w:rsidRPr="00751A8E">
        <w:rPr>
          <w:rFonts w:ascii="Arial" w:hAnsi="Arial" w:cs="Arial"/>
          <w:sz w:val="24"/>
          <w:szCs w:val="24"/>
        </w:rPr>
        <w:t>Retirada de la etiqueta.</w:t>
      </w:r>
    </w:p>
    <w:p w:rsidR="00730310" w:rsidRDefault="00F559DF" w:rsidP="004148B0">
      <w:pPr>
        <w:spacing w:line="480" w:lineRule="auto"/>
        <w:jc w:val="both"/>
        <w:rPr>
          <w:rFonts w:ascii="Arial" w:hAnsi="Arial" w:cs="Arial"/>
          <w:b/>
          <w:i w:val="0"/>
          <w:szCs w:val="24"/>
        </w:rPr>
      </w:pPr>
      <w:r w:rsidRPr="00751A8E">
        <w:rPr>
          <w:rFonts w:ascii="Arial" w:hAnsi="Arial" w:cs="Arial"/>
          <w:i w:val="0"/>
          <w:szCs w:val="24"/>
        </w:rPr>
        <w:t>2.</w:t>
      </w:r>
      <w:r w:rsidRPr="006C33BD">
        <w:rPr>
          <w:rFonts w:ascii="Arial" w:hAnsi="Arial" w:cs="Arial"/>
          <w:i w:val="0"/>
          <w:szCs w:val="24"/>
        </w:rPr>
        <w:t>2.4</w:t>
      </w:r>
      <w:r w:rsidR="00D0130D">
        <w:rPr>
          <w:rFonts w:ascii="Arial" w:hAnsi="Arial" w:cs="Arial"/>
          <w:i w:val="0"/>
          <w:szCs w:val="24"/>
        </w:rPr>
        <w:t>.-</w:t>
      </w:r>
      <w:r w:rsidRPr="006C33BD">
        <w:rPr>
          <w:rFonts w:ascii="Arial" w:hAnsi="Arial" w:cs="Arial"/>
          <w:i w:val="0"/>
          <w:szCs w:val="24"/>
        </w:rPr>
        <w:t xml:space="preserve"> Características MPLS</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b/>
        <w:t xml:space="preserve">También </w:t>
      </w:r>
      <w:proofErr w:type="spellStart"/>
      <w:r w:rsidRPr="00751A8E">
        <w:rPr>
          <w:rFonts w:ascii="Arial" w:hAnsi="Arial" w:cs="Arial"/>
          <w:i w:val="0"/>
          <w:szCs w:val="24"/>
        </w:rPr>
        <w:t>Boada</w:t>
      </w:r>
      <w:proofErr w:type="spellEnd"/>
      <w:r w:rsidRPr="00751A8E">
        <w:rPr>
          <w:rFonts w:ascii="Arial" w:hAnsi="Arial" w:cs="Arial"/>
          <w:i w:val="0"/>
          <w:szCs w:val="24"/>
        </w:rPr>
        <w:t xml:space="preserve"> y otros (2005) nos especifican las características que presentan las redes basadas en MPLS.</w:t>
      </w:r>
    </w:p>
    <w:p w:rsidR="00730310" w:rsidRDefault="00F559DF" w:rsidP="00366EFD">
      <w:pPr>
        <w:pStyle w:val="Prrafodelista"/>
        <w:numPr>
          <w:ilvl w:val="0"/>
          <w:numId w:val="3"/>
        </w:numPr>
        <w:spacing w:afterLines="50" w:line="360" w:lineRule="auto"/>
        <w:ind w:firstLine="284"/>
        <w:jc w:val="both"/>
        <w:rPr>
          <w:rFonts w:ascii="Arial" w:hAnsi="Arial" w:cs="Arial"/>
          <w:sz w:val="24"/>
          <w:szCs w:val="24"/>
        </w:rPr>
      </w:pPr>
      <w:r w:rsidRPr="00751A8E">
        <w:rPr>
          <w:rFonts w:ascii="Arial" w:hAnsi="Arial" w:cs="Arial"/>
          <w:sz w:val="24"/>
          <w:szCs w:val="24"/>
        </w:rPr>
        <w:t xml:space="preserve">Flexibilidad </w:t>
      </w:r>
    </w:p>
    <w:p w:rsidR="00730310" w:rsidRDefault="00F559DF" w:rsidP="00366EFD">
      <w:pPr>
        <w:pStyle w:val="Prrafodelista"/>
        <w:numPr>
          <w:ilvl w:val="0"/>
          <w:numId w:val="3"/>
        </w:numPr>
        <w:spacing w:afterLines="50" w:line="360" w:lineRule="auto"/>
        <w:ind w:firstLine="284"/>
        <w:jc w:val="both"/>
        <w:rPr>
          <w:rFonts w:ascii="Arial" w:hAnsi="Arial" w:cs="Arial"/>
          <w:sz w:val="24"/>
          <w:szCs w:val="24"/>
        </w:rPr>
      </w:pPr>
      <w:r w:rsidRPr="00751A8E">
        <w:rPr>
          <w:rFonts w:ascii="Arial" w:hAnsi="Arial" w:cs="Arial"/>
          <w:sz w:val="24"/>
          <w:szCs w:val="24"/>
        </w:rPr>
        <w:t xml:space="preserve">Escalabilidad </w:t>
      </w:r>
    </w:p>
    <w:p w:rsidR="00730310" w:rsidRDefault="00F559DF" w:rsidP="00366EFD">
      <w:pPr>
        <w:pStyle w:val="Prrafodelista"/>
        <w:numPr>
          <w:ilvl w:val="0"/>
          <w:numId w:val="3"/>
        </w:numPr>
        <w:spacing w:afterLines="50" w:line="360" w:lineRule="auto"/>
        <w:ind w:firstLine="284"/>
        <w:jc w:val="both"/>
        <w:rPr>
          <w:rFonts w:ascii="Arial" w:hAnsi="Arial" w:cs="Arial"/>
          <w:sz w:val="24"/>
          <w:szCs w:val="24"/>
        </w:rPr>
      </w:pPr>
      <w:r w:rsidRPr="00751A8E">
        <w:rPr>
          <w:rFonts w:ascii="Arial" w:hAnsi="Arial" w:cs="Arial"/>
          <w:sz w:val="24"/>
          <w:szCs w:val="24"/>
        </w:rPr>
        <w:t>Accesibilidad</w:t>
      </w:r>
    </w:p>
    <w:p w:rsidR="00730310" w:rsidRDefault="00F559DF" w:rsidP="00366EFD">
      <w:pPr>
        <w:pStyle w:val="Prrafodelista"/>
        <w:numPr>
          <w:ilvl w:val="0"/>
          <w:numId w:val="3"/>
        </w:numPr>
        <w:spacing w:afterLines="50" w:line="360" w:lineRule="auto"/>
        <w:ind w:firstLine="284"/>
        <w:jc w:val="both"/>
        <w:rPr>
          <w:rFonts w:ascii="Arial" w:hAnsi="Arial" w:cs="Arial"/>
          <w:sz w:val="24"/>
          <w:szCs w:val="24"/>
        </w:rPr>
      </w:pPr>
      <w:r w:rsidRPr="00751A8E">
        <w:rPr>
          <w:rFonts w:ascii="Arial" w:hAnsi="Arial" w:cs="Arial"/>
          <w:sz w:val="24"/>
          <w:szCs w:val="24"/>
        </w:rPr>
        <w:lastRenderedPageBreak/>
        <w:t>Eficiencia</w:t>
      </w:r>
    </w:p>
    <w:p w:rsidR="00730310" w:rsidRDefault="00F559DF" w:rsidP="00366EFD">
      <w:pPr>
        <w:pStyle w:val="Prrafodelista"/>
        <w:numPr>
          <w:ilvl w:val="0"/>
          <w:numId w:val="3"/>
        </w:numPr>
        <w:spacing w:afterLines="50" w:line="360" w:lineRule="auto"/>
        <w:ind w:firstLine="284"/>
        <w:jc w:val="both"/>
        <w:rPr>
          <w:rFonts w:ascii="Arial" w:hAnsi="Arial" w:cs="Arial"/>
          <w:sz w:val="24"/>
          <w:szCs w:val="24"/>
        </w:rPr>
      </w:pPr>
      <w:r w:rsidRPr="00751A8E">
        <w:rPr>
          <w:rFonts w:ascii="Arial" w:hAnsi="Arial" w:cs="Arial"/>
          <w:sz w:val="24"/>
          <w:szCs w:val="24"/>
        </w:rPr>
        <w:t xml:space="preserve">Calidad de servicio y clases de servicios </w:t>
      </w:r>
    </w:p>
    <w:p w:rsidR="00730310" w:rsidRDefault="00F559DF" w:rsidP="00366EFD">
      <w:pPr>
        <w:pStyle w:val="Prrafodelista"/>
        <w:numPr>
          <w:ilvl w:val="0"/>
          <w:numId w:val="3"/>
        </w:numPr>
        <w:spacing w:afterLines="50" w:line="360" w:lineRule="auto"/>
        <w:ind w:firstLine="284"/>
        <w:jc w:val="both"/>
        <w:rPr>
          <w:rFonts w:ascii="Arial" w:hAnsi="Arial" w:cs="Arial"/>
          <w:sz w:val="24"/>
          <w:szCs w:val="24"/>
        </w:rPr>
      </w:pPr>
      <w:r w:rsidRPr="00751A8E">
        <w:rPr>
          <w:rFonts w:ascii="Arial" w:hAnsi="Arial" w:cs="Arial"/>
          <w:sz w:val="24"/>
          <w:szCs w:val="24"/>
        </w:rPr>
        <w:t xml:space="preserve">Administración </w:t>
      </w:r>
    </w:p>
    <w:p w:rsidR="00730310" w:rsidRDefault="00F559DF" w:rsidP="00366EFD">
      <w:pPr>
        <w:pStyle w:val="Prrafodelista"/>
        <w:numPr>
          <w:ilvl w:val="0"/>
          <w:numId w:val="3"/>
        </w:numPr>
        <w:spacing w:afterLines="200" w:line="360" w:lineRule="auto"/>
        <w:ind w:firstLine="284"/>
        <w:jc w:val="both"/>
        <w:rPr>
          <w:rFonts w:ascii="Arial" w:hAnsi="Arial" w:cs="Arial"/>
          <w:sz w:val="24"/>
          <w:szCs w:val="24"/>
        </w:rPr>
      </w:pPr>
      <w:r w:rsidRPr="00751A8E">
        <w:rPr>
          <w:rFonts w:ascii="Arial" w:hAnsi="Arial" w:cs="Arial"/>
          <w:sz w:val="24"/>
          <w:szCs w:val="24"/>
        </w:rPr>
        <w:t>Monitoreo</w:t>
      </w:r>
    </w:p>
    <w:p w:rsidR="00730310" w:rsidRDefault="00F559DF" w:rsidP="004148B0">
      <w:pPr>
        <w:spacing w:line="480" w:lineRule="auto"/>
        <w:jc w:val="both"/>
        <w:rPr>
          <w:rFonts w:ascii="Arial" w:hAnsi="Arial" w:cs="Arial"/>
          <w:i w:val="0"/>
          <w:szCs w:val="24"/>
        </w:rPr>
      </w:pPr>
      <w:r w:rsidRPr="006C33BD">
        <w:rPr>
          <w:rFonts w:ascii="Arial" w:hAnsi="Arial" w:cs="Arial"/>
          <w:i w:val="0"/>
          <w:szCs w:val="24"/>
        </w:rPr>
        <w:t>2.2.5.</w:t>
      </w:r>
      <w:r w:rsidR="00D0130D">
        <w:rPr>
          <w:rFonts w:ascii="Arial" w:hAnsi="Arial" w:cs="Arial"/>
          <w:i w:val="0"/>
          <w:szCs w:val="24"/>
        </w:rPr>
        <w:t>-</w:t>
      </w:r>
      <w:r w:rsidRPr="006C33BD">
        <w:rPr>
          <w:rFonts w:ascii="Arial" w:hAnsi="Arial" w:cs="Arial"/>
          <w:i w:val="0"/>
          <w:szCs w:val="24"/>
        </w:rPr>
        <w:t xml:space="preserve"> Funcionamiento MPLS</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Morales (2006), plantea que una red MPLS consiste de un conjunto de enrutadores de conmutación de etiquetas (</w:t>
      </w:r>
      <w:proofErr w:type="spellStart"/>
      <w:r w:rsidRPr="00751A8E">
        <w:rPr>
          <w:rFonts w:ascii="Arial" w:hAnsi="Arial" w:cs="Arial"/>
          <w:i w:val="0"/>
          <w:szCs w:val="24"/>
        </w:rPr>
        <w:t>LSR</w:t>
      </w:r>
      <w:proofErr w:type="spellEnd"/>
      <w:r w:rsidRPr="00751A8E">
        <w:rPr>
          <w:rFonts w:ascii="Arial" w:hAnsi="Arial" w:cs="Arial"/>
          <w:i w:val="0"/>
          <w:szCs w:val="24"/>
        </w:rPr>
        <w:t>) que tiene la capacidad de conmutar y rutear paquetes en base a la etiqueta que se ha añadido a cada paquete. Cada etiqueta define un flujo de paquetes entre dos puntos finales. Cada flujo es diferente y es llamado clase de equivalencia de reenvió (</w:t>
      </w:r>
      <w:proofErr w:type="spellStart"/>
      <w:r w:rsidRPr="00751A8E">
        <w:rPr>
          <w:rFonts w:ascii="Arial" w:hAnsi="Arial" w:cs="Arial"/>
          <w:i w:val="0"/>
          <w:szCs w:val="24"/>
        </w:rPr>
        <w:t>FEC</w:t>
      </w:r>
      <w:proofErr w:type="spellEnd"/>
      <w:r w:rsidRPr="00751A8E">
        <w:rPr>
          <w:rFonts w:ascii="Arial" w:hAnsi="Arial" w:cs="Arial"/>
          <w:i w:val="0"/>
          <w:szCs w:val="24"/>
        </w:rPr>
        <w:t xml:space="preserve">), así como también cada flujo tiene un camino específico a través de los </w:t>
      </w:r>
      <w:proofErr w:type="spellStart"/>
      <w:r w:rsidRPr="00751A8E">
        <w:rPr>
          <w:rFonts w:ascii="Arial" w:hAnsi="Arial" w:cs="Arial"/>
          <w:i w:val="0"/>
          <w:szCs w:val="24"/>
        </w:rPr>
        <w:t>LSR</w:t>
      </w:r>
      <w:proofErr w:type="spellEnd"/>
      <w:r w:rsidRPr="00751A8E">
        <w:rPr>
          <w:rFonts w:ascii="Arial" w:hAnsi="Arial" w:cs="Arial"/>
          <w:i w:val="0"/>
          <w:szCs w:val="24"/>
        </w:rPr>
        <w:t xml:space="preserve"> de la red, es por eso que se dice que la tecnología MPLS es “orientada a conexión”. Cada </w:t>
      </w:r>
      <w:proofErr w:type="spellStart"/>
      <w:r w:rsidRPr="00751A8E">
        <w:rPr>
          <w:rFonts w:ascii="Arial" w:hAnsi="Arial" w:cs="Arial"/>
          <w:i w:val="0"/>
          <w:szCs w:val="24"/>
        </w:rPr>
        <w:t>FEC</w:t>
      </w:r>
      <w:proofErr w:type="spellEnd"/>
      <w:r w:rsidRPr="00751A8E">
        <w:rPr>
          <w:rFonts w:ascii="Arial" w:hAnsi="Arial" w:cs="Arial"/>
          <w:i w:val="0"/>
          <w:szCs w:val="24"/>
        </w:rPr>
        <w:t xml:space="preserve">, además de la ruta de los paquetes contiene una serie de caracteres que definen los requerimientos de </w:t>
      </w:r>
      <w:proofErr w:type="spellStart"/>
      <w:r w:rsidRPr="00751A8E">
        <w:rPr>
          <w:rFonts w:ascii="Arial" w:hAnsi="Arial" w:cs="Arial"/>
          <w:i w:val="0"/>
          <w:szCs w:val="24"/>
        </w:rPr>
        <w:t>QoS</w:t>
      </w:r>
      <w:proofErr w:type="spellEnd"/>
      <w:r w:rsidRPr="00751A8E">
        <w:rPr>
          <w:rFonts w:ascii="Arial" w:hAnsi="Arial" w:cs="Arial"/>
          <w:i w:val="0"/>
          <w:szCs w:val="24"/>
        </w:rPr>
        <w:t xml:space="preserve"> del flujo. Los </w:t>
      </w:r>
      <w:r w:rsidR="007B1D4E" w:rsidRPr="00751A8E">
        <w:rPr>
          <w:rFonts w:ascii="Arial" w:hAnsi="Arial" w:cs="Arial"/>
          <w:i w:val="0"/>
          <w:szCs w:val="24"/>
        </w:rPr>
        <w:t>enrutador</w:t>
      </w:r>
      <w:r w:rsidR="00CF32C1">
        <w:rPr>
          <w:rFonts w:ascii="Arial" w:hAnsi="Arial" w:cs="Arial"/>
          <w:i w:val="0"/>
          <w:szCs w:val="24"/>
        </w:rPr>
        <w:t>es de la redes</w:t>
      </w:r>
      <w:r w:rsidRPr="00751A8E">
        <w:rPr>
          <w:rFonts w:ascii="Arial" w:hAnsi="Arial" w:cs="Arial"/>
          <w:i w:val="0"/>
          <w:szCs w:val="24"/>
        </w:rPr>
        <w:t xml:space="preserve"> MPLS no necesitan examinar ni procesar el encabezado IP, solo es necesario reenviar cada paquete dependiendo el valor de su etiqueta. Esta es una de las ventajas que tienen los </w:t>
      </w:r>
      <w:r w:rsidR="007B1D4E" w:rsidRPr="00751A8E">
        <w:rPr>
          <w:rFonts w:ascii="Arial" w:hAnsi="Arial" w:cs="Arial"/>
          <w:i w:val="0"/>
          <w:szCs w:val="24"/>
        </w:rPr>
        <w:t>enrutador</w:t>
      </w:r>
      <w:r w:rsidRPr="00751A8E">
        <w:rPr>
          <w:rFonts w:ascii="Arial" w:hAnsi="Arial" w:cs="Arial"/>
          <w:i w:val="0"/>
          <w:szCs w:val="24"/>
        </w:rPr>
        <w:t xml:space="preserve"> MPLS sobre los </w:t>
      </w:r>
      <w:r w:rsidR="007B1D4E" w:rsidRPr="00751A8E">
        <w:rPr>
          <w:rFonts w:ascii="Arial" w:hAnsi="Arial" w:cs="Arial"/>
          <w:i w:val="0"/>
          <w:szCs w:val="24"/>
        </w:rPr>
        <w:t>enrutador</w:t>
      </w:r>
      <w:r w:rsidRPr="00751A8E">
        <w:rPr>
          <w:rFonts w:ascii="Arial" w:hAnsi="Arial" w:cs="Arial"/>
          <w:i w:val="0"/>
          <w:szCs w:val="24"/>
        </w:rPr>
        <w:t xml:space="preserve"> IP, en donde el proceso de reenvió es más complejo. </w:t>
      </w:r>
    </w:p>
    <w:p w:rsidR="00730310"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En un router IP cada vez que se escribe un paquete se analiza su encabezado IP para comprarlo con la tabla de enrutamiento (</w:t>
      </w:r>
      <w:proofErr w:type="spellStart"/>
      <w:r w:rsidRPr="00751A8E">
        <w:rPr>
          <w:rFonts w:ascii="Arial" w:hAnsi="Arial" w:cs="Arial"/>
          <w:i w:val="0"/>
          <w:szCs w:val="24"/>
        </w:rPr>
        <w:t>routing</w:t>
      </w:r>
      <w:proofErr w:type="spellEnd"/>
      <w:r w:rsidRPr="00751A8E">
        <w:rPr>
          <w:rFonts w:ascii="Arial" w:hAnsi="Arial" w:cs="Arial"/>
          <w:i w:val="0"/>
          <w:szCs w:val="24"/>
        </w:rPr>
        <w:t xml:space="preserve"> </w:t>
      </w:r>
      <w:proofErr w:type="spellStart"/>
      <w:r w:rsidRPr="00751A8E">
        <w:rPr>
          <w:rFonts w:ascii="Arial" w:hAnsi="Arial" w:cs="Arial"/>
          <w:i w:val="0"/>
          <w:szCs w:val="24"/>
        </w:rPr>
        <w:t>table</w:t>
      </w:r>
      <w:proofErr w:type="spellEnd"/>
      <w:r w:rsidRPr="00751A8E">
        <w:rPr>
          <w:rFonts w:ascii="Arial" w:hAnsi="Arial" w:cs="Arial"/>
          <w:i w:val="0"/>
          <w:szCs w:val="24"/>
        </w:rPr>
        <w:t>) y ver cuál es el siguiente salto (</w:t>
      </w:r>
      <w:proofErr w:type="spellStart"/>
      <w:r w:rsidRPr="00751A8E">
        <w:rPr>
          <w:rFonts w:ascii="Arial" w:hAnsi="Arial" w:cs="Arial"/>
          <w:i w:val="0"/>
          <w:szCs w:val="24"/>
        </w:rPr>
        <w:t>next</w:t>
      </w:r>
      <w:proofErr w:type="spellEnd"/>
      <w:r w:rsidRPr="00751A8E">
        <w:rPr>
          <w:rFonts w:ascii="Arial" w:hAnsi="Arial" w:cs="Arial"/>
          <w:i w:val="0"/>
          <w:szCs w:val="24"/>
        </w:rPr>
        <w:t xml:space="preserve"> hop). El hecho de examinar estos paquetes en cada uno de los puntos de transito que deberán recorrer para llegar a su destino final significa un mayor tiempo de procesamiento en cada nodo y por lo tanto, una mayor duración en el recorrido. </w:t>
      </w:r>
    </w:p>
    <w:p w:rsidR="00730310" w:rsidRDefault="00F559DF" w:rsidP="004148B0">
      <w:pPr>
        <w:spacing w:line="480" w:lineRule="auto"/>
        <w:jc w:val="both"/>
        <w:rPr>
          <w:rFonts w:ascii="Arial" w:hAnsi="Arial" w:cs="Arial"/>
          <w:i w:val="0"/>
          <w:szCs w:val="24"/>
        </w:rPr>
      </w:pPr>
      <w:r w:rsidRPr="006C33BD">
        <w:rPr>
          <w:rFonts w:ascii="Arial" w:hAnsi="Arial" w:cs="Arial"/>
          <w:i w:val="0"/>
          <w:szCs w:val="24"/>
        </w:rPr>
        <w:t>2.2.6.</w:t>
      </w:r>
      <w:r w:rsidR="00D0130D">
        <w:rPr>
          <w:rFonts w:ascii="Arial" w:hAnsi="Arial" w:cs="Arial"/>
          <w:i w:val="0"/>
          <w:szCs w:val="24"/>
        </w:rPr>
        <w:t>-</w:t>
      </w:r>
      <w:r w:rsidRPr="006C33BD">
        <w:rPr>
          <w:rFonts w:ascii="Arial" w:hAnsi="Arial" w:cs="Arial"/>
          <w:i w:val="0"/>
          <w:szCs w:val="24"/>
        </w:rPr>
        <w:t xml:space="preserve"> Operación de  MPLS</w:t>
      </w:r>
    </w:p>
    <w:p w:rsidR="00730310"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 xml:space="preserve">De la misma manera Morales (2006) nos plantea el siguiente diagrama de operación: </w:t>
      </w:r>
    </w:p>
    <w:p w:rsidR="00730310" w:rsidRDefault="00CF32C1" w:rsidP="00366EFD">
      <w:pPr>
        <w:spacing w:afterLines="100" w:line="360" w:lineRule="auto"/>
        <w:ind w:firstLine="284"/>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4800600" cy="2717800"/>
            <wp:effectExtent l="19050" t="0" r="0" b="0"/>
            <wp:docPr id="5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9"/>
                    <a:srcRect/>
                    <a:stretch>
                      <a:fillRect/>
                    </a:stretch>
                  </pic:blipFill>
                  <pic:spPr bwMode="auto">
                    <a:xfrm>
                      <a:off x="0" y="0"/>
                      <a:ext cx="4806210" cy="2720976"/>
                    </a:xfrm>
                    <a:prstGeom prst="rect">
                      <a:avLst/>
                    </a:prstGeom>
                    <a:noFill/>
                  </pic:spPr>
                </pic:pic>
              </a:graphicData>
            </a:graphic>
          </wp:inline>
        </w:drawing>
      </w:r>
    </w:p>
    <w:p w:rsidR="00F559DF" w:rsidRPr="00751A8E" w:rsidRDefault="00F559DF" w:rsidP="004148B0">
      <w:pPr>
        <w:jc w:val="center"/>
        <w:rPr>
          <w:rFonts w:ascii="Arial" w:hAnsi="Arial" w:cs="Arial"/>
          <w:i w:val="0"/>
          <w:szCs w:val="24"/>
        </w:rPr>
      </w:pPr>
      <w:r w:rsidRPr="00751A8E">
        <w:rPr>
          <w:rFonts w:ascii="Arial" w:hAnsi="Arial" w:cs="Arial"/>
          <w:i w:val="0"/>
          <w:szCs w:val="24"/>
        </w:rPr>
        <w:t>Imagen N° 6: Funcionamiento MPLS</w:t>
      </w:r>
    </w:p>
    <w:p w:rsidR="00F559DF"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Primero antes de mandar la información por el flujo es necesario establecer un camino de conmutación de etiquetas (</w:t>
      </w:r>
      <w:proofErr w:type="spellStart"/>
      <w:r w:rsidRPr="00751A8E">
        <w:rPr>
          <w:rFonts w:ascii="Arial" w:hAnsi="Arial" w:cs="Arial"/>
          <w:i w:val="0"/>
          <w:szCs w:val="24"/>
        </w:rPr>
        <w:t>LSP</w:t>
      </w:r>
      <w:proofErr w:type="spellEnd"/>
      <w:r w:rsidRPr="00751A8E">
        <w:rPr>
          <w:rFonts w:ascii="Arial" w:hAnsi="Arial" w:cs="Arial"/>
          <w:i w:val="0"/>
          <w:szCs w:val="24"/>
        </w:rPr>
        <w:t xml:space="preserve">) entre los </w:t>
      </w:r>
      <w:r w:rsidR="007B1D4E" w:rsidRPr="00751A8E">
        <w:rPr>
          <w:rFonts w:ascii="Arial" w:hAnsi="Arial" w:cs="Arial"/>
          <w:i w:val="0"/>
          <w:szCs w:val="24"/>
        </w:rPr>
        <w:t>enrutador</w:t>
      </w:r>
      <w:r w:rsidRPr="00751A8E">
        <w:rPr>
          <w:rFonts w:ascii="Arial" w:hAnsi="Arial" w:cs="Arial"/>
          <w:i w:val="0"/>
          <w:szCs w:val="24"/>
        </w:rPr>
        <w:t xml:space="preserve"> que van a transmitir la </w:t>
      </w:r>
      <w:proofErr w:type="spellStart"/>
      <w:r w:rsidRPr="00751A8E">
        <w:rPr>
          <w:rFonts w:ascii="Arial" w:hAnsi="Arial" w:cs="Arial"/>
          <w:i w:val="0"/>
          <w:szCs w:val="24"/>
        </w:rPr>
        <w:t>FEC</w:t>
      </w:r>
      <w:proofErr w:type="spellEnd"/>
      <w:r w:rsidRPr="00751A8E">
        <w:rPr>
          <w:rFonts w:ascii="Arial" w:hAnsi="Arial" w:cs="Arial"/>
          <w:i w:val="0"/>
          <w:szCs w:val="24"/>
        </w:rPr>
        <w:t xml:space="preserve">. Dichos </w:t>
      </w:r>
      <w:proofErr w:type="spellStart"/>
      <w:r w:rsidRPr="00751A8E">
        <w:rPr>
          <w:rFonts w:ascii="Arial" w:hAnsi="Arial" w:cs="Arial"/>
          <w:i w:val="0"/>
          <w:szCs w:val="24"/>
        </w:rPr>
        <w:t>LSP</w:t>
      </w:r>
      <w:proofErr w:type="spellEnd"/>
      <w:r w:rsidRPr="00751A8E">
        <w:rPr>
          <w:rFonts w:ascii="Arial" w:hAnsi="Arial" w:cs="Arial"/>
          <w:i w:val="0"/>
          <w:szCs w:val="24"/>
        </w:rPr>
        <w:t xml:space="preserve"> sirven como túneles de transporte a lo largo de la red MPLS e incluyen los parámetros </w:t>
      </w:r>
      <w:proofErr w:type="spellStart"/>
      <w:r w:rsidRPr="00751A8E">
        <w:rPr>
          <w:rFonts w:ascii="Arial" w:hAnsi="Arial" w:cs="Arial"/>
          <w:i w:val="0"/>
          <w:szCs w:val="24"/>
        </w:rPr>
        <w:t>QoS</w:t>
      </w:r>
      <w:proofErr w:type="spellEnd"/>
      <w:r w:rsidRPr="00751A8E">
        <w:rPr>
          <w:rFonts w:ascii="Arial" w:hAnsi="Arial" w:cs="Arial"/>
          <w:i w:val="0"/>
          <w:szCs w:val="24"/>
        </w:rPr>
        <w:t xml:space="preserve"> específicos del flujo. Estos parámetros sirven para determinar dos cosas:</w:t>
      </w:r>
    </w:p>
    <w:p w:rsidR="00BB0DE3" w:rsidRDefault="00F559DF" w:rsidP="00366EFD">
      <w:pPr>
        <w:spacing w:afterLines="50" w:line="360" w:lineRule="auto"/>
        <w:ind w:left="720" w:firstLine="284"/>
        <w:jc w:val="both"/>
        <w:rPr>
          <w:rFonts w:ascii="Arial" w:hAnsi="Arial" w:cs="Arial"/>
          <w:i w:val="0"/>
          <w:szCs w:val="24"/>
        </w:rPr>
      </w:pPr>
      <w:r w:rsidRPr="00751A8E">
        <w:rPr>
          <w:rFonts w:ascii="Arial" w:hAnsi="Arial" w:cs="Arial"/>
          <w:i w:val="0"/>
          <w:szCs w:val="24"/>
        </w:rPr>
        <w:t xml:space="preserve">La cantidad de recursos a reservar a </w:t>
      </w:r>
      <w:proofErr w:type="spellStart"/>
      <w:r w:rsidRPr="00751A8E">
        <w:rPr>
          <w:rFonts w:ascii="Arial" w:hAnsi="Arial" w:cs="Arial"/>
          <w:i w:val="0"/>
          <w:szCs w:val="24"/>
        </w:rPr>
        <w:t>LSP</w:t>
      </w:r>
      <w:proofErr w:type="spellEnd"/>
    </w:p>
    <w:p w:rsidR="00BB0DE3" w:rsidRDefault="00F559DF" w:rsidP="00366EFD">
      <w:pPr>
        <w:spacing w:afterLines="50" w:line="360" w:lineRule="auto"/>
        <w:ind w:left="720" w:firstLine="284"/>
        <w:jc w:val="both"/>
        <w:rPr>
          <w:rFonts w:ascii="Arial" w:hAnsi="Arial" w:cs="Arial"/>
          <w:i w:val="0"/>
          <w:szCs w:val="24"/>
        </w:rPr>
      </w:pPr>
      <w:r w:rsidRPr="00751A8E">
        <w:rPr>
          <w:rFonts w:ascii="Arial" w:hAnsi="Arial" w:cs="Arial"/>
          <w:i w:val="0"/>
          <w:szCs w:val="24"/>
        </w:rPr>
        <w:t xml:space="preserve">Las políticas de desechado y la cola de procesos en cada </w:t>
      </w:r>
      <w:proofErr w:type="spellStart"/>
      <w:r w:rsidRPr="00751A8E">
        <w:rPr>
          <w:rFonts w:ascii="Arial" w:hAnsi="Arial" w:cs="Arial"/>
          <w:i w:val="0"/>
          <w:szCs w:val="24"/>
        </w:rPr>
        <w:t>LSR</w:t>
      </w:r>
      <w:proofErr w:type="spellEnd"/>
      <w:r w:rsidRPr="00751A8E">
        <w:rPr>
          <w:rFonts w:ascii="Arial" w:hAnsi="Arial" w:cs="Arial"/>
          <w:i w:val="0"/>
          <w:szCs w:val="24"/>
        </w:rPr>
        <w:t>.</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Para lograr los puntos anteriores se utilizan dos protocolos para intercambiar información entre los </w:t>
      </w:r>
      <w:r w:rsidR="007B1D4E" w:rsidRPr="00751A8E">
        <w:rPr>
          <w:rFonts w:ascii="Arial" w:hAnsi="Arial" w:cs="Arial"/>
          <w:i w:val="0"/>
          <w:szCs w:val="24"/>
        </w:rPr>
        <w:t>enrutador</w:t>
      </w:r>
      <w:r w:rsidRPr="00751A8E">
        <w:rPr>
          <w:rFonts w:ascii="Arial" w:hAnsi="Arial" w:cs="Arial"/>
          <w:i w:val="0"/>
          <w:szCs w:val="24"/>
        </w:rPr>
        <w:t xml:space="preserve"> de la red. </w:t>
      </w:r>
      <w:r w:rsidRPr="00751A8E">
        <w:rPr>
          <w:rFonts w:ascii="Arial" w:hAnsi="Arial" w:cs="Arial"/>
          <w:i w:val="0"/>
          <w:szCs w:val="24"/>
        </w:rPr>
        <w:tab/>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Luego se le asignan etiquetas a cada flujo </w:t>
      </w:r>
      <w:proofErr w:type="spellStart"/>
      <w:r w:rsidRPr="00751A8E">
        <w:rPr>
          <w:rFonts w:ascii="Arial" w:hAnsi="Arial" w:cs="Arial"/>
          <w:i w:val="0"/>
          <w:szCs w:val="24"/>
        </w:rPr>
        <w:t>FEC</w:t>
      </w:r>
      <w:proofErr w:type="spellEnd"/>
      <w:r w:rsidRPr="00751A8E">
        <w:rPr>
          <w:rFonts w:ascii="Arial" w:hAnsi="Arial" w:cs="Arial"/>
          <w:i w:val="0"/>
          <w:szCs w:val="24"/>
        </w:rPr>
        <w:t xml:space="preserve"> particular para evitar el uso de etiquetas globales que dificultan el manejo y la cantidad de las mismas. Por esta razón las etiquetas solo hacen referencia al flujo específico. La asignación de nombres y rutas se puede realizar manualmente o bien se puede utilizar el protocolo de distribución de etiquetas (</w:t>
      </w:r>
      <w:proofErr w:type="spellStart"/>
      <w:r w:rsidRPr="00751A8E">
        <w:rPr>
          <w:rFonts w:ascii="Arial" w:hAnsi="Arial" w:cs="Arial"/>
          <w:i w:val="0"/>
          <w:szCs w:val="24"/>
        </w:rPr>
        <w:t>LDP</w:t>
      </w:r>
      <w:proofErr w:type="spellEnd"/>
      <w:r w:rsidRPr="00751A8E">
        <w:rPr>
          <w:rFonts w:ascii="Arial" w:hAnsi="Arial" w:cs="Arial"/>
          <w:i w:val="0"/>
          <w:szCs w:val="24"/>
        </w:rPr>
        <w:t>).</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lastRenderedPageBreak/>
        <w:t xml:space="preserve">En esta sección el paquete entra al dominio MPLS mediante un </w:t>
      </w:r>
      <w:proofErr w:type="spellStart"/>
      <w:r w:rsidRPr="00751A8E">
        <w:rPr>
          <w:rFonts w:ascii="Arial" w:hAnsi="Arial" w:cs="Arial"/>
          <w:i w:val="0"/>
          <w:szCs w:val="24"/>
        </w:rPr>
        <w:t>LSR</w:t>
      </w:r>
      <w:proofErr w:type="spellEnd"/>
      <w:r w:rsidRPr="00751A8E">
        <w:rPr>
          <w:rFonts w:ascii="Arial" w:hAnsi="Arial" w:cs="Arial"/>
          <w:i w:val="0"/>
          <w:szCs w:val="24"/>
        </w:rPr>
        <w:t xml:space="preserve"> frontera que determina que servicios de red requiere, definiendo así su </w:t>
      </w:r>
      <w:proofErr w:type="spellStart"/>
      <w:r w:rsidRPr="00751A8E">
        <w:rPr>
          <w:rFonts w:ascii="Arial" w:hAnsi="Arial" w:cs="Arial"/>
          <w:i w:val="0"/>
          <w:szCs w:val="24"/>
        </w:rPr>
        <w:t>QoS</w:t>
      </w:r>
      <w:proofErr w:type="spellEnd"/>
      <w:r w:rsidRPr="00751A8E">
        <w:rPr>
          <w:rFonts w:ascii="Arial" w:hAnsi="Arial" w:cs="Arial"/>
          <w:i w:val="0"/>
          <w:szCs w:val="24"/>
        </w:rPr>
        <w:t xml:space="preserve">. Al terminar dicha asignación el </w:t>
      </w:r>
      <w:proofErr w:type="spellStart"/>
      <w:r w:rsidRPr="00751A8E">
        <w:rPr>
          <w:rFonts w:ascii="Arial" w:hAnsi="Arial" w:cs="Arial"/>
          <w:i w:val="0"/>
          <w:szCs w:val="24"/>
        </w:rPr>
        <w:t>LSR</w:t>
      </w:r>
      <w:proofErr w:type="spellEnd"/>
      <w:r w:rsidRPr="00751A8E">
        <w:rPr>
          <w:rFonts w:ascii="Arial" w:hAnsi="Arial" w:cs="Arial"/>
          <w:i w:val="0"/>
          <w:szCs w:val="24"/>
        </w:rPr>
        <w:t xml:space="preserve"> asigna el paquete a una </w:t>
      </w:r>
      <w:proofErr w:type="spellStart"/>
      <w:r w:rsidRPr="00751A8E">
        <w:rPr>
          <w:rFonts w:ascii="Arial" w:hAnsi="Arial" w:cs="Arial"/>
          <w:i w:val="0"/>
          <w:szCs w:val="24"/>
        </w:rPr>
        <w:t>FEC</w:t>
      </w:r>
      <w:proofErr w:type="spellEnd"/>
      <w:r w:rsidRPr="00751A8E">
        <w:rPr>
          <w:rFonts w:ascii="Arial" w:hAnsi="Arial" w:cs="Arial"/>
          <w:i w:val="0"/>
          <w:szCs w:val="24"/>
        </w:rPr>
        <w:t xml:space="preserve"> y a un </w:t>
      </w:r>
      <w:proofErr w:type="spellStart"/>
      <w:r w:rsidRPr="00751A8E">
        <w:rPr>
          <w:rFonts w:ascii="Arial" w:hAnsi="Arial" w:cs="Arial"/>
          <w:i w:val="0"/>
          <w:szCs w:val="24"/>
        </w:rPr>
        <w:t>LSP</w:t>
      </w:r>
      <w:proofErr w:type="spellEnd"/>
      <w:r w:rsidRPr="00751A8E">
        <w:rPr>
          <w:rFonts w:ascii="Arial" w:hAnsi="Arial" w:cs="Arial"/>
          <w:i w:val="0"/>
          <w:szCs w:val="24"/>
        </w:rPr>
        <w:t xml:space="preserve"> particular, lo etiqueta y los envía.  Si no existe ningún </w:t>
      </w:r>
      <w:proofErr w:type="spellStart"/>
      <w:r w:rsidRPr="00751A8E">
        <w:rPr>
          <w:rFonts w:ascii="Arial" w:hAnsi="Arial" w:cs="Arial"/>
          <w:i w:val="0"/>
          <w:szCs w:val="24"/>
        </w:rPr>
        <w:t>LSP</w:t>
      </w:r>
      <w:proofErr w:type="spellEnd"/>
      <w:r w:rsidRPr="00751A8E">
        <w:rPr>
          <w:rFonts w:ascii="Arial" w:hAnsi="Arial" w:cs="Arial"/>
          <w:i w:val="0"/>
          <w:szCs w:val="24"/>
        </w:rPr>
        <w:t xml:space="preserve">, el router frontera trabaja en conjunto con los demás </w:t>
      </w:r>
      <w:proofErr w:type="spellStart"/>
      <w:r w:rsidRPr="00751A8E">
        <w:rPr>
          <w:rFonts w:ascii="Arial" w:hAnsi="Arial" w:cs="Arial"/>
          <w:i w:val="0"/>
          <w:szCs w:val="24"/>
        </w:rPr>
        <w:t>LSRs</w:t>
      </w:r>
      <w:proofErr w:type="spellEnd"/>
      <w:r w:rsidRPr="00751A8E">
        <w:rPr>
          <w:rFonts w:ascii="Arial" w:hAnsi="Arial" w:cs="Arial"/>
          <w:i w:val="0"/>
          <w:szCs w:val="24"/>
        </w:rPr>
        <w:t xml:space="preserve"> para definirlo.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En este momento el paquete ya está dentro del dominio MPLS, cuando los </w:t>
      </w:r>
      <w:r w:rsidR="007B1D4E" w:rsidRPr="00751A8E">
        <w:rPr>
          <w:rFonts w:ascii="Arial" w:hAnsi="Arial" w:cs="Arial"/>
          <w:i w:val="0"/>
          <w:szCs w:val="24"/>
        </w:rPr>
        <w:t>enrutador</w:t>
      </w:r>
      <w:r w:rsidRPr="00751A8E">
        <w:rPr>
          <w:rFonts w:ascii="Arial" w:hAnsi="Arial" w:cs="Arial"/>
          <w:i w:val="0"/>
          <w:szCs w:val="24"/>
        </w:rPr>
        <w:t xml:space="preserve"> contiguos del </w:t>
      </w:r>
      <w:proofErr w:type="spellStart"/>
      <w:r w:rsidRPr="00751A8E">
        <w:rPr>
          <w:rFonts w:ascii="Arial" w:hAnsi="Arial" w:cs="Arial"/>
          <w:i w:val="0"/>
          <w:szCs w:val="24"/>
        </w:rPr>
        <w:t>LSR</w:t>
      </w:r>
      <w:proofErr w:type="spellEnd"/>
      <w:r w:rsidRPr="00751A8E">
        <w:rPr>
          <w:rFonts w:ascii="Arial" w:hAnsi="Arial" w:cs="Arial"/>
          <w:i w:val="0"/>
          <w:szCs w:val="24"/>
        </w:rPr>
        <w:t xml:space="preserve"> reciben el paquete se llevan a cabo los siguientes procesos:  </w:t>
      </w:r>
    </w:p>
    <w:p w:rsidR="00BB0DE3" w:rsidRDefault="00F559DF" w:rsidP="00366EFD">
      <w:pPr>
        <w:pStyle w:val="Prrafodelista"/>
        <w:numPr>
          <w:ilvl w:val="0"/>
          <w:numId w:val="10"/>
        </w:numPr>
        <w:spacing w:afterLines="50" w:line="360" w:lineRule="auto"/>
        <w:ind w:firstLine="0"/>
        <w:jc w:val="both"/>
        <w:rPr>
          <w:rFonts w:ascii="Arial" w:hAnsi="Arial" w:cs="Arial"/>
          <w:sz w:val="24"/>
          <w:szCs w:val="24"/>
        </w:rPr>
      </w:pPr>
      <w:r w:rsidRPr="00751A8E">
        <w:rPr>
          <w:rFonts w:ascii="Arial" w:hAnsi="Arial" w:cs="Arial"/>
          <w:sz w:val="24"/>
          <w:szCs w:val="24"/>
        </w:rPr>
        <w:t>Se desecha la etiqueta de entrada y se le añade la nueva etiqueta de salida al paquete.</w:t>
      </w:r>
    </w:p>
    <w:p w:rsidR="00BB0DE3" w:rsidRDefault="00F559DF" w:rsidP="00366EFD">
      <w:pPr>
        <w:pStyle w:val="Prrafodelista"/>
        <w:numPr>
          <w:ilvl w:val="0"/>
          <w:numId w:val="10"/>
        </w:numPr>
        <w:spacing w:afterLines="50" w:line="360" w:lineRule="auto"/>
        <w:ind w:firstLine="0"/>
        <w:jc w:val="both"/>
        <w:rPr>
          <w:rFonts w:ascii="Arial" w:hAnsi="Arial" w:cs="Arial"/>
          <w:sz w:val="24"/>
          <w:szCs w:val="24"/>
        </w:rPr>
      </w:pPr>
      <w:r w:rsidRPr="00751A8E">
        <w:rPr>
          <w:rFonts w:ascii="Arial" w:hAnsi="Arial" w:cs="Arial"/>
          <w:sz w:val="24"/>
          <w:szCs w:val="24"/>
        </w:rPr>
        <w:t xml:space="preserve">Se envía el paquete al siguiente </w:t>
      </w:r>
      <w:proofErr w:type="spellStart"/>
      <w:r w:rsidRPr="00751A8E">
        <w:rPr>
          <w:rFonts w:ascii="Arial" w:hAnsi="Arial" w:cs="Arial"/>
          <w:sz w:val="24"/>
          <w:szCs w:val="24"/>
        </w:rPr>
        <w:t>LSR</w:t>
      </w:r>
      <w:proofErr w:type="spellEnd"/>
      <w:r w:rsidRPr="00751A8E">
        <w:rPr>
          <w:rFonts w:ascii="Arial" w:hAnsi="Arial" w:cs="Arial"/>
          <w:sz w:val="24"/>
          <w:szCs w:val="24"/>
        </w:rPr>
        <w:t xml:space="preserve"> dentro de </w:t>
      </w:r>
      <w:proofErr w:type="spellStart"/>
      <w:r w:rsidRPr="00751A8E">
        <w:rPr>
          <w:rFonts w:ascii="Arial" w:hAnsi="Arial" w:cs="Arial"/>
          <w:sz w:val="24"/>
          <w:szCs w:val="24"/>
        </w:rPr>
        <w:t>LSP</w:t>
      </w:r>
      <w:proofErr w:type="spellEnd"/>
      <w:r w:rsidRPr="00751A8E">
        <w:rPr>
          <w:rFonts w:ascii="Arial" w:hAnsi="Arial" w:cs="Arial"/>
          <w:sz w:val="24"/>
          <w:szCs w:val="24"/>
        </w:rPr>
        <w:t>.</w:t>
      </w:r>
    </w:p>
    <w:p w:rsidR="00730310"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El </w:t>
      </w:r>
      <w:proofErr w:type="spellStart"/>
      <w:r w:rsidRPr="00751A8E">
        <w:rPr>
          <w:rFonts w:ascii="Arial" w:hAnsi="Arial" w:cs="Arial"/>
          <w:i w:val="0"/>
          <w:szCs w:val="24"/>
        </w:rPr>
        <w:t>LSR</w:t>
      </w:r>
      <w:proofErr w:type="spellEnd"/>
      <w:r w:rsidRPr="00751A8E">
        <w:rPr>
          <w:rFonts w:ascii="Arial" w:hAnsi="Arial" w:cs="Arial"/>
          <w:i w:val="0"/>
          <w:szCs w:val="24"/>
        </w:rPr>
        <w:t xml:space="preserve"> de salida “abre” la etiqueta y lee el encabezado IP para enviarlo al destino final. </w:t>
      </w:r>
    </w:p>
    <w:p w:rsidR="00730310" w:rsidRDefault="00F559DF" w:rsidP="004148B0">
      <w:pPr>
        <w:spacing w:line="480" w:lineRule="auto"/>
        <w:jc w:val="both"/>
        <w:rPr>
          <w:rFonts w:ascii="Arial" w:hAnsi="Arial" w:cs="Arial"/>
          <w:i w:val="0"/>
          <w:szCs w:val="24"/>
        </w:rPr>
      </w:pPr>
      <w:r w:rsidRPr="006C33BD">
        <w:rPr>
          <w:rFonts w:ascii="Arial" w:hAnsi="Arial" w:cs="Arial"/>
          <w:i w:val="0"/>
        </w:rPr>
        <w:t>2.2.7.</w:t>
      </w:r>
      <w:r w:rsidR="00D0130D">
        <w:rPr>
          <w:rFonts w:ascii="Arial" w:hAnsi="Arial" w:cs="Arial"/>
          <w:i w:val="0"/>
        </w:rPr>
        <w:t>-</w:t>
      </w:r>
      <w:r w:rsidRPr="006C33BD">
        <w:rPr>
          <w:rFonts w:ascii="Arial" w:hAnsi="Arial" w:cs="Arial"/>
          <w:i w:val="0"/>
        </w:rPr>
        <w:t xml:space="preserve"> Ventajas especificas de MPLS</w:t>
      </w:r>
    </w:p>
    <w:p w:rsidR="00730310" w:rsidRDefault="00F559DF" w:rsidP="00366EFD">
      <w:pPr>
        <w:pStyle w:val="NormalWeb"/>
        <w:spacing w:before="0" w:beforeAutospacing="0" w:afterLines="50" w:afterAutospacing="0" w:line="360" w:lineRule="auto"/>
        <w:ind w:firstLine="284"/>
        <w:jc w:val="both"/>
        <w:rPr>
          <w:rFonts w:ascii="Arial" w:hAnsi="Arial" w:cs="Arial"/>
        </w:rPr>
      </w:pPr>
      <w:r w:rsidRPr="00187CBE">
        <w:rPr>
          <w:rFonts w:ascii="Arial" w:hAnsi="Arial" w:cs="Arial"/>
        </w:rPr>
        <w:t>Según Morales (2006), en este momento ya es posible identificar algunas de las ventajas internas más importantes</w:t>
      </w:r>
      <w:r w:rsidRPr="00751A8E">
        <w:rPr>
          <w:rFonts w:ascii="Arial" w:hAnsi="Arial" w:cs="Arial"/>
        </w:rPr>
        <w:t xml:space="preserve"> que MPLS presenta:</w:t>
      </w:r>
    </w:p>
    <w:p w:rsidR="00730310" w:rsidRDefault="00F559DF" w:rsidP="00366EFD">
      <w:pPr>
        <w:pStyle w:val="NormalWeb"/>
        <w:numPr>
          <w:ilvl w:val="0"/>
          <w:numId w:val="8"/>
        </w:numPr>
        <w:spacing w:before="0" w:beforeAutospacing="0" w:afterLines="50" w:afterAutospacing="0" w:line="360" w:lineRule="auto"/>
        <w:ind w:firstLine="0"/>
        <w:jc w:val="both"/>
        <w:rPr>
          <w:rFonts w:ascii="Arial" w:hAnsi="Arial" w:cs="Arial"/>
        </w:rPr>
      </w:pPr>
      <w:r w:rsidRPr="00751A8E">
        <w:rPr>
          <w:rFonts w:ascii="Arial" w:hAnsi="Arial" w:cs="Arial"/>
        </w:rPr>
        <w:t xml:space="preserve">Un domino MPLS consiste de una serie de </w:t>
      </w:r>
      <w:r w:rsidR="007B1D4E" w:rsidRPr="00751A8E">
        <w:rPr>
          <w:rFonts w:ascii="Arial" w:hAnsi="Arial" w:cs="Arial"/>
        </w:rPr>
        <w:t>enrutador</w:t>
      </w:r>
      <w:r w:rsidRPr="00751A8E">
        <w:rPr>
          <w:rFonts w:ascii="Arial" w:hAnsi="Arial" w:cs="Arial"/>
        </w:rPr>
        <w:t xml:space="preserve"> habilitados con MPLS continuos. El tráfico puede entrar por un punto final físicamente conectado a la red, o por otro router que no sea MPLS y que esté conectado a una red de computadoras sin conexión directa a la nube MPLS.</w:t>
      </w:r>
    </w:p>
    <w:p w:rsidR="00730310" w:rsidRDefault="00F559DF" w:rsidP="00366EFD">
      <w:pPr>
        <w:pStyle w:val="NormalWeb"/>
        <w:numPr>
          <w:ilvl w:val="0"/>
          <w:numId w:val="8"/>
        </w:numPr>
        <w:spacing w:before="0" w:beforeAutospacing="0" w:afterLines="50" w:afterAutospacing="0" w:line="360" w:lineRule="auto"/>
        <w:ind w:firstLine="0"/>
        <w:jc w:val="both"/>
        <w:rPr>
          <w:rFonts w:ascii="Arial" w:hAnsi="Arial" w:cs="Arial"/>
        </w:rPr>
      </w:pPr>
      <w:r w:rsidRPr="00751A8E">
        <w:rPr>
          <w:rFonts w:ascii="Arial" w:hAnsi="Arial" w:cs="Arial"/>
        </w:rPr>
        <w:t>Se puede definir un comportamiento por salto (</w:t>
      </w:r>
      <w:proofErr w:type="spellStart"/>
      <w:r w:rsidRPr="00751A8E">
        <w:rPr>
          <w:rFonts w:ascii="Arial" w:hAnsi="Arial" w:cs="Arial"/>
        </w:rPr>
        <w:t>PHB</w:t>
      </w:r>
      <w:proofErr w:type="spellEnd"/>
      <w:r w:rsidRPr="00751A8E">
        <w:rPr>
          <w:rFonts w:ascii="Arial" w:hAnsi="Arial" w:cs="Arial"/>
        </w:rPr>
        <w:t xml:space="preserve">) diferente en cada router de la </w:t>
      </w:r>
      <w:proofErr w:type="spellStart"/>
      <w:r w:rsidRPr="00751A8E">
        <w:rPr>
          <w:rFonts w:ascii="Arial" w:hAnsi="Arial" w:cs="Arial"/>
        </w:rPr>
        <w:t>FEC</w:t>
      </w:r>
      <w:proofErr w:type="spellEnd"/>
      <w:r w:rsidRPr="00751A8E">
        <w:rPr>
          <w:rFonts w:ascii="Arial" w:hAnsi="Arial" w:cs="Arial"/>
        </w:rPr>
        <w:t xml:space="preserve">. El </w:t>
      </w:r>
      <w:proofErr w:type="spellStart"/>
      <w:r w:rsidRPr="00751A8E">
        <w:rPr>
          <w:rFonts w:ascii="Arial" w:hAnsi="Arial" w:cs="Arial"/>
        </w:rPr>
        <w:t>PHB</w:t>
      </w:r>
      <w:proofErr w:type="spellEnd"/>
      <w:r w:rsidRPr="00751A8E">
        <w:rPr>
          <w:rFonts w:ascii="Arial" w:hAnsi="Arial" w:cs="Arial"/>
        </w:rPr>
        <w:t xml:space="preserve"> (Per Hop </w:t>
      </w:r>
      <w:proofErr w:type="spellStart"/>
      <w:r w:rsidRPr="00751A8E">
        <w:rPr>
          <w:rFonts w:ascii="Arial" w:hAnsi="Arial" w:cs="Arial"/>
        </w:rPr>
        <w:t>Behaviour</w:t>
      </w:r>
      <w:proofErr w:type="spellEnd"/>
      <w:r w:rsidRPr="00751A8E">
        <w:rPr>
          <w:rFonts w:ascii="Arial" w:hAnsi="Arial" w:cs="Arial"/>
        </w:rPr>
        <w:t>) define la prioridad en la cola y las políticas de desechado de los paquetes.</w:t>
      </w:r>
    </w:p>
    <w:p w:rsidR="00730310" w:rsidRDefault="00F559DF" w:rsidP="00366EFD">
      <w:pPr>
        <w:pStyle w:val="NormalWeb"/>
        <w:numPr>
          <w:ilvl w:val="0"/>
          <w:numId w:val="9"/>
        </w:numPr>
        <w:spacing w:before="0" w:beforeAutospacing="0" w:afterLines="50" w:afterAutospacing="0" w:line="360" w:lineRule="auto"/>
        <w:ind w:firstLine="0"/>
        <w:jc w:val="both"/>
        <w:rPr>
          <w:rFonts w:ascii="Arial" w:hAnsi="Arial" w:cs="Arial"/>
        </w:rPr>
      </w:pPr>
      <w:r w:rsidRPr="00751A8E">
        <w:rPr>
          <w:rFonts w:ascii="Arial" w:hAnsi="Arial" w:cs="Arial"/>
        </w:rPr>
        <w:t xml:space="preserve">Para determinar el </w:t>
      </w:r>
      <w:proofErr w:type="spellStart"/>
      <w:r w:rsidRPr="00751A8E">
        <w:rPr>
          <w:rFonts w:ascii="Arial" w:hAnsi="Arial" w:cs="Arial"/>
        </w:rPr>
        <w:t>FEC</w:t>
      </w:r>
      <w:proofErr w:type="spellEnd"/>
      <w:r w:rsidRPr="00751A8E">
        <w:rPr>
          <w:rFonts w:ascii="Arial" w:hAnsi="Arial" w:cs="Arial"/>
        </w:rPr>
        <w:t xml:space="preserve"> se pueden utilizar varios parámetros que define el administrado de la red.</w:t>
      </w:r>
    </w:p>
    <w:p w:rsidR="00730310" w:rsidRDefault="00F559DF" w:rsidP="00366EFD">
      <w:pPr>
        <w:pStyle w:val="NormalWeb"/>
        <w:numPr>
          <w:ilvl w:val="0"/>
          <w:numId w:val="11"/>
        </w:numPr>
        <w:spacing w:before="0" w:beforeAutospacing="0" w:afterLines="50" w:afterAutospacing="0" w:line="360" w:lineRule="auto"/>
        <w:ind w:firstLine="0"/>
        <w:jc w:val="both"/>
        <w:rPr>
          <w:rFonts w:ascii="Arial" w:hAnsi="Arial" w:cs="Arial"/>
        </w:rPr>
      </w:pPr>
      <w:r w:rsidRPr="00751A8E">
        <w:rPr>
          <w:rFonts w:ascii="Arial" w:hAnsi="Arial" w:cs="Arial"/>
        </w:rPr>
        <w:t>Dirección IP fuente o destino y/o las direcciones IP de la red.</w:t>
      </w:r>
    </w:p>
    <w:p w:rsidR="00730310" w:rsidRDefault="00F559DF" w:rsidP="00366EFD">
      <w:pPr>
        <w:pStyle w:val="NormalWeb"/>
        <w:numPr>
          <w:ilvl w:val="0"/>
          <w:numId w:val="11"/>
        </w:numPr>
        <w:spacing w:before="0" w:beforeAutospacing="0" w:afterLines="50" w:afterAutospacing="0" w:line="360" w:lineRule="auto"/>
        <w:ind w:firstLine="0"/>
        <w:jc w:val="both"/>
        <w:rPr>
          <w:rFonts w:ascii="Arial" w:hAnsi="Arial" w:cs="Arial"/>
        </w:rPr>
      </w:pPr>
      <w:r w:rsidRPr="00751A8E">
        <w:rPr>
          <w:rFonts w:ascii="Arial" w:hAnsi="Arial" w:cs="Arial"/>
        </w:rPr>
        <w:t xml:space="preserve">Utilizar el id del protocolo IP. </w:t>
      </w:r>
    </w:p>
    <w:p w:rsidR="00730310" w:rsidRDefault="007314C9" w:rsidP="00366EFD">
      <w:pPr>
        <w:pStyle w:val="NormalWeb"/>
        <w:numPr>
          <w:ilvl w:val="0"/>
          <w:numId w:val="12"/>
        </w:numPr>
        <w:spacing w:before="0" w:beforeAutospacing="0" w:afterLines="50" w:afterAutospacing="0" w:line="360" w:lineRule="auto"/>
        <w:ind w:firstLine="0"/>
        <w:jc w:val="both"/>
        <w:rPr>
          <w:rFonts w:ascii="Arial" w:hAnsi="Arial" w:cs="Arial"/>
        </w:rPr>
      </w:pPr>
      <w:r>
        <w:rPr>
          <w:rFonts w:ascii="Arial" w:hAnsi="Arial" w:cs="Arial"/>
        </w:rPr>
        <w:lastRenderedPageBreak/>
        <w:t>E</w:t>
      </w:r>
      <w:r w:rsidR="00F559DF" w:rsidRPr="00751A8E">
        <w:rPr>
          <w:rFonts w:ascii="Arial" w:hAnsi="Arial" w:cs="Arial"/>
        </w:rPr>
        <w:t xml:space="preserve">tiqueta de flujo IPv6 </w:t>
      </w:r>
    </w:p>
    <w:p w:rsidR="00730310" w:rsidRDefault="007314C9" w:rsidP="00366EFD">
      <w:pPr>
        <w:pStyle w:val="NormalWeb"/>
        <w:numPr>
          <w:ilvl w:val="0"/>
          <w:numId w:val="12"/>
        </w:numPr>
        <w:spacing w:before="0" w:beforeAutospacing="0" w:afterLines="50" w:afterAutospacing="0" w:line="360" w:lineRule="auto"/>
        <w:ind w:firstLine="0"/>
        <w:jc w:val="both"/>
        <w:rPr>
          <w:rFonts w:ascii="Arial" w:hAnsi="Arial" w:cs="Arial"/>
        </w:rPr>
      </w:pPr>
      <w:r>
        <w:rPr>
          <w:rFonts w:ascii="Arial" w:hAnsi="Arial" w:cs="Arial"/>
        </w:rPr>
        <w:t>Nú</w:t>
      </w:r>
      <w:r w:rsidR="00F559DF" w:rsidRPr="00751A8E">
        <w:rPr>
          <w:rFonts w:ascii="Arial" w:hAnsi="Arial" w:cs="Arial"/>
        </w:rPr>
        <w:t>mero de puerto de la fuente o del destino.</w:t>
      </w:r>
    </w:p>
    <w:p w:rsidR="00730310" w:rsidRDefault="00F559DF" w:rsidP="00366EFD">
      <w:pPr>
        <w:pStyle w:val="NormalWeb"/>
        <w:numPr>
          <w:ilvl w:val="0"/>
          <w:numId w:val="12"/>
        </w:numPr>
        <w:spacing w:before="0" w:beforeAutospacing="0" w:afterLines="50" w:afterAutospacing="0" w:line="360" w:lineRule="auto"/>
        <w:ind w:firstLine="0"/>
        <w:jc w:val="both"/>
        <w:rPr>
          <w:rFonts w:ascii="Arial" w:hAnsi="Arial" w:cs="Arial"/>
        </w:rPr>
      </w:pPr>
      <w:r w:rsidRPr="00751A8E">
        <w:rPr>
          <w:rFonts w:ascii="Arial" w:hAnsi="Arial" w:cs="Arial"/>
        </w:rPr>
        <w:t>El punto de código (</w:t>
      </w:r>
      <w:proofErr w:type="spellStart"/>
      <w:r w:rsidRPr="00751A8E">
        <w:rPr>
          <w:rFonts w:ascii="Arial" w:hAnsi="Arial" w:cs="Arial"/>
        </w:rPr>
        <w:t>codepoint</w:t>
      </w:r>
      <w:proofErr w:type="spellEnd"/>
      <w:r w:rsidRPr="00751A8E">
        <w:rPr>
          <w:rFonts w:ascii="Arial" w:hAnsi="Arial" w:cs="Arial"/>
        </w:rPr>
        <w:t>) de los servicios diferenciados (</w:t>
      </w:r>
      <w:proofErr w:type="spellStart"/>
      <w:r w:rsidRPr="00751A8E">
        <w:rPr>
          <w:rFonts w:ascii="Arial" w:hAnsi="Arial" w:cs="Arial"/>
        </w:rPr>
        <w:t>DSCP</w:t>
      </w:r>
      <w:proofErr w:type="spellEnd"/>
      <w:r w:rsidRPr="00751A8E">
        <w:rPr>
          <w:rFonts w:ascii="Arial" w:hAnsi="Arial" w:cs="Arial"/>
        </w:rPr>
        <w:t>).</w:t>
      </w:r>
    </w:p>
    <w:p w:rsidR="00730310" w:rsidRDefault="00F559DF" w:rsidP="00366EFD">
      <w:pPr>
        <w:pStyle w:val="NormalWeb"/>
        <w:numPr>
          <w:ilvl w:val="0"/>
          <w:numId w:val="9"/>
        </w:numPr>
        <w:spacing w:before="0" w:beforeAutospacing="0" w:afterLines="50" w:afterAutospacing="0" w:line="360" w:lineRule="auto"/>
        <w:ind w:firstLine="0"/>
        <w:jc w:val="both"/>
        <w:rPr>
          <w:rFonts w:ascii="Arial" w:hAnsi="Arial" w:cs="Arial"/>
        </w:rPr>
      </w:pPr>
      <w:r w:rsidRPr="00751A8E">
        <w:rPr>
          <w:rFonts w:ascii="Arial" w:hAnsi="Arial" w:cs="Arial"/>
        </w:rPr>
        <w:t>El reenvió de información se lleva a cabo mediante una búsqueda simple (</w:t>
      </w:r>
      <w:proofErr w:type="spellStart"/>
      <w:r w:rsidRPr="00751A8E">
        <w:rPr>
          <w:rFonts w:ascii="Arial" w:hAnsi="Arial" w:cs="Arial"/>
        </w:rPr>
        <w:t>LOOKUP</w:t>
      </w:r>
      <w:proofErr w:type="spellEnd"/>
      <w:r w:rsidRPr="00751A8E">
        <w:rPr>
          <w:rFonts w:ascii="Arial" w:hAnsi="Arial" w:cs="Arial"/>
        </w:rPr>
        <w:t>) en una tabla predefinida que enlaza los valores de las etiquetas con las direcciones del siguiente salto (</w:t>
      </w:r>
      <w:proofErr w:type="spellStart"/>
      <w:r w:rsidRPr="00751A8E">
        <w:rPr>
          <w:rFonts w:ascii="Arial" w:hAnsi="Arial" w:cs="Arial"/>
        </w:rPr>
        <w:t>next</w:t>
      </w:r>
      <w:proofErr w:type="spellEnd"/>
      <w:r w:rsidRPr="00751A8E">
        <w:rPr>
          <w:rFonts w:ascii="Arial" w:hAnsi="Arial" w:cs="Arial"/>
        </w:rPr>
        <w:t xml:space="preserve"> hop).</w:t>
      </w:r>
    </w:p>
    <w:p w:rsidR="00730310" w:rsidRDefault="00F559DF" w:rsidP="00366EFD">
      <w:pPr>
        <w:pStyle w:val="NormalWeb"/>
        <w:numPr>
          <w:ilvl w:val="0"/>
          <w:numId w:val="9"/>
        </w:numPr>
        <w:spacing w:before="0" w:beforeAutospacing="0" w:afterLines="200" w:afterAutospacing="0" w:line="360" w:lineRule="auto"/>
        <w:ind w:firstLine="0"/>
        <w:jc w:val="both"/>
        <w:rPr>
          <w:rFonts w:ascii="Arial" w:hAnsi="Arial" w:cs="Arial"/>
        </w:rPr>
      </w:pPr>
      <w:r w:rsidRPr="00751A8E">
        <w:rPr>
          <w:rFonts w:ascii="Arial" w:hAnsi="Arial" w:cs="Arial"/>
        </w:rPr>
        <w:t xml:space="preserve">Los paquetes enviados de mismos </w:t>
      </w:r>
      <w:proofErr w:type="spellStart"/>
      <w:r w:rsidRPr="00751A8E">
        <w:rPr>
          <w:rFonts w:ascii="Arial" w:hAnsi="Arial" w:cs="Arial"/>
        </w:rPr>
        <w:t>endpoint</w:t>
      </w:r>
      <w:proofErr w:type="spellEnd"/>
      <w:r w:rsidRPr="00751A8E">
        <w:rPr>
          <w:rFonts w:ascii="Arial" w:hAnsi="Arial" w:cs="Arial"/>
        </w:rPr>
        <w:t xml:space="preserve"> pueden tener diferentes </w:t>
      </w:r>
      <w:proofErr w:type="spellStart"/>
      <w:r w:rsidRPr="00751A8E">
        <w:rPr>
          <w:rFonts w:ascii="Arial" w:hAnsi="Arial" w:cs="Arial"/>
        </w:rPr>
        <w:t>FEC</w:t>
      </w:r>
      <w:proofErr w:type="spellEnd"/>
      <w:r w:rsidRPr="00751A8E">
        <w:rPr>
          <w:rFonts w:ascii="Arial" w:hAnsi="Arial" w:cs="Arial"/>
        </w:rPr>
        <w:t xml:space="preserve">, por lo que las etiquetas serán diferentes y tendrán un </w:t>
      </w:r>
      <w:proofErr w:type="spellStart"/>
      <w:r w:rsidRPr="00751A8E">
        <w:rPr>
          <w:rFonts w:ascii="Arial" w:hAnsi="Arial" w:cs="Arial"/>
        </w:rPr>
        <w:t>PHB</w:t>
      </w:r>
      <w:proofErr w:type="spellEnd"/>
      <w:r w:rsidRPr="00751A8E">
        <w:rPr>
          <w:rFonts w:ascii="Arial" w:hAnsi="Arial" w:cs="Arial"/>
        </w:rPr>
        <w:t xml:space="preserve"> distinto en cada </w:t>
      </w:r>
      <w:proofErr w:type="spellStart"/>
      <w:r w:rsidRPr="00751A8E">
        <w:rPr>
          <w:rFonts w:ascii="Arial" w:hAnsi="Arial" w:cs="Arial"/>
        </w:rPr>
        <w:t>LSR</w:t>
      </w:r>
      <w:proofErr w:type="spellEnd"/>
      <w:r w:rsidRPr="00751A8E">
        <w:rPr>
          <w:rFonts w:ascii="Arial" w:hAnsi="Arial" w:cs="Arial"/>
        </w:rPr>
        <w:t>. Esto puede generar diferentes flujos en la misma red.</w:t>
      </w:r>
    </w:p>
    <w:p w:rsidR="00730310" w:rsidRDefault="00F559DF" w:rsidP="00C24025">
      <w:pPr>
        <w:pStyle w:val="NormalWeb"/>
        <w:spacing w:before="0" w:beforeAutospacing="0" w:after="0" w:afterAutospacing="0" w:line="480" w:lineRule="auto"/>
        <w:rPr>
          <w:rFonts w:ascii="Arial" w:hAnsi="Arial" w:cs="Arial"/>
        </w:rPr>
      </w:pPr>
      <w:r w:rsidRPr="00490F99">
        <w:rPr>
          <w:rFonts w:ascii="Arial" w:hAnsi="Arial" w:cs="Arial"/>
        </w:rPr>
        <w:t>2.2.8.</w:t>
      </w:r>
      <w:r w:rsidR="00D0130D">
        <w:rPr>
          <w:rFonts w:ascii="Arial" w:hAnsi="Arial" w:cs="Arial"/>
        </w:rPr>
        <w:t>-</w:t>
      </w:r>
      <w:r w:rsidRPr="00490F99">
        <w:rPr>
          <w:rFonts w:ascii="Arial" w:hAnsi="Arial" w:cs="Arial"/>
        </w:rPr>
        <w:t xml:space="preserve"> Manejo de colas y etiquetas</w:t>
      </w:r>
    </w:p>
    <w:p w:rsidR="00730310" w:rsidRDefault="00490F99" w:rsidP="00366EFD">
      <w:pPr>
        <w:pStyle w:val="NormalWeb"/>
        <w:spacing w:afterLines="50" w:afterAutospacing="0" w:line="360" w:lineRule="auto"/>
        <w:jc w:val="center"/>
        <w:rPr>
          <w:rFonts w:ascii="Arial" w:hAnsi="Arial" w:cs="Arial"/>
          <w:i/>
        </w:rPr>
      </w:pPr>
      <w:r>
        <w:rPr>
          <w:rFonts w:ascii="Arial" w:hAnsi="Arial" w:cs="Arial"/>
          <w:b/>
          <w:noProof/>
          <w:lang w:val="es-VE" w:eastAsia="es-VE"/>
        </w:rPr>
        <w:drawing>
          <wp:inline distT="0" distB="0" distL="0" distR="0">
            <wp:extent cx="5854700" cy="3670300"/>
            <wp:effectExtent l="19050" t="0" r="0" b="0"/>
            <wp:docPr id="52" name="Imagen 14" descr="Presentació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resentación2"/>
                    <pic:cNvPicPr>
                      <a:picLocks noChangeAspect="1" noChangeArrowheads="1"/>
                    </pic:cNvPicPr>
                  </pic:nvPicPr>
                  <pic:blipFill>
                    <a:blip r:embed="rId20"/>
                    <a:srcRect/>
                    <a:stretch>
                      <a:fillRect/>
                    </a:stretch>
                  </pic:blipFill>
                  <pic:spPr bwMode="auto">
                    <a:xfrm>
                      <a:off x="0" y="0"/>
                      <a:ext cx="5854700" cy="3670300"/>
                    </a:xfrm>
                    <a:prstGeom prst="rect">
                      <a:avLst/>
                    </a:prstGeom>
                    <a:noFill/>
                  </pic:spPr>
                </pic:pic>
              </a:graphicData>
            </a:graphic>
          </wp:inline>
        </w:drawing>
      </w:r>
    </w:p>
    <w:p w:rsidR="00F559DF" w:rsidRPr="00490F99" w:rsidRDefault="00F559DF" w:rsidP="00C24025">
      <w:pPr>
        <w:pStyle w:val="NormalWeb"/>
        <w:spacing w:before="0" w:beforeAutospacing="0" w:after="0" w:afterAutospacing="0"/>
        <w:jc w:val="center"/>
        <w:rPr>
          <w:rFonts w:ascii="Arial" w:hAnsi="Arial" w:cs="Arial"/>
          <w:b/>
        </w:rPr>
      </w:pPr>
      <w:r w:rsidRPr="00490F99">
        <w:rPr>
          <w:rFonts w:ascii="Arial" w:hAnsi="Arial" w:cs="Arial"/>
        </w:rPr>
        <w:t>Imagen N° 7: Colas y Etiquetas MPLS</w:t>
      </w:r>
    </w:p>
    <w:p w:rsidR="00F559DF" w:rsidRPr="00490F99" w:rsidRDefault="007314C9" w:rsidP="00C24025">
      <w:pPr>
        <w:ind w:firstLine="284"/>
        <w:jc w:val="center"/>
        <w:rPr>
          <w:rFonts w:ascii="Arial" w:hAnsi="Arial" w:cs="Arial"/>
          <w:i w:val="0"/>
          <w:szCs w:val="24"/>
        </w:rPr>
      </w:pPr>
      <w:r w:rsidRPr="00490F99">
        <w:rPr>
          <w:rFonts w:ascii="Arial" w:hAnsi="Arial" w:cs="Arial"/>
          <w:i w:val="0"/>
          <w:szCs w:val="24"/>
        </w:rPr>
        <w:t>Fuente:</w:t>
      </w:r>
      <w:r w:rsidR="00F559DF" w:rsidRPr="00490F99">
        <w:rPr>
          <w:rFonts w:ascii="Arial" w:hAnsi="Arial" w:cs="Arial"/>
          <w:i w:val="0"/>
          <w:szCs w:val="24"/>
        </w:rPr>
        <w:t xml:space="preserve"> Morales (2006)</w:t>
      </w:r>
    </w:p>
    <w:p w:rsidR="00536937" w:rsidRPr="00751A8E" w:rsidRDefault="00F559DF" w:rsidP="00366EFD">
      <w:pPr>
        <w:pStyle w:val="NormalWeb"/>
        <w:spacing w:before="0" w:beforeAutospacing="0" w:afterLines="50" w:afterAutospacing="0" w:line="360" w:lineRule="auto"/>
        <w:ind w:firstLine="284"/>
        <w:jc w:val="both"/>
        <w:rPr>
          <w:rFonts w:ascii="Arial" w:hAnsi="Arial" w:cs="Arial"/>
        </w:rPr>
      </w:pPr>
      <w:r w:rsidRPr="00751A8E">
        <w:rPr>
          <w:rFonts w:ascii="Arial" w:hAnsi="Arial" w:cs="Arial"/>
        </w:rPr>
        <w:lastRenderedPageBreak/>
        <w:t xml:space="preserve">Como se puede observar en la figura cada </w:t>
      </w:r>
      <w:proofErr w:type="spellStart"/>
      <w:r w:rsidRPr="00751A8E">
        <w:rPr>
          <w:rFonts w:ascii="Arial" w:hAnsi="Arial" w:cs="Arial"/>
        </w:rPr>
        <w:t>LSR</w:t>
      </w:r>
      <w:proofErr w:type="spellEnd"/>
      <w:r w:rsidRPr="00751A8E">
        <w:rPr>
          <w:rFonts w:ascii="Arial" w:hAnsi="Arial" w:cs="Arial"/>
        </w:rPr>
        <w:t xml:space="preserve"> tiene una tabla de reenvió para cada </w:t>
      </w:r>
      <w:proofErr w:type="spellStart"/>
      <w:r w:rsidRPr="00751A8E">
        <w:rPr>
          <w:rFonts w:ascii="Arial" w:hAnsi="Arial" w:cs="Arial"/>
        </w:rPr>
        <w:t>LSP</w:t>
      </w:r>
      <w:proofErr w:type="spellEnd"/>
      <w:r w:rsidRPr="00751A8E">
        <w:rPr>
          <w:rFonts w:ascii="Arial" w:hAnsi="Arial" w:cs="Arial"/>
        </w:rPr>
        <w:t xml:space="preserve"> que pasa por sus interfaces. Dichas tablas manejan diferentes tipos de datos, la tabla del </w:t>
      </w:r>
      <w:proofErr w:type="spellStart"/>
      <w:r w:rsidRPr="00751A8E">
        <w:rPr>
          <w:rFonts w:ascii="Arial" w:hAnsi="Arial" w:cs="Arial"/>
        </w:rPr>
        <w:t>LSR</w:t>
      </w:r>
      <w:proofErr w:type="spellEnd"/>
      <w:r w:rsidRPr="00751A8E">
        <w:rPr>
          <w:rFonts w:ascii="Arial" w:hAnsi="Arial" w:cs="Arial"/>
        </w:rPr>
        <w:t xml:space="preserve"> de entrada maneja la </w:t>
      </w:r>
      <w:proofErr w:type="spellStart"/>
      <w:r w:rsidRPr="00751A8E">
        <w:rPr>
          <w:rFonts w:ascii="Arial" w:hAnsi="Arial" w:cs="Arial"/>
        </w:rPr>
        <w:t>FEC</w:t>
      </w:r>
      <w:proofErr w:type="spellEnd"/>
      <w:r w:rsidRPr="00751A8E">
        <w:rPr>
          <w:rFonts w:ascii="Arial" w:hAnsi="Arial" w:cs="Arial"/>
        </w:rPr>
        <w:t xml:space="preserve">, la interfaz de salida y etiqueta de salida, los </w:t>
      </w:r>
      <w:proofErr w:type="spellStart"/>
      <w:r w:rsidRPr="00751A8E">
        <w:rPr>
          <w:rFonts w:ascii="Arial" w:hAnsi="Arial" w:cs="Arial"/>
        </w:rPr>
        <w:t>LSR</w:t>
      </w:r>
      <w:proofErr w:type="spellEnd"/>
      <w:r w:rsidRPr="00751A8E">
        <w:rPr>
          <w:rFonts w:ascii="Arial" w:hAnsi="Arial" w:cs="Arial"/>
        </w:rPr>
        <w:t xml:space="preserve"> siguientes manejan etiqueta e interfaz ambas de entrada y de salida.</w:t>
      </w:r>
    </w:p>
    <w:p w:rsidR="00BB0DE3" w:rsidRDefault="00F559DF" w:rsidP="00366EFD">
      <w:pPr>
        <w:pStyle w:val="NormalWeb"/>
        <w:spacing w:before="0" w:beforeAutospacing="0" w:afterLines="50" w:afterAutospacing="0" w:line="360" w:lineRule="auto"/>
        <w:ind w:firstLine="284"/>
        <w:jc w:val="both"/>
        <w:rPr>
          <w:rFonts w:ascii="Arial" w:hAnsi="Arial" w:cs="Arial"/>
        </w:rPr>
      </w:pPr>
      <w:r w:rsidRPr="00751A8E">
        <w:rPr>
          <w:rFonts w:ascii="Arial" w:hAnsi="Arial" w:cs="Arial"/>
        </w:rPr>
        <w:t xml:space="preserve">Posteriormente se muestra como llegan los datos (a y b) sin etiqueta al </w:t>
      </w:r>
      <w:proofErr w:type="spellStart"/>
      <w:r w:rsidRPr="00751A8E">
        <w:rPr>
          <w:rFonts w:ascii="Arial" w:hAnsi="Arial" w:cs="Arial"/>
        </w:rPr>
        <w:t>LSR</w:t>
      </w:r>
      <w:proofErr w:type="spellEnd"/>
      <w:r w:rsidRPr="00751A8E">
        <w:rPr>
          <w:rFonts w:ascii="Arial" w:hAnsi="Arial" w:cs="Arial"/>
        </w:rPr>
        <w:t xml:space="preserve"> de entrada, el cual les asigna una etiqueta de salida y lo manda al siguiente  </w:t>
      </w:r>
      <w:proofErr w:type="spellStart"/>
      <w:r w:rsidRPr="00751A8E">
        <w:rPr>
          <w:rFonts w:ascii="Arial" w:hAnsi="Arial" w:cs="Arial"/>
        </w:rPr>
        <w:t>LSR</w:t>
      </w:r>
      <w:proofErr w:type="spellEnd"/>
      <w:r w:rsidRPr="00751A8E">
        <w:rPr>
          <w:rFonts w:ascii="Arial" w:hAnsi="Arial" w:cs="Arial"/>
        </w:rPr>
        <w:t xml:space="preserve"> (</w:t>
      </w:r>
      <w:proofErr w:type="spellStart"/>
      <w:r w:rsidRPr="00751A8E">
        <w:rPr>
          <w:rFonts w:ascii="Arial" w:hAnsi="Arial" w:cs="Arial"/>
        </w:rPr>
        <w:t>next</w:t>
      </w:r>
      <w:proofErr w:type="spellEnd"/>
      <w:r w:rsidRPr="00751A8E">
        <w:rPr>
          <w:rFonts w:ascii="Arial" w:hAnsi="Arial" w:cs="Arial"/>
        </w:rPr>
        <w:t xml:space="preserve"> hop </w:t>
      </w:r>
      <w:proofErr w:type="spellStart"/>
      <w:r w:rsidRPr="00751A8E">
        <w:rPr>
          <w:rFonts w:ascii="Arial" w:hAnsi="Arial" w:cs="Arial"/>
        </w:rPr>
        <w:t>LSR</w:t>
      </w:r>
      <w:proofErr w:type="spellEnd"/>
      <w:r w:rsidRPr="00751A8E">
        <w:rPr>
          <w:rFonts w:ascii="Arial" w:hAnsi="Arial" w:cs="Arial"/>
        </w:rPr>
        <w:t xml:space="preserve">). El </w:t>
      </w:r>
      <w:proofErr w:type="spellStart"/>
      <w:r w:rsidRPr="00751A8E">
        <w:rPr>
          <w:rFonts w:ascii="Arial" w:hAnsi="Arial" w:cs="Arial"/>
        </w:rPr>
        <w:t>LSR</w:t>
      </w:r>
      <w:proofErr w:type="spellEnd"/>
      <w:r w:rsidRPr="00751A8E">
        <w:rPr>
          <w:rFonts w:ascii="Arial" w:hAnsi="Arial" w:cs="Arial"/>
        </w:rPr>
        <w:t xml:space="preserve"> siguiente correspondientes, es aquí donde se ve la escalabilidad de la tecnología, ya que las etiquetas solo tienen significado local.  </w:t>
      </w:r>
    </w:p>
    <w:p w:rsidR="00BB0DE3" w:rsidRDefault="00F559DF" w:rsidP="00366EFD">
      <w:pPr>
        <w:pStyle w:val="NormalWeb"/>
        <w:spacing w:before="0" w:beforeAutospacing="0" w:afterLines="200" w:afterAutospacing="0" w:line="360" w:lineRule="auto"/>
        <w:ind w:firstLine="284"/>
        <w:jc w:val="both"/>
        <w:rPr>
          <w:rFonts w:ascii="Arial" w:hAnsi="Arial" w:cs="Arial"/>
        </w:rPr>
      </w:pPr>
      <w:r w:rsidRPr="00751A8E">
        <w:rPr>
          <w:rFonts w:ascii="Arial" w:hAnsi="Arial" w:cs="Arial"/>
        </w:rPr>
        <w:t xml:space="preserve">Otra de las funciones de </w:t>
      </w:r>
      <w:proofErr w:type="spellStart"/>
      <w:r w:rsidRPr="00751A8E">
        <w:rPr>
          <w:rFonts w:ascii="Arial" w:hAnsi="Arial" w:cs="Arial"/>
        </w:rPr>
        <w:t>LSR</w:t>
      </w:r>
      <w:proofErr w:type="spellEnd"/>
      <w:r w:rsidRPr="00751A8E">
        <w:rPr>
          <w:rFonts w:ascii="Arial" w:hAnsi="Arial" w:cs="Arial"/>
        </w:rPr>
        <w:t xml:space="preserve"> de entrada es asignarle una </w:t>
      </w:r>
      <w:proofErr w:type="spellStart"/>
      <w:r w:rsidRPr="00751A8E">
        <w:rPr>
          <w:rFonts w:ascii="Arial" w:hAnsi="Arial" w:cs="Arial"/>
        </w:rPr>
        <w:t>FEC</w:t>
      </w:r>
      <w:proofErr w:type="spellEnd"/>
      <w:r w:rsidRPr="00751A8E">
        <w:rPr>
          <w:rFonts w:ascii="Arial" w:hAnsi="Arial" w:cs="Arial"/>
        </w:rPr>
        <w:t xml:space="preserve"> a cada paquete sin etiquetar que entra, y en base a esto asigna cada paquete a un </w:t>
      </w:r>
      <w:proofErr w:type="spellStart"/>
      <w:r w:rsidRPr="00751A8E">
        <w:rPr>
          <w:rFonts w:ascii="Arial" w:hAnsi="Arial" w:cs="Arial"/>
        </w:rPr>
        <w:t>LSP</w:t>
      </w:r>
      <w:proofErr w:type="spellEnd"/>
      <w:r w:rsidRPr="00751A8E">
        <w:rPr>
          <w:rFonts w:ascii="Arial" w:hAnsi="Arial" w:cs="Arial"/>
        </w:rPr>
        <w:t xml:space="preserve"> par</w:t>
      </w:r>
      <w:r w:rsidR="007314C9">
        <w:rPr>
          <w:rFonts w:ascii="Arial" w:hAnsi="Arial" w:cs="Arial"/>
        </w:rPr>
        <w:t>ticular. En la figura (NÚ</w:t>
      </w:r>
      <w:r w:rsidRPr="00751A8E">
        <w:rPr>
          <w:rFonts w:ascii="Arial" w:hAnsi="Arial" w:cs="Arial"/>
        </w:rPr>
        <w:t xml:space="preserve">MERO DE LA FIGURA) tenemos dos </w:t>
      </w:r>
      <w:proofErr w:type="spellStart"/>
      <w:r w:rsidRPr="00751A8E">
        <w:rPr>
          <w:rFonts w:ascii="Arial" w:hAnsi="Arial" w:cs="Arial"/>
        </w:rPr>
        <w:t>FERCs</w:t>
      </w:r>
      <w:proofErr w:type="spellEnd"/>
      <w:r w:rsidRPr="00751A8E">
        <w:rPr>
          <w:rFonts w:ascii="Arial" w:hAnsi="Arial" w:cs="Arial"/>
        </w:rPr>
        <w:t xml:space="preserve"> (a y b) cada uno con su </w:t>
      </w:r>
      <w:proofErr w:type="spellStart"/>
      <w:r w:rsidRPr="00751A8E">
        <w:rPr>
          <w:rFonts w:ascii="Arial" w:hAnsi="Arial" w:cs="Arial"/>
        </w:rPr>
        <w:t>LSP</w:t>
      </w:r>
      <w:proofErr w:type="spellEnd"/>
      <w:r w:rsidRPr="00751A8E">
        <w:rPr>
          <w:rFonts w:ascii="Arial" w:hAnsi="Arial" w:cs="Arial"/>
        </w:rPr>
        <w:t xml:space="preserve">  particular.</w:t>
      </w:r>
    </w:p>
    <w:p w:rsidR="00BB0DE3" w:rsidRPr="00FE6477" w:rsidRDefault="00F559DF" w:rsidP="00C449EF">
      <w:pPr>
        <w:pStyle w:val="NormalWeb"/>
        <w:spacing w:before="0" w:beforeAutospacing="0" w:after="0" w:afterAutospacing="0" w:line="480" w:lineRule="auto"/>
        <w:jc w:val="both"/>
        <w:rPr>
          <w:rFonts w:ascii="Arial" w:hAnsi="Arial" w:cs="Arial"/>
        </w:rPr>
      </w:pPr>
      <w:r w:rsidRPr="00FE6477">
        <w:rPr>
          <w:rFonts w:ascii="Arial" w:hAnsi="Arial" w:cs="Arial"/>
        </w:rPr>
        <w:t>2.2.9</w:t>
      </w:r>
      <w:r w:rsidR="00D0130D">
        <w:rPr>
          <w:rFonts w:ascii="Arial" w:hAnsi="Arial" w:cs="Arial"/>
        </w:rPr>
        <w:t xml:space="preserve">.- </w:t>
      </w:r>
      <w:r w:rsidRPr="00FE6477">
        <w:rPr>
          <w:rFonts w:ascii="Arial" w:hAnsi="Arial" w:cs="Arial"/>
        </w:rPr>
        <w:t xml:space="preserve"> Enrutamiento convencional  Vs Conmutación de etiquetas MPLS </w:t>
      </w:r>
    </w:p>
    <w:p w:rsidR="00BB0DE3" w:rsidRDefault="00F559DF" w:rsidP="00366EFD">
      <w:pPr>
        <w:pStyle w:val="NormalWeb"/>
        <w:spacing w:afterLines="100" w:afterAutospacing="0" w:line="360" w:lineRule="auto"/>
        <w:ind w:firstLine="284"/>
        <w:jc w:val="both"/>
        <w:rPr>
          <w:rFonts w:ascii="Arial" w:hAnsi="Arial" w:cs="Arial"/>
        </w:rPr>
      </w:pPr>
      <w:r w:rsidRPr="00751A8E">
        <w:rPr>
          <w:rFonts w:ascii="Arial" w:hAnsi="Arial" w:cs="Arial"/>
        </w:rPr>
        <w:t xml:space="preserve">Con MPLS se generan cierta cantidad de ventajas, las cuales son reflejadas en </w:t>
      </w:r>
      <w:r w:rsidR="00D71E79" w:rsidRPr="00751A8E">
        <w:rPr>
          <w:rFonts w:ascii="Arial" w:hAnsi="Arial" w:cs="Arial"/>
        </w:rPr>
        <w:t>la siguiente imagen:</w:t>
      </w:r>
    </w:p>
    <w:p w:rsidR="00BB0DE3" w:rsidRPr="005D2205" w:rsidRDefault="008B0A7F" w:rsidP="00C449EF">
      <w:pPr>
        <w:spacing w:after="50" w:line="360" w:lineRule="auto"/>
        <w:ind w:firstLine="284"/>
        <w:jc w:val="center"/>
        <w:rPr>
          <w:rFonts w:ascii="Arial" w:hAnsi="Arial" w:cs="Arial"/>
          <w:i w:val="0"/>
          <w:szCs w:val="24"/>
        </w:rPr>
      </w:pPr>
      <w:r w:rsidRPr="00751A8E">
        <w:rPr>
          <w:rFonts w:ascii="Arial" w:hAnsi="Arial" w:cs="Arial"/>
          <w:noProof/>
          <w:szCs w:val="24"/>
          <w:lang w:val="es-VE" w:eastAsia="es-VE"/>
        </w:rPr>
        <w:drawing>
          <wp:inline distT="0" distB="0" distL="0" distR="0">
            <wp:extent cx="4838700" cy="2667000"/>
            <wp:effectExtent l="19050" t="0" r="0" b="0"/>
            <wp:docPr id="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21"/>
                    <a:srcRect/>
                    <a:stretch>
                      <a:fillRect/>
                    </a:stretch>
                  </pic:blipFill>
                  <pic:spPr bwMode="auto">
                    <a:xfrm>
                      <a:off x="0" y="0"/>
                      <a:ext cx="4850161" cy="2673317"/>
                    </a:xfrm>
                    <a:prstGeom prst="rect">
                      <a:avLst/>
                    </a:prstGeom>
                    <a:noFill/>
                    <a:ln w="9525">
                      <a:noFill/>
                      <a:miter lim="800000"/>
                      <a:headEnd/>
                      <a:tailEnd/>
                    </a:ln>
                  </pic:spPr>
                </pic:pic>
              </a:graphicData>
            </a:graphic>
          </wp:inline>
        </w:drawing>
      </w:r>
    </w:p>
    <w:p w:rsidR="00536937" w:rsidRPr="00751A8E" w:rsidRDefault="00F559DF" w:rsidP="00C449EF">
      <w:pPr>
        <w:pStyle w:val="NormalWeb"/>
        <w:spacing w:before="0" w:beforeAutospacing="0" w:after="0" w:afterAutospacing="0"/>
        <w:rPr>
          <w:rFonts w:ascii="Arial" w:hAnsi="Arial" w:cs="Arial"/>
        </w:rPr>
      </w:pPr>
      <w:r w:rsidRPr="00751A8E">
        <w:rPr>
          <w:rFonts w:ascii="Arial" w:hAnsi="Arial" w:cs="Arial"/>
        </w:rPr>
        <w:t>Imagen N° 8: Comparación de Enrutamiento Convencional y Conmutación de Etiquetas</w:t>
      </w:r>
    </w:p>
    <w:p w:rsidR="00536937" w:rsidRPr="00751A8E" w:rsidRDefault="00F559DF" w:rsidP="00C449EF">
      <w:pPr>
        <w:pStyle w:val="NormalWeb"/>
        <w:spacing w:before="0" w:beforeAutospacing="0" w:after="0" w:afterAutospacing="0"/>
        <w:ind w:firstLine="284"/>
        <w:jc w:val="center"/>
        <w:rPr>
          <w:rFonts w:ascii="Arial" w:hAnsi="Arial" w:cs="Arial"/>
        </w:rPr>
      </w:pPr>
      <w:r w:rsidRPr="00751A8E">
        <w:rPr>
          <w:rFonts w:ascii="Arial" w:hAnsi="Arial" w:cs="Arial"/>
        </w:rPr>
        <w:t xml:space="preserve">Fuente: </w:t>
      </w:r>
      <w:proofErr w:type="spellStart"/>
      <w:r w:rsidRPr="00751A8E">
        <w:rPr>
          <w:rFonts w:ascii="Arial" w:hAnsi="Arial" w:cs="Arial"/>
        </w:rPr>
        <w:t>Rubiano</w:t>
      </w:r>
      <w:proofErr w:type="spellEnd"/>
      <w:r w:rsidRPr="00751A8E">
        <w:rPr>
          <w:rFonts w:ascii="Arial" w:hAnsi="Arial" w:cs="Arial"/>
        </w:rPr>
        <w:t xml:space="preserve"> y Urbano (2006)</w:t>
      </w:r>
    </w:p>
    <w:p w:rsidR="00C00A6F" w:rsidRPr="00330248" w:rsidRDefault="00F559DF" w:rsidP="00C449EF">
      <w:pPr>
        <w:pStyle w:val="NormalWeb"/>
        <w:spacing w:before="0" w:beforeAutospacing="0" w:after="0" w:afterAutospacing="0" w:line="480" w:lineRule="auto"/>
        <w:jc w:val="both"/>
        <w:rPr>
          <w:rFonts w:ascii="Arial" w:hAnsi="Arial" w:cs="Arial"/>
        </w:rPr>
      </w:pPr>
      <w:r w:rsidRPr="00330248">
        <w:rPr>
          <w:rFonts w:ascii="Arial" w:hAnsi="Arial" w:cs="Arial"/>
        </w:rPr>
        <w:lastRenderedPageBreak/>
        <w:t>2.2.10.</w:t>
      </w:r>
      <w:r w:rsidR="00D0130D">
        <w:rPr>
          <w:rFonts w:ascii="Arial" w:hAnsi="Arial" w:cs="Arial"/>
        </w:rPr>
        <w:t>-</w:t>
      </w:r>
      <w:r w:rsidRPr="00330248">
        <w:rPr>
          <w:rFonts w:ascii="Arial" w:hAnsi="Arial" w:cs="Arial"/>
        </w:rPr>
        <w:t xml:space="preserve"> Componentes de una red MPLS</w:t>
      </w:r>
    </w:p>
    <w:p w:rsidR="00BB0DE3" w:rsidRDefault="00F559DF" w:rsidP="00366EFD">
      <w:pPr>
        <w:pStyle w:val="NormalWeb"/>
        <w:spacing w:afterLines="200" w:afterAutospacing="0" w:line="360" w:lineRule="auto"/>
        <w:ind w:firstLine="284"/>
        <w:jc w:val="both"/>
        <w:rPr>
          <w:rFonts w:ascii="Arial" w:hAnsi="Arial" w:cs="Arial"/>
        </w:rPr>
      </w:pPr>
      <w:r w:rsidRPr="00751A8E">
        <w:rPr>
          <w:rFonts w:ascii="Arial" w:hAnsi="Arial" w:cs="Arial"/>
        </w:rPr>
        <w:t>La conmutación por etiquetas se puede describir principales:</w:t>
      </w:r>
    </w:p>
    <w:p w:rsidR="00BB0DE3" w:rsidRDefault="00F559DF" w:rsidP="00366EFD">
      <w:pPr>
        <w:pStyle w:val="NormalWeb"/>
        <w:numPr>
          <w:ilvl w:val="0"/>
          <w:numId w:val="5"/>
        </w:numPr>
        <w:spacing w:afterLines="100" w:afterAutospacing="0" w:line="360" w:lineRule="auto"/>
        <w:ind w:left="0" w:firstLine="0"/>
        <w:jc w:val="both"/>
        <w:rPr>
          <w:rFonts w:ascii="Arial" w:hAnsi="Arial" w:cs="Arial"/>
        </w:rPr>
      </w:pPr>
      <w:r w:rsidRPr="00751A8E">
        <w:rPr>
          <w:rFonts w:ascii="Arial" w:hAnsi="Arial" w:cs="Arial"/>
        </w:rPr>
        <w:t>Componente de Control</w:t>
      </w:r>
    </w:p>
    <w:p w:rsidR="00BB0DE3" w:rsidRDefault="00F559DF" w:rsidP="00366EFD">
      <w:pPr>
        <w:pStyle w:val="NormalWeb"/>
        <w:spacing w:before="0" w:beforeAutospacing="0" w:afterLines="50" w:afterAutospacing="0" w:line="360" w:lineRule="auto"/>
        <w:ind w:firstLine="284"/>
        <w:jc w:val="both"/>
        <w:rPr>
          <w:rFonts w:ascii="Arial" w:hAnsi="Arial" w:cs="Arial"/>
        </w:rPr>
      </w:pPr>
      <w:r w:rsidRPr="00751A8E">
        <w:rPr>
          <w:rFonts w:ascii="Arial" w:hAnsi="Arial" w:cs="Arial"/>
        </w:rPr>
        <w:t xml:space="preserve"> La componente de control es la que se encarga de crear y mantener la información de etiquetas asignadas entre un grupo de </w:t>
      </w:r>
      <w:proofErr w:type="spellStart"/>
      <w:r w:rsidRPr="00751A8E">
        <w:rPr>
          <w:rFonts w:ascii="Arial" w:hAnsi="Arial" w:cs="Arial"/>
        </w:rPr>
        <w:t>LSR</w:t>
      </w:r>
      <w:proofErr w:type="spellEnd"/>
      <w:r w:rsidRPr="00751A8E">
        <w:rPr>
          <w:rFonts w:ascii="Arial" w:hAnsi="Arial" w:cs="Arial"/>
        </w:rPr>
        <w:t xml:space="preserve"> interconectados, por esto cada nodo de MPLS utiliza los protocolos de encaminamiento como lo son: </w:t>
      </w:r>
      <w:proofErr w:type="spellStart"/>
      <w:r w:rsidRPr="00751A8E">
        <w:rPr>
          <w:rFonts w:ascii="Arial" w:hAnsi="Arial" w:cs="Arial"/>
        </w:rPr>
        <w:t>OSPF</w:t>
      </w:r>
      <w:proofErr w:type="spellEnd"/>
      <w:r w:rsidRPr="00751A8E">
        <w:rPr>
          <w:rFonts w:ascii="Arial" w:hAnsi="Arial" w:cs="Arial"/>
        </w:rPr>
        <w:t xml:space="preserve">, </w:t>
      </w:r>
      <w:proofErr w:type="spellStart"/>
      <w:r w:rsidRPr="00751A8E">
        <w:rPr>
          <w:rFonts w:ascii="Arial" w:hAnsi="Arial" w:cs="Arial"/>
        </w:rPr>
        <w:t>IS-IS</w:t>
      </w:r>
      <w:proofErr w:type="spellEnd"/>
      <w:r w:rsidRPr="00751A8E">
        <w:rPr>
          <w:rFonts w:ascii="Arial" w:hAnsi="Arial" w:cs="Arial"/>
        </w:rPr>
        <w:t xml:space="preserve"> y BGP-4, realizando un intercambio de información con los enrutadores para la construcción y mantenimiento de las tablas de encaminamiento. El componente de control es responsable de configurar los </w:t>
      </w:r>
      <w:proofErr w:type="spellStart"/>
      <w:r w:rsidRPr="00751A8E">
        <w:rPr>
          <w:rFonts w:ascii="Arial" w:hAnsi="Arial" w:cs="Arial"/>
        </w:rPr>
        <w:t>LSP</w:t>
      </w:r>
      <w:proofErr w:type="spellEnd"/>
      <w:r w:rsidRPr="00751A8E">
        <w:rPr>
          <w:rFonts w:ascii="Arial" w:hAnsi="Arial" w:cs="Arial"/>
        </w:rPr>
        <w:t xml:space="preserve"> entre rutas IP y también mantiene actualizado el sistema cuando existe algún cambio en la topología de la red.</w:t>
      </w:r>
    </w:p>
    <w:p w:rsidR="00BB0DE3" w:rsidRDefault="00F559DF" w:rsidP="00366EFD">
      <w:pPr>
        <w:pStyle w:val="NormalWeb"/>
        <w:spacing w:before="0" w:beforeAutospacing="0" w:afterLines="200" w:afterAutospacing="0" w:line="360" w:lineRule="auto"/>
        <w:ind w:firstLine="284"/>
        <w:jc w:val="both"/>
        <w:rPr>
          <w:rFonts w:ascii="Arial" w:hAnsi="Arial" w:cs="Arial"/>
        </w:rPr>
      </w:pPr>
      <w:r w:rsidRPr="00751A8E">
        <w:rPr>
          <w:rFonts w:ascii="Arial" w:hAnsi="Arial" w:cs="Arial"/>
        </w:rPr>
        <w:t>La idea de separar estas dos componentes, es que cada una de estas se puede implementar y modificar independientemente, teniendo en cuenta que la componente</w:t>
      </w:r>
      <w:r w:rsidR="007314C9">
        <w:rPr>
          <w:rFonts w:ascii="Arial" w:hAnsi="Arial" w:cs="Arial"/>
        </w:rPr>
        <w:t xml:space="preserve"> </w:t>
      </w:r>
      <w:r w:rsidRPr="00751A8E">
        <w:rPr>
          <w:rFonts w:ascii="Arial" w:hAnsi="Arial" w:cs="Arial"/>
        </w:rPr>
        <w:t>de control deben mantener la comunicación con la componente de datos mediante envío de paquetes y actualización de información.</w:t>
      </w:r>
    </w:p>
    <w:p w:rsidR="00BB0DE3" w:rsidRDefault="00F559DF" w:rsidP="00C449EF">
      <w:pPr>
        <w:pStyle w:val="NormalWeb"/>
        <w:numPr>
          <w:ilvl w:val="0"/>
          <w:numId w:val="5"/>
        </w:numPr>
        <w:spacing w:before="0" w:beforeAutospacing="0" w:after="0" w:afterAutospacing="0" w:line="480" w:lineRule="auto"/>
        <w:ind w:left="0" w:firstLine="284"/>
        <w:jc w:val="both"/>
        <w:rPr>
          <w:rFonts w:ascii="Arial" w:hAnsi="Arial" w:cs="Arial"/>
        </w:rPr>
      </w:pPr>
      <w:r w:rsidRPr="00751A8E">
        <w:rPr>
          <w:rFonts w:ascii="Arial" w:hAnsi="Arial" w:cs="Arial"/>
        </w:rPr>
        <w:t>Componente de Datos</w:t>
      </w:r>
    </w:p>
    <w:p w:rsidR="00BB0DE3"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 Esta componente es la encargada del transporte de paquetes entre dos </w:t>
      </w:r>
      <w:proofErr w:type="spellStart"/>
      <w:r w:rsidRPr="00751A8E">
        <w:rPr>
          <w:rFonts w:ascii="Arial" w:hAnsi="Arial" w:cs="Arial"/>
        </w:rPr>
        <w:t>LSR</w:t>
      </w:r>
      <w:proofErr w:type="spellEnd"/>
      <w:r w:rsidRPr="00751A8E">
        <w:rPr>
          <w:rFonts w:ascii="Arial" w:hAnsi="Arial" w:cs="Arial"/>
        </w:rPr>
        <w:t xml:space="preserve"> o entre un enrutador que se encuentra fuera del dominio de MPLS y que no posee etiquetas (</w:t>
      </w:r>
      <w:proofErr w:type="spellStart"/>
      <w:r w:rsidRPr="00751A8E">
        <w:rPr>
          <w:rFonts w:ascii="Arial" w:hAnsi="Arial" w:cs="Arial"/>
        </w:rPr>
        <w:t>LER</w:t>
      </w:r>
      <w:proofErr w:type="spellEnd"/>
      <w:r w:rsidRPr="00751A8E">
        <w:rPr>
          <w:rFonts w:ascii="Arial" w:hAnsi="Arial" w:cs="Arial"/>
        </w:rPr>
        <w:t>). En esta componente se manejan dos tipos de bases de datos de etiquetas (</w:t>
      </w:r>
      <w:proofErr w:type="spellStart"/>
      <w:r w:rsidRPr="00751A8E">
        <w:rPr>
          <w:rFonts w:ascii="Arial" w:hAnsi="Arial" w:cs="Arial"/>
        </w:rPr>
        <w:t>Label</w:t>
      </w:r>
      <w:proofErr w:type="spellEnd"/>
      <w:r w:rsidRPr="00751A8E">
        <w:rPr>
          <w:rFonts w:ascii="Arial" w:hAnsi="Arial" w:cs="Arial"/>
        </w:rPr>
        <w:t xml:space="preserve"> </w:t>
      </w:r>
      <w:proofErr w:type="spellStart"/>
      <w:r w:rsidRPr="00751A8E">
        <w:rPr>
          <w:rFonts w:ascii="Arial" w:hAnsi="Arial" w:cs="Arial"/>
        </w:rPr>
        <w:t>Forwarding</w:t>
      </w:r>
      <w:proofErr w:type="spellEnd"/>
      <w:r w:rsidRPr="00751A8E">
        <w:rPr>
          <w:rFonts w:ascii="Arial" w:hAnsi="Arial" w:cs="Arial"/>
        </w:rPr>
        <w:t xml:space="preserve"> </w:t>
      </w:r>
      <w:proofErr w:type="spellStart"/>
      <w:r w:rsidRPr="00751A8E">
        <w:rPr>
          <w:rFonts w:ascii="Arial" w:hAnsi="Arial" w:cs="Arial"/>
        </w:rPr>
        <w:t>Table</w:t>
      </w:r>
      <w:proofErr w:type="spellEnd"/>
      <w:r w:rsidRPr="00751A8E">
        <w:rPr>
          <w:rFonts w:ascii="Arial" w:hAnsi="Arial" w:cs="Arial"/>
        </w:rPr>
        <w:t>) y para los enrutadores de borde (</w:t>
      </w:r>
      <w:proofErr w:type="spellStart"/>
      <w:r w:rsidRPr="00751A8E">
        <w:rPr>
          <w:rFonts w:ascii="Arial" w:hAnsi="Arial" w:cs="Arial"/>
        </w:rPr>
        <w:t>LER</w:t>
      </w:r>
      <w:proofErr w:type="spellEnd"/>
      <w:r w:rsidRPr="00751A8E">
        <w:rPr>
          <w:rFonts w:ascii="Arial" w:hAnsi="Arial" w:cs="Arial"/>
        </w:rPr>
        <w:t xml:space="preserve">) está la tabla de </w:t>
      </w:r>
      <w:proofErr w:type="spellStart"/>
      <w:r w:rsidRPr="00751A8E">
        <w:rPr>
          <w:rFonts w:ascii="Arial" w:hAnsi="Arial" w:cs="Arial"/>
        </w:rPr>
        <w:t>forwardeo</w:t>
      </w:r>
      <w:proofErr w:type="spellEnd"/>
      <w:r w:rsidRPr="00751A8E">
        <w:rPr>
          <w:rFonts w:ascii="Arial" w:hAnsi="Arial" w:cs="Arial"/>
        </w:rPr>
        <w:t xml:space="preserve"> IP tradicional de todo enrutador (</w:t>
      </w:r>
      <w:proofErr w:type="spellStart"/>
      <w:r w:rsidRPr="00751A8E">
        <w:rPr>
          <w:rFonts w:ascii="Arial" w:hAnsi="Arial" w:cs="Arial"/>
        </w:rPr>
        <w:t>Forwarding</w:t>
      </w:r>
      <w:proofErr w:type="spellEnd"/>
      <w:r w:rsidRPr="00751A8E">
        <w:rPr>
          <w:rFonts w:ascii="Arial" w:hAnsi="Arial" w:cs="Arial"/>
        </w:rPr>
        <w:t xml:space="preserve"> </w:t>
      </w:r>
      <w:proofErr w:type="spellStart"/>
      <w:r w:rsidRPr="00751A8E">
        <w:rPr>
          <w:rFonts w:ascii="Arial" w:hAnsi="Arial" w:cs="Arial"/>
        </w:rPr>
        <w:t>Information</w:t>
      </w:r>
      <w:proofErr w:type="spellEnd"/>
      <w:r w:rsidRPr="00751A8E">
        <w:rPr>
          <w:rFonts w:ascii="Arial" w:hAnsi="Arial" w:cs="Arial"/>
        </w:rPr>
        <w:t xml:space="preserve"> Base), donde la primera se utiliza para el transporte de paquetes que contienen etiquetas y la segunda lo que permite es transportar paquetes de datos desde o hacia dispositivos que no manejan etiquetas.</w:t>
      </w:r>
    </w:p>
    <w:p w:rsidR="00F559DF" w:rsidRPr="00751A8E" w:rsidRDefault="00F559DF" w:rsidP="00366EFD">
      <w:pPr>
        <w:pStyle w:val="NormalWeb"/>
        <w:spacing w:afterLines="200" w:afterAutospacing="0" w:line="360" w:lineRule="auto"/>
        <w:ind w:firstLine="284"/>
        <w:jc w:val="both"/>
        <w:rPr>
          <w:rFonts w:ascii="Arial" w:hAnsi="Arial" w:cs="Arial"/>
        </w:rPr>
      </w:pPr>
      <w:r w:rsidRPr="00751A8E">
        <w:rPr>
          <w:rFonts w:ascii="Arial" w:hAnsi="Arial" w:cs="Arial"/>
        </w:rPr>
        <w:lastRenderedPageBreak/>
        <w:t xml:space="preserve">Así que la componente de datos se basa en el intercambio de etiquetas, es decir que cuando un paquete llega a la componente de datos, esta se encarga de examinar la información que la etiqueta del paquete contiene y busca en la tabla de envió para tomar la decisión de encaminamiento, es decir que busca para cada paquete la entrada y dirige el paquete desde el interfaz de entrada al de salida a través del correspondiente hardware de conmutación, según </w:t>
      </w:r>
      <w:proofErr w:type="spellStart"/>
      <w:r w:rsidRPr="00751A8E">
        <w:rPr>
          <w:rFonts w:ascii="Arial" w:hAnsi="Arial" w:cs="Arial"/>
        </w:rPr>
        <w:t>Rubiano</w:t>
      </w:r>
      <w:proofErr w:type="spellEnd"/>
      <w:r w:rsidRPr="00751A8E">
        <w:rPr>
          <w:rFonts w:ascii="Arial" w:hAnsi="Arial" w:cs="Arial"/>
        </w:rPr>
        <w:t xml:space="preserve"> y Urbano (2006).</w:t>
      </w:r>
    </w:p>
    <w:p w:rsidR="00536937" w:rsidRPr="00751A8E" w:rsidRDefault="00D0130D" w:rsidP="00366EFD">
      <w:pPr>
        <w:pStyle w:val="NormalWeb"/>
        <w:spacing w:afterLines="50" w:afterAutospacing="0" w:line="360" w:lineRule="auto"/>
        <w:ind w:firstLine="284"/>
        <w:jc w:val="center"/>
        <w:rPr>
          <w:rFonts w:ascii="Arial" w:hAnsi="Arial" w:cs="Arial"/>
          <w:lang w:val="es-MX"/>
        </w:rPr>
      </w:pPr>
      <w:r w:rsidRPr="00751A8E">
        <w:rPr>
          <w:rFonts w:ascii="Arial" w:hAnsi="Arial" w:cs="Arial"/>
          <w:lang w:val="es-MX"/>
        </w:rPr>
        <w:object w:dxaOrig="7197" w:dyaOrig="53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44pt;height:306pt" o:ole="">
            <v:imagedata r:id="rId22" o:title=""/>
          </v:shape>
          <o:OLEObject Type="Embed" ProgID="PowerPoint.Slide.12" ShapeID="_x0000_i1025" DrawAspect="Content" ObjectID="_1392036791" r:id="rId23"/>
        </w:object>
      </w:r>
    </w:p>
    <w:p w:rsidR="00F559DF" w:rsidRPr="00751A8E" w:rsidRDefault="00F559DF" w:rsidP="00C449EF">
      <w:pPr>
        <w:ind w:firstLine="284"/>
        <w:jc w:val="center"/>
        <w:rPr>
          <w:rFonts w:ascii="Arial" w:hAnsi="Arial" w:cs="Arial"/>
          <w:i w:val="0"/>
          <w:szCs w:val="24"/>
        </w:rPr>
      </w:pPr>
      <w:r w:rsidRPr="00751A8E">
        <w:rPr>
          <w:rFonts w:ascii="Arial" w:hAnsi="Arial" w:cs="Arial"/>
          <w:i w:val="0"/>
          <w:szCs w:val="24"/>
        </w:rPr>
        <w:t>Imagen N° 9: Componentes de control y Datos de un nodo</w:t>
      </w:r>
    </w:p>
    <w:p w:rsidR="00F559DF" w:rsidRPr="00751A8E" w:rsidRDefault="00F559DF" w:rsidP="00366EFD">
      <w:pPr>
        <w:spacing w:afterLines="200"/>
        <w:ind w:firstLine="284"/>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Rubiano</w:t>
      </w:r>
      <w:proofErr w:type="spellEnd"/>
      <w:r w:rsidRPr="00751A8E">
        <w:rPr>
          <w:rFonts w:ascii="Arial" w:hAnsi="Arial" w:cs="Arial"/>
          <w:i w:val="0"/>
          <w:szCs w:val="24"/>
        </w:rPr>
        <w:t xml:space="preserve"> y Urbano (2006)</w:t>
      </w:r>
    </w:p>
    <w:p w:rsidR="00536937" w:rsidRDefault="00F559DF" w:rsidP="00366EFD">
      <w:pPr>
        <w:pStyle w:val="NormalWeb"/>
        <w:spacing w:afterLines="200" w:afterAutospacing="0" w:line="360" w:lineRule="auto"/>
        <w:ind w:firstLine="284"/>
        <w:jc w:val="both"/>
        <w:rPr>
          <w:rFonts w:ascii="Arial" w:hAnsi="Arial" w:cs="Arial"/>
        </w:rPr>
      </w:pPr>
      <w:r w:rsidRPr="00751A8E">
        <w:rPr>
          <w:rFonts w:ascii="Arial" w:hAnsi="Arial" w:cs="Arial"/>
        </w:rPr>
        <w:t>Antes de iniciar con la explicación del funcionamiento de esta tecnología, es importante conocer algunos términos que serán indispensables para su entendimiento.</w:t>
      </w:r>
    </w:p>
    <w:p w:rsidR="00C449EF" w:rsidRPr="00751A8E" w:rsidRDefault="00C449EF" w:rsidP="00366EFD">
      <w:pPr>
        <w:pStyle w:val="NormalWeb"/>
        <w:spacing w:afterLines="200" w:afterAutospacing="0" w:line="360" w:lineRule="auto"/>
        <w:ind w:firstLine="284"/>
        <w:jc w:val="both"/>
        <w:rPr>
          <w:rFonts w:ascii="Arial" w:hAnsi="Arial" w:cs="Arial"/>
        </w:rPr>
      </w:pPr>
    </w:p>
    <w:p w:rsidR="00BB0DE3" w:rsidRPr="00D0130D" w:rsidRDefault="009408E7" w:rsidP="001E255A">
      <w:pPr>
        <w:pStyle w:val="NormalWeb"/>
        <w:spacing w:before="0" w:beforeAutospacing="0" w:after="0" w:afterAutospacing="0" w:line="480" w:lineRule="auto"/>
        <w:jc w:val="both"/>
        <w:rPr>
          <w:rFonts w:ascii="Arial" w:hAnsi="Arial" w:cs="Arial"/>
        </w:rPr>
      </w:pPr>
      <w:r w:rsidRPr="00D0130D">
        <w:rPr>
          <w:rFonts w:ascii="Arial" w:hAnsi="Arial" w:cs="Arial"/>
        </w:rPr>
        <w:lastRenderedPageBreak/>
        <w:t>2.2.11.</w:t>
      </w:r>
      <w:r w:rsidR="00D0130D">
        <w:rPr>
          <w:rFonts w:ascii="Arial" w:hAnsi="Arial" w:cs="Arial"/>
        </w:rPr>
        <w:t>-</w:t>
      </w:r>
      <w:r w:rsidRPr="00D0130D">
        <w:rPr>
          <w:rFonts w:ascii="Arial" w:hAnsi="Arial" w:cs="Arial"/>
        </w:rPr>
        <w:t xml:space="preserve"> </w:t>
      </w:r>
      <w:r w:rsidR="00F559DF" w:rsidRPr="00D0130D">
        <w:rPr>
          <w:rFonts w:ascii="Arial" w:hAnsi="Arial" w:cs="Arial"/>
        </w:rPr>
        <w:t xml:space="preserve"> Arquitectura MPLS y calidad de servicio (</w:t>
      </w:r>
      <w:proofErr w:type="spellStart"/>
      <w:r w:rsidR="00F559DF" w:rsidRPr="00D0130D">
        <w:rPr>
          <w:rFonts w:ascii="Arial" w:hAnsi="Arial" w:cs="Arial"/>
        </w:rPr>
        <w:t>QoS</w:t>
      </w:r>
      <w:proofErr w:type="spellEnd"/>
      <w:r w:rsidR="00F559DF" w:rsidRPr="00D0130D">
        <w:rPr>
          <w:rFonts w:ascii="Arial" w:hAnsi="Arial" w:cs="Arial"/>
        </w:rPr>
        <w:t>) en una red IP</w:t>
      </w:r>
    </w:p>
    <w:p w:rsidR="00BB0DE3" w:rsidRDefault="00F559DF" w:rsidP="00366EFD">
      <w:pPr>
        <w:pStyle w:val="Listaconvietas"/>
        <w:tabs>
          <w:tab w:val="clear" w:pos="360"/>
        </w:tabs>
        <w:spacing w:afterLines="50" w:line="360" w:lineRule="auto"/>
        <w:ind w:left="0" w:firstLine="284"/>
        <w:jc w:val="both"/>
        <w:rPr>
          <w:rFonts w:ascii="Arial" w:hAnsi="Arial" w:cs="Arial"/>
        </w:rPr>
      </w:pPr>
      <w:r w:rsidRPr="00751A8E">
        <w:rPr>
          <w:rFonts w:ascii="Arial" w:hAnsi="Arial" w:cs="Arial"/>
        </w:rPr>
        <w:t xml:space="preserve">Según Doménico y </w:t>
      </w:r>
      <w:r w:rsidRPr="00751A8E">
        <w:rPr>
          <w:rFonts w:ascii="Arial" w:hAnsi="Arial" w:cs="Arial"/>
          <w:bCs/>
          <w:lang w:val="es-MX" w:eastAsia="es-MX"/>
        </w:rPr>
        <w:t>García (2011)</w:t>
      </w:r>
      <w:r w:rsidRPr="00751A8E">
        <w:rPr>
          <w:rFonts w:ascii="Arial" w:hAnsi="Arial" w:cs="Arial"/>
        </w:rPr>
        <w:t xml:space="preserve">, la arquitectura MPLS nos provee de un circuito virtual o </w:t>
      </w:r>
      <w:proofErr w:type="spellStart"/>
      <w:r w:rsidRPr="00751A8E">
        <w:rPr>
          <w:rFonts w:ascii="Arial" w:hAnsi="Arial" w:cs="Arial"/>
        </w:rPr>
        <w:t>LSP</w:t>
      </w:r>
      <w:proofErr w:type="spellEnd"/>
      <w:r w:rsidRPr="00751A8E">
        <w:rPr>
          <w:rFonts w:ascii="Arial" w:hAnsi="Arial" w:cs="Arial"/>
        </w:rPr>
        <w:t xml:space="preserve"> a través de los diferentes nodos que conforman la red MPLS. Gracias a este tipo de funcionamiento, el circuito virtual creado provee de un trato igualitario a los diferentes tráficos que se envían bajo a un mismo túnel </w:t>
      </w:r>
      <w:proofErr w:type="spellStart"/>
      <w:r w:rsidRPr="00751A8E">
        <w:rPr>
          <w:rFonts w:ascii="Arial" w:hAnsi="Arial" w:cs="Arial"/>
        </w:rPr>
        <w:t>LSP</w:t>
      </w:r>
      <w:proofErr w:type="spellEnd"/>
      <w:r w:rsidRPr="00751A8E">
        <w:rPr>
          <w:rFonts w:ascii="Arial" w:hAnsi="Arial" w:cs="Arial"/>
        </w:rPr>
        <w:t xml:space="preserve"> bajo una etiqueta </w:t>
      </w:r>
      <w:proofErr w:type="spellStart"/>
      <w:r w:rsidRPr="00751A8E">
        <w:rPr>
          <w:rFonts w:ascii="Arial" w:hAnsi="Arial" w:cs="Arial"/>
        </w:rPr>
        <w:t>FEC</w:t>
      </w:r>
      <w:proofErr w:type="spellEnd"/>
      <w:r w:rsidRPr="00751A8E">
        <w:rPr>
          <w:rFonts w:ascii="Arial" w:hAnsi="Arial" w:cs="Arial"/>
        </w:rPr>
        <w:t xml:space="preserve"> en particular. Estudios relacionados a la calidad de servicio en diferentes escenarios son de interés actualmente dado que, a comparación con las demás arquitecturas, MPLS ofrece escalabilidad, simplicidad, velocidad, entre otros. Las facilidades que ofrece esta arquitectura para la implementación de calidad de servicio son las que se explicaran a  continuación: </w:t>
      </w:r>
    </w:p>
    <w:p w:rsidR="00BB0DE3" w:rsidRDefault="00F559DF" w:rsidP="00366EFD">
      <w:pPr>
        <w:pStyle w:val="NormalWeb"/>
        <w:numPr>
          <w:ilvl w:val="0"/>
          <w:numId w:val="19"/>
        </w:numPr>
        <w:tabs>
          <w:tab w:val="left" w:pos="142"/>
        </w:tabs>
        <w:spacing w:afterLines="50" w:afterAutospacing="0" w:line="360" w:lineRule="auto"/>
        <w:ind w:left="357" w:firstLine="0"/>
        <w:jc w:val="both"/>
        <w:rPr>
          <w:rFonts w:ascii="Arial" w:hAnsi="Arial" w:cs="Arial"/>
        </w:rPr>
      </w:pPr>
      <w:r w:rsidRPr="00751A8E">
        <w:rPr>
          <w:rFonts w:ascii="Arial" w:hAnsi="Arial" w:cs="Arial"/>
        </w:rPr>
        <w:t>Velocidad frente al esquema de</w:t>
      </w:r>
      <w:r w:rsidR="000E5754">
        <w:rPr>
          <w:rFonts w:ascii="Arial" w:hAnsi="Arial" w:cs="Arial"/>
        </w:rPr>
        <w:t xml:space="preserve"> enrutamiento IP. En efecto, la </w:t>
      </w:r>
      <w:r w:rsidRPr="00751A8E">
        <w:rPr>
          <w:rFonts w:ascii="Arial" w:hAnsi="Arial" w:cs="Arial"/>
        </w:rPr>
        <w:t xml:space="preserve">conmutación de etiquetas es más rápida y eficiente en primer lugar porque se produce en la capa inmediatamente anterior a la capa de red. En segundo lugar, el envió o </w:t>
      </w:r>
      <w:proofErr w:type="spellStart"/>
      <w:r w:rsidRPr="00751A8E">
        <w:rPr>
          <w:rFonts w:ascii="Arial" w:hAnsi="Arial" w:cs="Arial"/>
        </w:rPr>
        <w:t>forwarding</w:t>
      </w:r>
      <w:proofErr w:type="spellEnd"/>
      <w:r w:rsidRPr="00751A8E">
        <w:rPr>
          <w:rFonts w:ascii="Arial" w:hAnsi="Arial" w:cs="Arial"/>
        </w:rPr>
        <w:t xml:space="preserve"> se hace en base a un campo </w:t>
      </w:r>
      <w:r w:rsidR="006560ED">
        <w:rPr>
          <w:rFonts w:ascii="Arial" w:hAnsi="Arial" w:cs="Arial"/>
        </w:rPr>
        <w:t>específico</w:t>
      </w:r>
      <w:r w:rsidRPr="00751A8E">
        <w:rPr>
          <w:rFonts w:ascii="Arial" w:hAnsi="Arial" w:cs="Arial"/>
        </w:rPr>
        <w:t xml:space="preserve"> de la cabecera de la tecnología de conmutación. </w:t>
      </w:r>
    </w:p>
    <w:p w:rsidR="00BB0DE3" w:rsidRDefault="00F559DF" w:rsidP="00366EFD">
      <w:pPr>
        <w:pStyle w:val="NormalWeb"/>
        <w:numPr>
          <w:ilvl w:val="0"/>
          <w:numId w:val="18"/>
        </w:numPr>
        <w:spacing w:afterLines="50" w:afterAutospacing="0" w:line="360" w:lineRule="auto"/>
        <w:ind w:left="357" w:firstLine="0"/>
        <w:jc w:val="both"/>
        <w:rPr>
          <w:rFonts w:ascii="Arial" w:hAnsi="Arial" w:cs="Arial"/>
        </w:rPr>
      </w:pPr>
      <w:r w:rsidRPr="00751A8E">
        <w:rPr>
          <w:rFonts w:ascii="Arial" w:hAnsi="Arial" w:cs="Arial"/>
        </w:rPr>
        <w:t xml:space="preserve">Procesamiento más rápido de la cabecera MPLS. En el caso particular de MPLS solo se necesita tener en cuenta los campos </w:t>
      </w:r>
      <w:proofErr w:type="spellStart"/>
      <w:r w:rsidRPr="00751A8E">
        <w:rPr>
          <w:rFonts w:ascii="Arial" w:hAnsi="Arial" w:cs="Arial"/>
        </w:rPr>
        <w:t>Label</w:t>
      </w:r>
      <w:proofErr w:type="spellEnd"/>
      <w:r w:rsidRPr="00751A8E">
        <w:rPr>
          <w:rFonts w:ascii="Arial" w:hAnsi="Arial" w:cs="Arial"/>
        </w:rPr>
        <w:t xml:space="preserve">, </w:t>
      </w:r>
      <w:proofErr w:type="spellStart"/>
      <w:r w:rsidRPr="00751A8E">
        <w:rPr>
          <w:rFonts w:ascii="Arial" w:hAnsi="Arial" w:cs="Arial"/>
        </w:rPr>
        <w:t>TTL</w:t>
      </w:r>
      <w:proofErr w:type="spellEnd"/>
      <w:r w:rsidRPr="00751A8E">
        <w:rPr>
          <w:rFonts w:ascii="Arial" w:hAnsi="Arial" w:cs="Arial"/>
        </w:rPr>
        <w:t xml:space="preserve"> para el envió de tráfico y en ciertos casos dependiendo del tipo de </w:t>
      </w:r>
      <w:proofErr w:type="spellStart"/>
      <w:r w:rsidRPr="00751A8E">
        <w:rPr>
          <w:rFonts w:ascii="Arial" w:hAnsi="Arial" w:cs="Arial"/>
        </w:rPr>
        <w:t>SLA</w:t>
      </w:r>
      <w:proofErr w:type="spellEnd"/>
      <w:r w:rsidRPr="00751A8E">
        <w:rPr>
          <w:rFonts w:ascii="Arial" w:hAnsi="Arial" w:cs="Arial"/>
        </w:rPr>
        <w:t xml:space="preserve"> que se haga, los campos correspondientes a </w:t>
      </w:r>
      <w:proofErr w:type="spellStart"/>
      <w:r w:rsidRPr="00751A8E">
        <w:rPr>
          <w:rFonts w:ascii="Arial" w:hAnsi="Arial" w:cs="Arial"/>
        </w:rPr>
        <w:t>Stacking</w:t>
      </w:r>
      <w:proofErr w:type="spellEnd"/>
      <w:r w:rsidRPr="00751A8E">
        <w:rPr>
          <w:rFonts w:ascii="Arial" w:hAnsi="Arial" w:cs="Arial"/>
        </w:rPr>
        <w:t xml:space="preserve"> para envió </w:t>
      </w:r>
      <w:proofErr w:type="spellStart"/>
      <w:r w:rsidRPr="00751A8E">
        <w:rPr>
          <w:rFonts w:ascii="Arial" w:hAnsi="Arial" w:cs="Arial"/>
        </w:rPr>
        <w:t>interdominio</w:t>
      </w:r>
      <w:proofErr w:type="spellEnd"/>
      <w:r w:rsidRPr="00751A8E">
        <w:rPr>
          <w:rFonts w:ascii="Arial" w:hAnsi="Arial" w:cs="Arial"/>
        </w:rPr>
        <w:t xml:space="preserve"> y el campo experimental </w:t>
      </w:r>
      <w:proofErr w:type="spellStart"/>
      <w:r w:rsidRPr="00751A8E">
        <w:rPr>
          <w:rFonts w:ascii="Arial" w:hAnsi="Arial" w:cs="Arial"/>
        </w:rPr>
        <w:t>EXP</w:t>
      </w:r>
      <w:proofErr w:type="spellEnd"/>
      <w:r w:rsidRPr="00751A8E">
        <w:rPr>
          <w:rFonts w:ascii="Arial" w:hAnsi="Arial" w:cs="Arial"/>
        </w:rPr>
        <w:t xml:space="preserve"> para implementar prioridades. </w:t>
      </w:r>
    </w:p>
    <w:p w:rsidR="00BB0DE3" w:rsidRDefault="00F559DF" w:rsidP="00366EFD">
      <w:pPr>
        <w:pStyle w:val="NormalWeb"/>
        <w:numPr>
          <w:ilvl w:val="0"/>
          <w:numId w:val="17"/>
        </w:numPr>
        <w:spacing w:afterLines="50" w:afterAutospacing="0" w:line="360" w:lineRule="auto"/>
        <w:ind w:left="357" w:firstLine="0"/>
        <w:jc w:val="both"/>
        <w:rPr>
          <w:rFonts w:ascii="Arial" w:hAnsi="Arial" w:cs="Arial"/>
        </w:rPr>
      </w:pPr>
      <w:r w:rsidRPr="00751A8E">
        <w:rPr>
          <w:rFonts w:ascii="Arial" w:hAnsi="Arial" w:cs="Arial"/>
        </w:rPr>
        <w:t>Facilidad de implementación. Cualquiera de las formas que existe para el correcto funcionamiento de la arquitectura MPLS requiere de poca señalización entre los nodos. Las contramedidas que se pueden tomar en caso de fallas, protocolos de enrutamiento, entre otras tecnologías de capas superiores y/o inferiores no afecta el funcionamiento de la arquitectura, es decir, para cualquier cambio en cualquier capa la arquitectura se amolda a los posibles cambios sin la intervención del administrador de la red MPLS.</w:t>
      </w:r>
    </w:p>
    <w:p w:rsidR="00BB0DE3" w:rsidRDefault="00F559DF" w:rsidP="00366EFD">
      <w:pPr>
        <w:pStyle w:val="NormalWeb"/>
        <w:numPr>
          <w:ilvl w:val="0"/>
          <w:numId w:val="16"/>
        </w:numPr>
        <w:spacing w:afterLines="50" w:afterAutospacing="0" w:line="360" w:lineRule="auto"/>
        <w:ind w:left="357" w:firstLine="0"/>
        <w:jc w:val="both"/>
        <w:rPr>
          <w:rFonts w:ascii="Arial" w:hAnsi="Arial" w:cs="Arial"/>
        </w:rPr>
      </w:pPr>
      <w:r w:rsidRPr="00751A8E">
        <w:rPr>
          <w:rFonts w:ascii="Arial" w:hAnsi="Arial" w:cs="Arial"/>
        </w:rPr>
        <w:lastRenderedPageBreak/>
        <w:t xml:space="preserve">Adaptabilidad frente a la capa de red como a la capa de enlace. La arquitectura MPLS se localiza entre la capa de red y la capa de enlace, se vale de la conmutación para el envió del </w:t>
      </w:r>
      <w:r w:rsidR="00117BD7">
        <w:rPr>
          <w:rFonts w:ascii="Arial" w:hAnsi="Arial" w:cs="Arial"/>
        </w:rPr>
        <w:t>tráfico</w:t>
      </w:r>
      <w:r w:rsidRPr="00751A8E">
        <w:rPr>
          <w:rFonts w:ascii="Arial" w:hAnsi="Arial" w:cs="Arial"/>
        </w:rPr>
        <w:t xml:space="preserve"> y de los protocolos de enrutamiento para la creación de la tablas de conmutación y de rutas alternas para diferentes fines. </w:t>
      </w:r>
    </w:p>
    <w:p w:rsidR="00BB0DE3" w:rsidRDefault="00F559DF" w:rsidP="00366EFD">
      <w:pPr>
        <w:pStyle w:val="NormalWeb"/>
        <w:numPr>
          <w:ilvl w:val="0"/>
          <w:numId w:val="15"/>
        </w:numPr>
        <w:spacing w:afterLines="50" w:afterAutospacing="0" w:line="360" w:lineRule="auto"/>
        <w:ind w:left="357" w:firstLine="0"/>
        <w:jc w:val="both"/>
        <w:rPr>
          <w:rFonts w:ascii="Arial" w:hAnsi="Arial" w:cs="Arial"/>
        </w:rPr>
      </w:pPr>
      <w:r w:rsidRPr="00751A8E">
        <w:rPr>
          <w:rFonts w:ascii="Arial" w:hAnsi="Arial" w:cs="Arial"/>
        </w:rPr>
        <w:t xml:space="preserve">El cambio que se da en el software y no en el hardware. Los nodos que conformarían la red MPLS necesitan solo los procesos correspondientes a los manejos de MPLS independientemente de las tecnologías y funcionamiento de la capa de enlace y la capa de red. Para equipos actuales basta con una actualización al sistema operativo de los </w:t>
      </w:r>
      <w:r w:rsidR="007B1D4E" w:rsidRPr="00751A8E">
        <w:rPr>
          <w:rFonts w:ascii="Arial" w:hAnsi="Arial" w:cs="Arial"/>
        </w:rPr>
        <w:t>enrutador</w:t>
      </w:r>
      <w:r w:rsidRPr="00751A8E">
        <w:rPr>
          <w:rFonts w:ascii="Arial" w:hAnsi="Arial" w:cs="Arial"/>
        </w:rPr>
        <w:t xml:space="preserve"> que conforman la </w:t>
      </w:r>
      <w:proofErr w:type="spellStart"/>
      <w:r w:rsidRPr="00751A8E">
        <w:rPr>
          <w:rFonts w:ascii="Arial" w:hAnsi="Arial" w:cs="Arial"/>
        </w:rPr>
        <w:t>backbone</w:t>
      </w:r>
      <w:proofErr w:type="spellEnd"/>
      <w:r w:rsidRPr="00751A8E">
        <w:rPr>
          <w:rFonts w:ascii="Arial" w:hAnsi="Arial" w:cs="Arial"/>
        </w:rPr>
        <w:t>.</w:t>
      </w:r>
    </w:p>
    <w:p w:rsidR="00BB0DE3" w:rsidRDefault="00F559DF" w:rsidP="00366EFD">
      <w:pPr>
        <w:pStyle w:val="NormalWeb"/>
        <w:numPr>
          <w:ilvl w:val="0"/>
          <w:numId w:val="14"/>
        </w:numPr>
        <w:spacing w:before="0" w:beforeAutospacing="0" w:afterLines="50" w:afterAutospacing="0" w:line="360" w:lineRule="auto"/>
        <w:ind w:left="357" w:firstLine="0"/>
        <w:jc w:val="both"/>
        <w:rPr>
          <w:rFonts w:ascii="Arial" w:hAnsi="Arial" w:cs="Arial"/>
        </w:rPr>
      </w:pPr>
      <w:r w:rsidRPr="00751A8E">
        <w:rPr>
          <w:rFonts w:ascii="Arial" w:hAnsi="Arial" w:cs="Arial"/>
        </w:rPr>
        <w:t xml:space="preserve">Permite la implementación de Ingeniería de tráfico. Gracias a nuevos protocolos de enrutamiento como a mejoras a otros protocolos de capas superiores, MPLS tiene la capacidad de cambiar dinámicamente de ruta. Las nuevas rutas pueden ser generadas por protocolos de capa de red destinados a crear la tabla de enrutamiento bajo ciertas métricas, así también se aplicaran ciertas políticas en estos mismos protocolos para una mejor evaluación de los recursos de la red.  </w:t>
      </w:r>
    </w:p>
    <w:p w:rsidR="00BB0DE3" w:rsidRDefault="00F559DF" w:rsidP="00366EFD">
      <w:pPr>
        <w:pStyle w:val="NormalWeb"/>
        <w:numPr>
          <w:ilvl w:val="0"/>
          <w:numId w:val="13"/>
        </w:numPr>
        <w:spacing w:before="0" w:beforeAutospacing="0" w:afterLines="200" w:afterAutospacing="0" w:line="360" w:lineRule="auto"/>
        <w:ind w:left="357" w:firstLine="0"/>
        <w:jc w:val="both"/>
        <w:rPr>
          <w:rFonts w:ascii="Arial" w:hAnsi="Arial" w:cs="Arial"/>
        </w:rPr>
      </w:pPr>
      <w:r w:rsidRPr="00751A8E">
        <w:rPr>
          <w:rFonts w:ascii="Arial" w:hAnsi="Arial" w:cs="Arial"/>
        </w:rPr>
        <w:t xml:space="preserve">Reserva de recurso de </w:t>
      </w:r>
      <w:proofErr w:type="spellStart"/>
      <w:r w:rsidRPr="00751A8E">
        <w:rPr>
          <w:rFonts w:ascii="Arial" w:hAnsi="Arial" w:cs="Arial"/>
        </w:rPr>
        <w:t>intradominio</w:t>
      </w:r>
      <w:proofErr w:type="spellEnd"/>
      <w:r w:rsidRPr="00751A8E">
        <w:rPr>
          <w:rFonts w:ascii="Arial" w:hAnsi="Arial" w:cs="Arial"/>
        </w:rPr>
        <w:t xml:space="preserve"> MPLS. Gracia al túnel </w:t>
      </w:r>
      <w:proofErr w:type="spellStart"/>
      <w:r w:rsidRPr="00751A8E">
        <w:rPr>
          <w:rFonts w:ascii="Arial" w:hAnsi="Arial" w:cs="Arial"/>
        </w:rPr>
        <w:t>LSP</w:t>
      </w:r>
      <w:proofErr w:type="spellEnd"/>
      <w:r w:rsidRPr="00751A8E">
        <w:rPr>
          <w:rFonts w:ascii="Arial" w:hAnsi="Arial" w:cs="Arial"/>
        </w:rPr>
        <w:t xml:space="preserve"> que se crea para el envió de los tráficos correspondientes, se asegura que la red pueda soportar los requerimientos solicitados dado que si fuese el caso contrario, el túnel no puede establecerse. </w:t>
      </w:r>
    </w:p>
    <w:p w:rsidR="00730310" w:rsidRDefault="00F559DF" w:rsidP="001E255A">
      <w:pPr>
        <w:pStyle w:val="NormalWeb"/>
        <w:spacing w:before="0" w:beforeAutospacing="0" w:after="0" w:afterAutospacing="0" w:line="480" w:lineRule="auto"/>
        <w:jc w:val="both"/>
        <w:rPr>
          <w:rFonts w:ascii="Arial" w:hAnsi="Arial" w:cs="Arial"/>
        </w:rPr>
      </w:pPr>
      <w:r w:rsidRPr="00D0130D">
        <w:rPr>
          <w:rFonts w:ascii="Arial" w:hAnsi="Arial" w:cs="Arial"/>
        </w:rPr>
        <w:t>2.3.</w:t>
      </w:r>
      <w:r w:rsidR="00D0130D">
        <w:rPr>
          <w:rFonts w:ascii="Arial" w:hAnsi="Arial" w:cs="Arial"/>
        </w:rPr>
        <w:t>-</w:t>
      </w:r>
      <w:r w:rsidRPr="00D0130D">
        <w:rPr>
          <w:rFonts w:ascii="Arial" w:hAnsi="Arial" w:cs="Arial"/>
        </w:rPr>
        <w:t xml:space="preserve"> Términos Básicos. </w:t>
      </w:r>
    </w:p>
    <w:p w:rsidR="00730310" w:rsidRDefault="00F559DF" w:rsidP="00366EFD">
      <w:pPr>
        <w:pStyle w:val="Listaconvietas"/>
        <w:numPr>
          <w:ilvl w:val="0"/>
          <w:numId w:val="5"/>
        </w:numPr>
        <w:spacing w:afterLines="50" w:line="360" w:lineRule="auto"/>
        <w:ind w:left="0" w:firstLine="284"/>
        <w:jc w:val="both"/>
        <w:rPr>
          <w:rStyle w:val="apple-style-span"/>
          <w:rFonts w:ascii="Arial" w:hAnsi="Arial" w:cs="Arial"/>
          <w:color w:val="535353"/>
        </w:rPr>
      </w:pPr>
      <w:r w:rsidRPr="00751A8E">
        <w:rPr>
          <w:rStyle w:val="apple-style-span"/>
          <w:rFonts w:ascii="Arial" w:hAnsi="Arial" w:cs="Arial"/>
          <w:color w:val="000000"/>
        </w:rPr>
        <w:t>ATM: "Modo de transferencia asíncrono", es una tecnología de red de alta velocidad que soporta el transporte de señales de voz, datos y vídeo a través de una sola corriente.</w:t>
      </w:r>
      <w:r w:rsidRPr="00751A8E">
        <w:rPr>
          <w:rStyle w:val="Hipervnculo"/>
          <w:rFonts w:ascii="Arial" w:hAnsi="Arial" w:cs="Arial"/>
          <w:color w:val="535353"/>
          <w:u w:val="none"/>
        </w:rPr>
        <w:t xml:space="preserve"> </w:t>
      </w:r>
      <w:r w:rsidRPr="00751A8E">
        <w:rPr>
          <w:rStyle w:val="Hipervnculo"/>
          <w:rFonts w:ascii="Arial" w:hAnsi="Arial" w:cs="Arial"/>
          <w:color w:val="000000"/>
        </w:rPr>
        <w:t>(</w:t>
      </w:r>
      <w:proofErr w:type="spellStart"/>
      <w:r w:rsidRPr="00751A8E">
        <w:rPr>
          <w:rStyle w:val="apple-style-span"/>
          <w:rFonts w:ascii="Arial" w:hAnsi="Arial" w:cs="Arial"/>
          <w:color w:val="000000"/>
        </w:rPr>
        <w:t>McQuerry</w:t>
      </w:r>
      <w:proofErr w:type="spellEnd"/>
      <w:r w:rsidRPr="00751A8E">
        <w:rPr>
          <w:rStyle w:val="apple-style-span"/>
          <w:rFonts w:ascii="Arial" w:hAnsi="Arial" w:cs="Arial"/>
          <w:color w:val="000000"/>
        </w:rPr>
        <w:t xml:space="preserve"> y otros; 2001)</w:t>
      </w:r>
      <w:r w:rsidR="001B229D">
        <w:rPr>
          <w:rStyle w:val="apple-style-span"/>
          <w:rFonts w:ascii="Arial" w:hAnsi="Arial" w:cs="Arial"/>
          <w:color w:val="000000"/>
        </w:rPr>
        <w:t>.</w:t>
      </w:r>
    </w:p>
    <w:p w:rsidR="00730310" w:rsidRDefault="00F559DF" w:rsidP="00366EFD">
      <w:pPr>
        <w:pStyle w:val="Listaconvietas"/>
        <w:numPr>
          <w:ilvl w:val="0"/>
          <w:numId w:val="5"/>
        </w:numPr>
        <w:spacing w:afterLines="50" w:line="360" w:lineRule="auto"/>
        <w:ind w:left="0" w:firstLine="284"/>
        <w:jc w:val="both"/>
        <w:rPr>
          <w:rFonts w:ascii="Arial" w:hAnsi="Arial" w:cs="Arial"/>
        </w:rPr>
      </w:pPr>
      <w:r w:rsidRPr="00751A8E">
        <w:rPr>
          <w:rFonts w:ascii="Arial" w:hAnsi="Arial" w:cs="Arial"/>
        </w:rPr>
        <w:t>Calidad de servicio (</w:t>
      </w:r>
      <w:proofErr w:type="spellStart"/>
      <w:r w:rsidRPr="00751A8E">
        <w:rPr>
          <w:rFonts w:ascii="Arial" w:hAnsi="Arial" w:cs="Arial"/>
        </w:rPr>
        <w:t>QoS</w:t>
      </w:r>
      <w:proofErr w:type="spellEnd"/>
      <w:r w:rsidRPr="00751A8E">
        <w:rPr>
          <w:rFonts w:ascii="Arial" w:hAnsi="Arial" w:cs="Arial"/>
        </w:rPr>
        <w:t>): es un mecanismo de control que puede dar diferente prioridad a distintos usuarios o flujos de datos, o garantizar un determinado nivel de rendimiento a un flujo de datos de acuerdo con solicitudes del program</w:t>
      </w:r>
      <w:r w:rsidR="001B229D">
        <w:rPr>
          <w:rFonts w:ascii="Arial" w:hAnsi="Arial" w:cs="Arial"/>
        </w:rPr>
        <w:t>a de aplicación. (Cisco;  2011).</w:t>
      </w:r>
    </w:p>
    <w:p w:rsidR="00730310" w:rsidRPr="001313BA" w:rsidRDefault="007314C9" w:rsidP="00366EFD">
      <w:pPr>
        <w:pStyle w:val="Listaconvietas"/>
        <w:numPr>
          <w:ilvl w:val="0"/>
          <w:numId w:val="5"/>
        </w:numPr>
        <w:spacing w:afterLines="50" w:line="360" w:lineRule="auto"/>
        <w:ind w:left="0" w:firstLine="284"/>
        <w:jc w:val="both"/>
        <w:rPr>
          <w:rFonts w:ascii="Arial" w:hAnsi="Arial" w:cs="Arial"/>
        </w:rPr>
      </w:pPr>
      <w:r>
        <w:rPr>
          <w:rFonts w:ascii="Arial" w:hAnsi="Arial" w:cs="Arial"/>
        </w:rPr>
        <w:lastRenderedPageBreak/>
        <w:t>Dirección IP: Nú</w:t>
      </w:r>
      <w:r w:rsidR="00F559DF" w:rsidRPr="00751A8E">
        <w:rPr>
          <w:rFonts w:ascii="Arial" w:hAnsi="Arial" w:cs="Arial"/>
        </w:rPr>
        <w:t xml:space="preserve">mero exclusivo que utilizan los dispositivos a fin de identificar y comunicarse entre ellos en una red de computadoras utilizando el estándar de protocolo </w:t>
      </w:r>
      <w:r w:rsidR="001B229D">
        <w:rPr>
          <w:rFonts w:ascii="Arial" w:hAnsi="Arial" w:cs="Arial"/>
        </w:rPr>
        <w:t>de internet (IP). (Cisco; 2011).</w:t>
      </w:r>
      <w:r w:rsidR="00F559DF" w:rsidRPr="00751A8E">
        <w:rPr>
          <w:rFonts w:ascii="Arial" w:hAnsi="Arial" w:cs="Arial"/>
        </w:rPr>
        <w:t xml:space="preserve"> </w:t>
      </w:r>
    </w:p>
    <w:p w:rsidR="00730310" w:rsidRDefault="00F559DF" w:rsidP="00366EFD">
      <w:pPr>
        <w:pStyle w:val="Listaconvietas"/>
        <w:numPr>
          <w:ilvl w:val="0"/>
          <w:numId w:val="5"/>
        </w:numPr>
        <w:spacing w:afterLines="50" w:line="360" w:lineRule="auto"/>
        <w:ind w:left="0" w:firstLine="284"/>
        <w:jc w:val="both"/>
        <w:rPr>
          <w:rFonts w:ascii="Arial" w:hAnsi="Arial" w:cs="Arial"/>
          <w:color w:val="000000"/>
        </w:rPr>
      </w:pPr>
      <w:proofErr w:type="spellStart"/>
      <w:r w:rsidRPr="00751A8E">
        <w:rPr>
          <w:rFonts w:ascii="Arial" w:hAnsi="Arial" w:cs="Arial"/>
        </w:rPr>
        <w:t>IETF</w:t>
      </w:r>
      <w:proofErr w:type="spellEnd"/>
      <w:r w:rsidRPr="00751A8E">
        <w:rPr>
          <w:rFonts w:ascii="Arial" w:hAnsi="Arial" w:cs="Arial"/>
          <w:color w:val="535353"/>
        </w:rPr>
        <w:t xml:space="preserve"> (</w:t>
      </w:r>
      <w:r w:rsidRPr="00751A8E">
        <w:rPr>
          <w:rStyle w:val="apple-style-span"/>
          <w:rFonts w:ascii="Arial" w:hAnsi="Arial" w:cs="Arial"/>
          <w:bCs/>
          <w:color w:val="000000"/>
        </w:rPr>
        <w:t xml:space="preserve">Internet </w:t>
      </w:r>
      <w:proofErr w:type="spellStart"/>
      <w:r w:rsidRPr="00751A8E">
        <w:rPr>
          <w:rStyle w:val="apple-style-span"/>
          <w:rFonts w:ascii="Arial" w:hAnsi="Arial" w:cs="Arial"/>
          <w:bCs/>
          <w:color w:val="000000"/>
        </w:rPr>
        <w:t>Engineering</w:t>
      </w:r>
      <w:proofErr w:type="spellEnd"/>
      <w:r w:rsidRPr="00751A8E">
        <w:rPr>
          <w:rStyle w:val="apple-style-span"/>
          <w:rFonts w:ascii="Arial" w:hAnsi="Arial" w:cs="Arial"/>
          <w:bCs/>
          <w:color w:val="000000"/>
        </w:rPr>
        <w:t xml:space="preserve"> </w:t>
      </w:r>
      <w:proofErr w:type="spellStart"/>
      <w:r w:rsidRPr="00751A8E">
        <w:rPr>
          <w:rStyle w:val="apple-style-span"/>
          <w:rFonts w:ascii="Arial" w:hAnsi="Arial" w:cs="Arial"/>
          <w:bCs/>
          <w:color w:val="000000"/>
        </w:rPr>
        <w:t>Task</w:t>
      </w:r>
      <w:proofErr w:type="spellEnd"/>
      <w:r w:rsidRPr="00751A8E">
        <w:rPr>
          <w:rStyle w:val="apple-style-span"/>
          <w:rFonts w:ascii="Arial" w:hAnsi="Arial" w:cs="Arial"/>
          <w:bCs/>
          <w:color w:val="000000"/>
        </w:rPr>
        <w:t xml:space="preserve"> </w:t>
      </w:r>
      <w:proofErr w:type="spellStart"/>
      <w:r w:rsidRPr="00751A8E">
        <w:rPr>
          <w:rStyle w:val="apple-style-span"/>
          <w:rFonts w:ascii="Arial" w:hAnsi="Arial" w:cs="Arial"/>
          <w:bCs/>
          <w:color w:val="000000"/>
        </w:rPr>
        <w:t>Force</w:t>
      </w:r>
      <w:proofErr w:type="spellEnd"/>
      <w:r w:rsidRPr="00751A8E">
        <w:rPr>
          <w:rStyle w:val="apple-style-span"/>
          <w:rFonts w:ascii="Arial" w:hAnsi="Arial" w:cs="Arial"/>
          <w:bCs/>
          <w:color w:val="000000"/>
        </w:rPr>
        <w:t xml:space="preserve">): </w:t>
      </w:r>
      <w:r w:rsidRPr="00751A8E">
        <w:rPr>
          <w:rStyle w:val="apple-style-span"/>
          <w:rFonts w:ascii="Arial" w:hAnsi="Arial" w:cs="Arial"/>
          <w:color w:val="000000"/>
        </w:rPr>
        <w:t>es una gran comunidad internacional abierta de diseñadores, operadores, vendedores, e investigadores interesados ​​en la evolución de la arquitectura de Internet y el buen funcionamiento de la Internet. (</w:t>
      </w:r>
      <w:proofErr w:type="spellStart"/>
      <w:r w:rsidRPr="00751A8E">
        <w:rPr>
          <w:rStyle w:val="apple-style-span"/>
          <w:rFonts w:ascii="Arial" w:hAnsi="Arial" w:cs="Arial"/>
          <w:color w:val="000000"/>
        </w:rPr>
        <w:t>IETF</w:t>
      </w:r>
      <w:proofErr w:type="spellEnd"/>
      <w:r w:rsidRPr="00751A8E">
        <w:rPr>
          <w:rStyle w:val="apple-style-span"/>
          <w:rFonts w:ascii="Arial" w:hAnsi="Arial" w:cs="Arial"/>
          <w:color w:val="000000"/>
        </w:rPr>
        <w:t>; 2011)</w:t>
      </w:r>
      <w:r w:rsidR="001B229D">
        <w:rPr>
          <w:rStyle w:val="apple-style-span"/>
          <w:rFonts w:ascii="Arial" w:hAnsi="Arial" w:cs="Arial"/>
          <w:color w:val="000000"/>
        </w:rPr>
        <w:t>.</w:t>
      </w:r>
    </w:p>
    <w:p w:rsidR="00730310" w:rsidRDefault="00F559DF" w:rsidP="00366EFD">
      <w:pPr>
        <w:pStyle w:val="Listaconvietas"/>
        <w:numPr>
          <w:ilvl w:val="0"/>
          <w:numId w:val="5"/>
        </w:numPr>
        <w:spacing w:afterLines="50" w:line="360" w:lineRule="auto"/>
        <w:ind w:left="0" w:firstLine="284"/>
        <w:rPr>
          <w:rFonts w:ascii="Arial" w:hAnsi="Arial" w:cs="Arial"/>
        </w:rPr>
      </w:pPr>
      <w:r w:rsidRPr="00751A8E">
        <w:rPr>
          <w:rFonts w:ascii="Arial" w:hAnsi="Arial" w:cs="Arial"/>
        </w:rPr>
        <w:t>Paquetes: agrupación lógica de información que incluye un encabezado que contiene información de control y (generalmente) datos de usuario. (Cisco; 2011)</w:t>
      </w:r>
      <w:r w:rsidR="001232CC">
        <w:rPr>
          <w:rFonts w:ascii="Arial" w:hAnsi="Arial" w:cs="Arial"/>
        </w:rPr>
        <w:t>.</w:t>
      </w:r>
    </w:p>
    <w:p w:rsidR="00730310" w:rsidRDefault="00F559DF" w:rsidP="00366EFD">
      <w:pPr>
        <w:pStyle w:val="Listaconvietas"/>
        <w:numPr>
          <w:ilvl w:val="0"/>
          <w:numId w:val="5"/>
        </w:numPr>
        <w:spacing w:afterLines="50" w:line="360" w:lineRule="auto"/>
        <w:ind w:left="0" w:firstLine="284"/>
        <w:jc w:val="both"/>
        <w:rPr>
          <w:rFonts w:ascii="Arial" w:hAnsi="Arial" w:cs="Arial"/>
        </w:rPr>
      </w:pPr>
      <w:r w:rsidRPr="00751A8E">
        <w:rPr>
          <w:rFonts w:ascii="Arial" w:hAnsi="Arial" w:cs="Arial"/>
        </w:rPr>
        <w:t>Protocolo: E</w:t>
      </w:r>
      <w:r w:rsidRPr="00751A8E">
        <w:rPr>
          <w:rStyle w:val="apple-style-span"/>
          <w:rFonts w:ascii="Arial" w:hAnsi="Arial" w:cs="Arial"/>
          <w:color w:val="000000"/>
        </w:rPr>
        <w:t xml:space="preserve">s un conjunto de reglas de comunicaciones entre dispositivos (computadoras, teléfonos, enrutadores, </w:t>
      </w:r>
      <w:proofErr w:type="spellStart"/>
      <w:r w:rsidRPr="00751A8E">
        <w:rPr>
          <w:rStyle w:val="apple-style-span"/>
          <w:rFonts w:ascii="Arial" w:hAnsi="Arial" w:cs="Arial"/>
          <w:color w:val="000000"/>
        </w:rPr>
        <w:t>switchs</w:t>
      </w:r>
      <w:proofErr w:type="spellEnd"/>
      <w:r w:rsidRPr="00751A8E">
        <w:rPr>
          <w:rStyle w:val="apple-style-span"/>
          <w:rFonts w:ascii="Arial" w:hAnsi="Arial" w:cs="Arial"/>
          <w:color w:val="000000"/>
        </w:rPr>
        <w:t xml:space="preserve">, </w:t>
      </w:r>
      <w:proofErr w:type="spellStart"/>
      <w:r w:rsidRPr="00751A8E">
        <w:rPr>
          <w:rStyle w:val="apple-style-span"/>
          <w:rFonts w:ascii="Arial" w:hAnsi="Arial" w:cs="Arial"/>
          <w:color w:val="000000"/>
        </w:rPr>
        <w:t>etc</w:t>
      </w:r>
      <w:proofErr w:type="spellEnd"/>
      <w:r w:rsidRPr="00751A8E">
        <w:rPr>
          <w:rStyle w:val="apple-style-span"/>
          <w:rFonts w:ascii="Arial" w:hAnsi="Arial" w:cs="Arial"/>
          <w:color w:val="000000"/>
        </w:rPr>
        <w:t xml:space="preserve">). Los protocolos gobiernan el </w:t>
      </w:r>
      <w:r w:rsidRPr="00751A8E">
        <w:rPr>
          <w:rStyle w:val="Textoennegrita"/>
          <w:rFonts w:ascii="Arial" w:hAnsi="Arial" w:cs="Arial"/>
          <w:b w:val="0"/>
          <w:color w:val="000000"/>
        </w:rPr>
        <w:t>formato</w:t>
      </w:r>
      <w:r w:rsidRPr="00751A8E">
        <w:rPr>
          <w:rStyle w:val="apple-style-span"/>
          <w:rFonts w:ascii="Arial" w:hAnsi="Arial" w:cs="Arial"/>
          <w:b/>
          <w:color w:val="000000"/>
        </w:rPr>
        <w:t>,</w:t>
      </w:r>
      <w:r w:rsidRPr="00751A8E">
        <w:rPr>
          <w:rStyle w:val="apple-converted-space"/>
          <w:rFonts w:ascii="Arial" w:hAnsi="Arial" w:cs="Arial"/>
          <w:b/>
          <w:color w:val="000000"/>
        </w:rPr>
        <w:t> </w:t>
      </w:r>
      <w:r w:rsidRPr="00751A8E">
        <w:rPr>
          <w:rStyle w:val="Textoennegrita"/>
          <w:rFonts w:ascii="Arial" w:hAnsi="Arial" w:cs="Arial"/>
          <w:b w:val="0"/>
          <w:color w:val="000000"/>
        </w:rPr>
        <w:t>sincronización</w:t>
      </w:r>
      <w:r w:rsidRPr="00751A8E">
        <w:rPr>
          <w:rStyle w:val="apple-style-span"/>
          <w:rFonts w:ascii="Arial" w:hAnsi="Arial" w:cs="Arial"/>
          <w:b/>
          <w:color w:val="000000"/>
        </w:rPr>
        <w:t>,</w:t>
      </w:r>
      <w:r w:rsidRPr="00751A8E">
        <w:rPr>
          <w:rStyle w:val="apple-converted-space"/>
          <w:rFonts w:ascii="Arial" w:hAnsi="Arial" w:cs="Arial"/>
          <w:b/>
          <w:color w:val="000000"/>
        </w:rPr>
        <w:t> </w:t>
      </w:r>
      <w:r w:rsidRPr="00751A8E">
        <w:rPr>
          <w:rStyle w:val="Textoennegrita"/>
          <w:rFonts w:ascii="Arial" w:hAnsi="Arial" w:cs="Arial"/>
          <w:b w:val="0"/>
          <w:color w:val="000000"/>
        </w:rPr>
        <w:t>secuencia</w:t>
      </w:r>
      <w:r w:rsidRPr="00751A8E">
        <w:rPr>
          <w:rStyle w:val="apple-converted-space"/>
          <w:rFonts w:ascii="Arial" w:hAnsi="Arial" w:cs="Arial"/>
          <w:color w:val="000000"/>
        </w:rPr>
        <w:t> </w:t>
      </w:r>
      <w:r w:rsidRPr="00751A8E">
        <w:rPr>
          <w:rStyle w:val="apple-style-span"/>
          <w:rFonts w:ascii="Arial" w:hAnsi="Arial" w:cs="Arial"/>
          <w:color w:val="000000"/>
        </w:rPr>
        <w:t>y</w:t>
      </w:r>
      <w:r w:rsidRPr="00751A8E">
        <w:rPr>
          <w:rStyle w:val="apple-converted-space"/>
          <w:rFonts w:ascii="Arial" w:hAnsi="Arial" w:cs="Arial"/>
          <w:b/>
          <w:color w:val="000000"/>
        </w:rPr>
        <w:t> </w:t>
      </w:r>
      <w:r w:rsidRPr="00751A8E">
        <w:rPr>
          <w:rStyle w:val="Textoennegrita"/>
          <w:rFonts w:ascii="Arial" w:hAnsi="Arial" w:cs="Arial"/>
          <w:b w:val="0"/>
          <w:color w:val="000000"/>
        </w:rPr>
        <w:t>control de errores</w:t>
      </w:r>
      <w:r w:rsidRPr="00751A8E">
        <w:rPr>
          <w:rStyle w:val="apple-style-span"/>
          <w:rFonts w:ascii="Arial" w:hAnsi="Arial" w:cs="Arial"/>
          <w:color w:val="000000"/>
        </w:rPr>
        <w:t>. (</w:t>
      </w:r>
      <w:proofErr w:type="spellStart"/>
      <w:r w:rsidRPr="00751A8E">
        <w:rPr>
          <w:rStyle w:val="apple-style-span"/>
          <w:rFonts w:ascii="Arial" w:hAnsi="Arial" w:cs="Arial"/>
          <w:color w:val="000000"/>
        </w:rPr>
        <w:t>Eveliux</w:t>
      </w:r>
      <w:proofErr w:type="spellEnd"/>
      <w:r w:rsidRPr="00751A8E">
        <w:rPr>
          <w:rStyle w:val="apple-style-span"/>
          <w:rFonts w:ascii="Arial" w:hAnsi="Arial" w:cs="Arial"/>
          <w:color w:val="000000"/>
        </w:rPr>
        <w:t>; 2011)</w:t>
      </w:r>
      <w:r w:rsidR="001B229D">
        <w:rPr>
          <w:rStyle w:val="apple-style-span"/>
          <w:rFonts w:ascii="Arial" w:hAnsi="Arial" w:cs="Arial"/>
          <w:color w:val="000000"/>
        </w:rPr>
        <w:t>.</w:t>
      </w:r>
    </w:p>
    <w:p w:rsidR="00730310" w:rsidRDefault="00F559DF" w:rsidP="00366EFD">
      <w:pPr>
        <w:pStyle w:val="NormalWeb"/>
        <w:spacing w:afterLines="50" w:afterAutospacing="0" w:line="360" w:lineRule="auto"/>
        <w:ind w:firstLine="284"/>
        <w:jc w:val="both"/>
        <w:rPr>
          <w:rFonts w:ascii="Arial" w:hAnsi="Arial" w:cs="Arial"/>
        </w:rPr>
      </w:pPr>
      <w:r w:rsidRPr="00751A8E">
        <w:rPr>
          <w:rFonts w:ascii="Arial" w:hAnsi="Arial" w:cs="Arial"/>
        </w:rPr>
        <w:t xml:space="preserve"> </w:t>
      </w: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730310" w:rsidRDefault="00730310" w:rsidP="00366EFD">
      <w:pPr>
        <w:pStyle w:val="NormalWeb"/>
        <w:spacing w:afterLines="50" w:afterAutospacing="0" w:line="360" w:lineRule="auto"/>
        <w:jc w:val="both"/>
        <w:rPr>
          <w:rFonts w:ascii="Arial" w:hAnsi="Arial" w:cs="Arial"/>
        </w:rPr>
      </w:pPr>
    </w:p>
    <w:p w:rsidR="005A3032" w:rsidRDefault="005A3032" w:rsidP="00366EFD">
      <w:pPr>
        <w:pStyle w:val="NormalWeb"/>
        <w:spacing w:afterLines="900" w:afterAutospacing="0" w:line="360" w:lineRule="auto"/>
        <w:rPr>
          <w:rFonts w:ascii="Arial" w:hAnsi="Arial" w:cs="Arial"/>
          <w:b/>
        </w:rPr>
      </w:pPr>
    </w:p>
    <w:p w:rsidR="005A3032" w:rsidRDefault="005A3032" w:rsidP="00366EFD">
      <w:pPr>
        <w:pStyle w:val="NormalWeb"/>
        <w:spacing w:afterLines="900" w:afterAutospacing="0" w:line="360" w:lineRule="auto"/>
        <w:jc w:val="center"/>
        <w:rPr>
          <w:rFonts w:ascii="Arial" w:hAnsi="Arial" w:cs="Arial"/>
          <w:b/>
        </w:rPr>
      </w:pPr>
    </w:p>
    <w:p w:rsidR="005A3032" w:rsidRDefault="005A3032" w:rsidP="00366EFD">
      <w:pPr>
        <w:pStyle w:val="NormalWeb"/>
        <w:spacing w:afterLines="900" w:afterAutospacing="0" w:line="360" w:lineRule="auto"/>
        <w:jc w:val="center"/>
        <w:rPr>
          <w:rFonts w:ascii="Arial" w:hAnsi="Arial" w:cs="Arial"/>
          <w:b/>
        </w:rPr>
      </w:pPr>
    </w:p>
    <w:p w:rsidR="00730310" w:rsidRDefault="006560ED" w:rsidP="00366EFD">
      <w:pPr>
        <w:pStyle w:val="NormalWeb"/>
        <w:spacing w:afterLines="900" w:afterAutospacing="0" w:line="360" w:lineRule="auto"/>
        <w:jc w:val="center"/>
        <w:rPr>
          <w:rFonts w:ascii="Arial" w:hAnsi="Arial" w:cs="Arial"/>
          <w:b/>
        </w:rPr>
      </w:pPr>
      <w:r>
        <w:rPr>
          <w:rFonts w:ascii="Arial" w:hAnsi="Arial" w:cs="Arial"/>
          <w:b/>
        </w:rPr>
        <w:t>CAPÍTULO</w:t>
      </w:r>
      <w:r w:rsidR="00F559DF" w:rsidRPr="00751A8E">
        <w:rPr>
          <w:rFonts w:ascii="Arial" w:hAnsi="Arial" w:cs="Arial"/>
          <w:b/>
        </w:rPr>
        <w:t xml:space="preserve"> III</w:t>
      </w:r>
    </w:p>
    <w:p w:rsidR="00730310" w:rsidRDefault="00730310" w:rsidP="00366EFD">
      <w:pPr>
        <w:pStyle w:val="NormalWeb"/>
        <w:spacing w:afterLines="50" w:afterAutospacing="0" w:line="360" w:lineRule="auto"/>
        <w:ind w:firstLine="284"/>
        <w:jc w:val="center"/>
        <w:rPr>
          <w:rFonts w:ascii="Arial" w:hAnsi="Arial" w:cs="Arial"/>
          <w:b/>
        </w:rPr>
      </w:pPr>
    </w:p>
    <w:p w:rsidR="00730310" w:rsidRDefault="00730310" w:rsidP="00366EFD">
      <w:pPr>
        <w:pStyle w:val="NormalWeb"/>
        <w:spacing w:afterLines="50" w:afterAutospacing="0" w:line="360" w:lineRule="auto"/>
        <w:ind w:firstLine="284"/>
        <w:jc w:val="center"/>
        <w:rPr>
          <w:rFonts w:ascii="Arial" w:hAnsi="Arial" w:cs="Arial"/>
          <w:b/>
        </w:rPr>
      </w:pPr>
    </w:p>
    <w:p w:rsidR="00730310" w:rsidRDefault="00730310" w:rsidP="00366EFD">
      <w:pPr>
        <w:pStyle w:val="NormalWeb"/>
        <w:spacing w:afterLines="50" w:afterAutospacing="0" w:line="360" w:lineRule="auto"/>
        <w:ind w:firstLine="284"/>
        <w:jc w:val="center"/>
        <w:rPr>
          <w:rFonts w:ascii="Arial" w:hAnsi="Arial" w:cs="Arial"/>
          <w:b/>
        </w:rPr>
      </w:pPr>
    </w:p>
    <w:p w:rsidR="00730310" w:rsidRDefault="00730310" w:rsidP="00366EFD">
      <w:pPr>
        <w:pStyle w:val="NormalWeb"/>
        <w:spacing w:afterLines="50" w:afterAutospacing="0" w:line="360" w:lineRule="auto"/>
        <w:ind w:firstLine="284"/>
        <w:jc w:val="center"/>
        <w:rPr>
          <w:rFonts w:ascii="Arial" w:hAnsi="Arial" w:cs="Arial"/>
          <w:b/>
        </w:rPr>
      </w:pPr>
    </w:p>
    <w:p w:rsidR="00730310" w:rsidRDefault="00730310" w:rsidP="00366EFD">
      <w:pPr>
        <w:pStyle w:val="NormalWeb"/>
        <w:spacing w:afterLines="50" w:afterAutospacing="0" w:line="360" w:lineRule="auto"/>
        <w:ind w:firstLine="284"/>
        <w:jc w:val="center"/>
        <w:rPr>
          <w:rFonts w:ascii="Arial" w:hAnsi="Arial" w:cs="Arial"/>
          <w:b/>
        </w:rPr>
      </w:pPr>
    </w:p>
    <w:p w:rsidR="00730310" w:rsidRDefault="00730310" w:rsidP="00366EFD">
      <w:pPr>
        <w:pStyle w:val="NormalWeb"/>
        <w:spacing w:afterLines="50" w:afterAutospacing="0" w:line="360" w:lineRule="auto"/>
        <w:ind w:firstLine="284"/>
        <w:jc w:val="center"/>
        <w:rPr>
          <w:rFonts w:ascii="Arial" w:hAnsi="Arial" w:cs="Arial"/>
          <w:b/>
        </w:rPr>
      </w:pPr>
    </w:p>
    <w:p w:rsidR="00730310" w:rsidRDefault="00730310" w:rsidP="00366EFD">
      <w:pPr>
        <w:pStyle w:val="NormalWeb"/>
        <w:spacing w:afterLines="100" w:afterAutospacing="0" w:line="480" w:lineRule="auto"/>
        <w:rPr>
          <w:rFonts w:ascii="Arial" w:hAnsi="Arial" w:cs="Arial"/>
          <w:b/>
        </w:rPr>
      </w:pPr>
    </w:p>
    <w:p w:rsidR="00730310" w:rsidRDefault="006560ED" w:rsidP="005A3032">
      <w:pPr>
        <w:pStyle w:val="NormalWeb"/>
        <w:spacing w:before="0" w:beforeAutospacing="0" w:after="0" w:afterAutospacing="0" w:line="480" w:lineRule="auto"/>
        <w:jc w:val="center"/>
        <w:rPr>
          <w:rFonts w:ascii="Arial" w:hAnsi="Arial" w:cs="Arial"/>
          <w:b/>
        </w:rPr>
      </w:pPr>
      <w:r>
        <w:rPr>
          <w:rFonts w:ascii="Arial" w:hAnsi="Arial" w:cs="Arial"/>
          <w:b/>
        </w:rPr>
        <w:lastRenderedPageBreak/>
        <w:t>CAPÍTULO</w:t>
      </w:r>
      <w:r w:rsidR="00F559DF" w:rsidRPr="00751A8E">
        <w:rPr>
          <w:rFonts w:ascii="Arial" w:hAnsi="Arial" w:cs="Arial"/>
          <w:b/>
        </w:rPr>
        <w:t xml:space="preserve"> III</w:t>
      </w:r>
    </w:p>
    <w:p w:rsidR="00730310" w:rsidRDefault="00F559DF" w:rsidP="005A3032">
      <w:pPr>
        <w:pStyle w:val="NormalWeb"/>
        <w:spacing w:before="0" w:beforeAutospacing="0" w:after="0" w:afterAutospacing="0" w:line="480" w:lineRule="auto"/>
        <w:ind w:firstLine="284"/>
        <w:jc w:val="center"/>
        <w:rPr>
          <w:rFonts w:ascii="Arial" w:hAnsi="Arial" w:cs="Arial"/>
          <w:b/>
        </w:rPr>
      </w:pPr>
      <w:r w:rsidRPr="00751A8E">
        <w:rPr>
          <w:rFonts w:ascii="Arial" w:hAnsi="Arial" w:cs="Arial"/>
          <w:b/>
        </w:rPr>
        <w:t xml:space="preserve">MARCO </w:t>
      </w:r>
      <w:r w:rsidR="007314C9" w:rsidRPr="00751A8E">
        <w:rPr>
          <w:rFonts w:ascii="Arial" w:hAnsi="Arial" w:cs="Arial"/>
          <w:b/>
        </w:rPr>
        <w:t>METODOLÓGICO</w:t>
      </w:r>
    </w:p>
    <w:p w:rsidR="00730310" w:rsidRDefault="00F559DF" w:rsidP="005A3032">
      <w:pPr>
        <w:pStyle w:val="BodyText31"/>
        <w:overflowPunct/>
        <w:autoSpaceDE/>
        <w:jc w:val="left"/>
        <w:textAlignment w:val="auto"/>
        <w:rPr>
          <w:iCs/>
          <w:snapToGrid w:val="0"/>
          <w:lang w:val="es-ES"/>
        </w:rPr>
      </w:pPr>
      <w:r w:rsidRPr="00666E6A">
        <w:rPr>
          <w:lang w:val="es-ES" w:eastAsia="es-ES"/>
        </w:rPr>
        <w:t xml:space="preserve">1.- </w:t>
      </w:r>
      <w:r w:rsidRPr="00666E6A">
        <w:rPr>
          <w:iCs/>
          <w:snapToGrid w:val="0"/>
          <w:lang w:val="es-ES"/>
        </w:rPr>
        <w:t xml:space="preserve"> Tipo de investigación</w:t>
      </w:r>
    </w:p>
    <w:p w:rsidR="00730310" w:rsidRDefault="00393F95" w:rsidP="00366EFD">
      <w:pPr>
        <w:spacing w:afterLines="50" w:line="360" w:lineRule="auto"/>
        <w:ind w:firstLine="284"/>
        <w:jc w:val="both"/>
        <w:rPr>
          <w:rStyle w:val="apple-style-span"/>
          <w:rFonts w:ascii="Arial" w:hAnsi="Arial" w:cs="Arial"/>
          <w:bCs/>
          <w:i w:val="0"/>
          <w:color w:val="000000"/>
          <w:szCs w:val="24"/>
          <w:shd w:val="clear" w:color="auto" w:fill="FFFFFF"/>
        </w:rPr>
      </w:pPr>
      <w:r w:rsidRPr="00751A8E">
        <w:rPr>
          <w:rStyle w:val="apple-style-span"/>
          <w:rFonts w:ascii="Arial" w:hAnsi="Arial" w:cs="Arial"/>
          <w:bCs/>
          <w:i w:val="0"/>
          <w:color w:val="000000"/>
          <w:szCs w:val="24"/>
          <w:shd w:val="clear" w:color="auto" w:fill="FFFFFF"/>
        </w:rPr>
        <w:t xml:space="preserve">Según el grado </w:t>
      </w:r>
      <w:r w:rsidR="000E5F01" w:rsidRPr="00751A8E">
        <w:rPr>
          <w:rStyle w:val="apple-style-span"/>
          <w:rFonts w:ascii="Arial" w:hAnsi="Arial" w:cs="Arial"/>
          <w:bCs/>
          <w:i w:val="0"/>
          <w:color w:val="000000"/>
          <w:szCs w:val="24"/>
          <w:shd w:val="clear" w:color="auto" w:fill="FFFFFF"/>
        </w:rPr>
        <w:t>de pro</w:t>
      </w:r>
      <w:r w:rsidR="00441DD4" w:rsidRPr="00751A8E">
        <w:rPr>
          <w:rStyle w:val="apple-style-span"/>
          <w:rFonts w:ascii="Arial" w:hAnsi="Arial" w:cs="Arial"/>
          <w:bCs/>
          <w:i w:val="0"/>
          <w:color w:val="000000"/>
          <w:szCs w:val="24"/>
          <w:shd w:val="clear" w:color="auto" w:fill="FFFFFF"/>
        </w:rPr>
        <w:t>fundidad con el que se aborda los objetivos, el nivel de la investigación y la estrategia empleada por el investigador</w:t>
      </w:r>
      <w:r w:rsidR="000E5F01" w:rsidRPr="00751A8E">
        <w:rPr>
          <w:rFonts w:ascii="Arial" w:hAnsi="Arial" w:cs="Arial"/>
          <w:szCs w:val="24"/>
        </w:rPr>
        <w:t>,</w:t>
      </w:r>
      <w:r w:rsidR="000E5F01" w:rsidRPr="00751A8E">
        <w:rPr>
          <w:rStyle w:val="apple-style-span"/>
          <w:rFonts w:ascii="Arial" w:hAnsi="Arial" w:cs="Arial"/>
          <w:bCs/>
          <w:i w:val="0"/>
          <w:color w:val="000000"/>
          <w:szCs w:val="24"/>
          <w:shd w:val="clear" w:color="auto" w:fill="FFFFFF"/>
        </w:rPr>
        <w:t xml:space="preserve"> la presente investigación se clasifica en exploratoria-descriptiva.</w:t>
      </w:r>
      <w:r w:rsidR="00441DD4" w:rsidRPr="00751A8E">
        <w:rPr>
          <w:rStyle w:val="apple-style-span"/>
          <w:rFonts w:ascii="Arial" w:hAnsi="Arial" w:cs="Arial"/>
          <w:bCs/>
          <w:i w:val="0"/>
          <w:color w:val="000000"/>
          <w:szCs w:val="24"/>
          <w:shd w:val="clear" w:color="auto" w:fill="FFFFFF"/>
        </w:rPr>
        <w:t xml:space="preserve"> (Arias; </w:t>
      </w:r>
      <w:r w:rsidR="000E5F01" w:rsidRPr="00751A8E">
        <w:rPr>
          <w:rStyle w:val="apple-style-span"/>
          <w:rFonts w:ascii="Arial" w:hAnsi="Arial" w:cs="Arial"/>
          <w:bCs/>
          <w:i w:val="0"/>
          <w:color w:val="000000"/>
          <w:szCs w:val="24"/>
          <w:shd w:val="clear" w:color="auto" w:fill="FFFFFF"/>
        </w:rPr>
        <w:t>1999).</w:t>
      </w:r>
    </w:p>
    <w:p w:rsidR="00730310" w:rsidRDefault="00F559DF" w:rsidP="00366EFD">
      <w:pPr>
        <w:spacing w:afterLines="50" w:line="360" w:lineRule="auto"/>
        <w:ind w:firstLine="284"/>
        <w:jc w:val="both"/>
        <w:rPr>
          <w:rStyle w:val="apple-style-span"/>
          <w:rFonts w:ascii="Arial" w:hAnsi="Arial" w:cs="Arial"/>
          <w:bCs/>
          <w:i w:val="0"/>
          <w:color w:val="000000"/>
          <w:szCs w:val="24"/>
          <w:shd w:val="clear" w:color="auto" w:fill="FFFFFF"/>
        </w:rPr>
      </w:pPr>
      <w:r w:rsidRPr="00751A8E">
        <w:rPr>
          <w:rStyle w:val="apple-style-span"/>
          <w:rFonts w:ascii="Arial" w:hAnsi="Arial" w:cs="Arial"/>
          <w:bCs/>
          <w:i w:val="0"/>
          <w:color w:val="000000"/>
          <w:szCs w:val="24"/>
          <w:shd w:val="clear" w:color="auto" w:fill="FFFFFF"/>
        </w:rPr>
        <w:t>Se puede decir que esta clasificación usa como criterio lo que se pretende con la investigación, sea explorar un área no estudiada antes y describir una situación.</w:t>
      </w:r>
    </w:p>
    <w:p w:rsidR="00730310" w:rsidRDefault="00F559DF" w:rsidP="00366EFD">
      <w:pPr>
        <w:spacing w:afterLines="50" w:line="360" w:lineRule="auto"/>
        <w:ind w:firstLine="284"/>
        <w:jc w:val="both"/>
        <w:rPr>
          <w:rStyle w:val="apple-style-span"/>
          <w:rFonts w:ascii="Arial" w:hAnsi="Arial" w:cs="Arial"/>
          <w:bCs/>
          <w:i w:val="0"/>
          <w:color w:val="000000"/>
          <w:szCs w:val="24"/>
          <w:shd w:val="clear" w:color="auto" w:fill="FFFFFF"/>
        </w:rPr>
      </w:pPr>
      <w:r w:rsidRPr="00751A8E">
        <w:rPr>
          <w:rStyle w:val="apple-style-span"/>
          <w:rFonts w:ascii="Arial" w:hAnsi="Arial" w:cs="Arial"/>
          <w:bCs/>
          <w:i w:val="0"/>
          <w:color w:val="000000"/>
          <w:szCs w:val="24"/>
          <w:shd w:val="clear" w:color="auto" w:fill="FFFFFF"/>
        </w:rPr>
        <w:t>“La investigación descriptiva busca especificar propiedades, características y rasgos importantes de cualquier fenómeno que se analice” Hernández y otros (2003)</w:t>
      </w:r>
      <w:r w:rsidR="001B229D">
        <w:rPr>
          <w:rStyle w:val="apple-style-span"/>
          <w:rFonts w:ascii="Arial" w:hAnsi="Arial" w:cs="Arial"/>
          <w:bCs/>
          <w:i w:val="0"/>
          <w:color w:val="000000"/>
          <w:szCs w:val="24"/>
          <w:shd w:val="clear" w:color="auto" w:fill="FFFFFF"/>
        </w:rPr>
        <w:t>.</w:t>
      </w:r>
      <w:r w:rsidRPr="00751A8E">
        <w:rPr>
          <w:rStyle w:val="apple-style-span"/>
          <w:rFonts w:ascii="Arial" w:hAnsi="Arial" w:cs="Arial"/>
          <w:bCs/>
          <w:i w:val="0"/>
          <w:color w:val="000000"/>
          <w:szCs w:val="24"/>
          <w:shd w:val="clear" w:color="auto" w:fill="FFFFFF"/>
        </w:rPr>
        <w:t xml:space="preserve">  </w:t>
      </w:r>
    </w:p>
    <w:p w:rsidR="00730310" w:rsidRDefault="00F559DF" w:rsidP="00366EFD">
      <w:pPr>
        <w:pStyle w:val="Textoindependiente"/>
        <w:spacing w:afterLines="50" w:line="360" w:lineRule="auto"/>
        <w:ind w:firstLine="284"/>
        <w:jc w:val="both"/>
        <w:rPr>
          <w:rFonts w:ascii="Arial" w:hAnsi="Arial" w:cs="Arial"/>
          <w:color w:val="000000"/>
          <w:lang w:val="es-ES"/>
        </w:rPr>
      </w:pPr>
      <w:r w:rsidRPr="00751A8E">
        <w:rPr>
          <w:rFonts w:ascii="Arial" w:hAnsi="Arial" w:cs="Arial"/>
          <w:color w:val="000000"/>
          <w:lang w:val="es-ES"/>
        </w:rPr>
        <w:t>Para el análisis de esta investigación se establecieron diferentes pruebas repetitivas que permitieron describir o dar a conocer las propiedades, características y rasgos de IPv6 conjuntamente con MPLS.</w:t>
      </w:r>
    </w:p>
    <w:p w:rsidR="00730310" w:rsidRDefault="003219AC" w:rsidP="00366EFD">
      <w:pPr>
        <w:spacing w:afterLines="50" w:line="360" w:lineRule="auto"/>
        <w:ind w:firstLine="284"/>
        <w:jc w:val="both"/>
        <w:rPr>
          <w:rStyle w:val="apple-style-span"/>
          <w:rFonts w:ascii="Arial" w:hAnsi="Arial" w:cs="Arial"/>
          <w:bCs/>
          <w:i w:val="0"/>
          <w:color w:val="000000"/>
          <w:szCs w:val="24"/>
          <w:shd w:val="clear" w:color="auto" w:fill="FFFFFF"/>
        </w:rPr>
      </w:pPr>
      <w:r w:rsidRPr="00751A8E">
        <w:rPr>
          <w:rFonts w:ascii="Arial" w:hAnsi="Arial" w:cs="Arial"/>
          <w:i w:val="0"/>
          <w:color w:val="000000"/>
          <w:szCs w:val="24"/>
        </w:rPr>
        <w:t xml:space="preserve">Por su parte, </w:t>
      </w:r>
      <w:r w:rsidR="00F559DF" w:rsidRPr="00751A8E">
        <w:rPr>
          <w:rFonts w:ascii="Arial" w:hAnsi="Arial" w:cs="Arial"/>
          <w:i w:val="0"/>
          <w:color w:val="000000"/>
          <w:szCs w:val="24"/>
        </w:rPr>
        <w:t>“</w:t>
      </w:r>
      <w:r w:rsidRPr="00751A8E">
        <w:rPr>
          <w:rFonts w:ascii="Arial" w:hAnsi="Arial" w:cs="Arial"/>
          <w:i w:val="0"/>
          <w:color w:val="000000"/>
          <w:szCs w:val="24"/>
        </w:rPr>
        <w:t>l</w:t>
      </w:r>
      <w:r w:rsidR="00F559DF" w:rsidRPr="00751A8E">
        <w:rPr>
          <w:rFonts w:ascii="Arial" w:hAnsi="Arial" w:cs="Arial"/>
          <w:i w:val="0"/>
          <w:color w:val="000000"/>
          <w:szCs w:val="24"/>
        </w:rPr>
        <w:t xml:space="preserve">a investigación exploratoria se efectúa normalmente cuando el objetivo es examinar un tema o un problema de investigación poco estudiado, del cual tienen muchas dudas o no se ha abordado antes” </w:t>
      </w:r>
      <w:r w:rsidR="00F559DF" w:rsidRPr="00751A8E">
        <w:rPr>
          <w:rStyle w:val="apple-style-span"/>
          <w:rFonts w:ascii="Arial" w:hAnsi="Arial" w:cs="Arial"/>
          <w:bCs/>
          <w:i w:val="0"/>
          <w:color w:val="000000"/>
          <w:szCs w:val="24"/>
          <w:shd w:val="clear" w:color="auto" w:fill="FFFFFF"/>
        </w:rPr>
        <w:t>Hernández y otros</w:t>
      </w:r>
      <w:r w:rsidR="00441DD4" w:rsidRPr="00751A8E">
        <w:rPr>
          <w:rStyle w:val="apple-style-span"/>
          <w:rFonts w:ascii="Arial" w:hAnsi="Arial" w:cs="Arial"/>
          <w:bCs/>
          <w:i w:val="0"/>
          <w:color w:val="000000"/>
          <w:szCs w:val="24"/>
          <w:shd w:val="clear" w:color="auto" w:fill="FFFFFF"/>
        </w:rPr>
        <w:t xml:space="preserve"> (</w:t>
      </w:r>
      <w:r w:rsidR="00F559DF" w:rsidRPr="00751A8E">
        <w:rPr>
          <w:rStyle w:val="apple-style-span"/>
          <w:rFonts w:ascii="Arial" w:hAnsi="Arial" w:cs="Arial"/>
          <w:bCs/>
          <w:i w:val="0"/>
          <w:color w:val="000000"/>
          <w:szCs w:val="24"/>
          <w:shd w:val="clear" w:color="auto" w:fill="FFFFFF"/>
        </w:rPr>
        <w:t>2003</w:t>
      </w:r>
      <w:r w:rsidR="00441DD4" w:rsidRPr="00751A8E">
        <w:rPr>
          <w:rStyle w:val="apple-style-span"/>
          <w:rFonts w:ascii="Arial" w:hAnsi="Arial" w:cs="Arial"/>
          <w:bCs/>
          <w:i w:val="0"/>
          <w:color w:val="000000"/>
          <w:szCs w:val="24"/>
          <w:shd w:val="clear" w:color="auto" w:fill="FFFFFF"/>
        </w:rPr>
        <w:t>).</w:t>
      </w:r>
      <w:r w:rsidR="00F559DF" w:rsidRPr="00751A8E">
        <w:rPr>
          <w:rStyle w:val="apple-style-span"/>
          <w:rFonts w:ascii="Arial" w:hAnsi="Arial" w:cs="Arial"/>
          <w:bCs/>
          <w:i w:val="0"/>
          <w:color w:val="000000"/>
          <w:szCs w:val="24"/>
          <w:shd w:val="clear" w:color="auto" w:fill="FFFFFF"/>
        </w:rPr>
        <w:t xml:space="preserve"> </w:t>
      </w:r>
    </w:p>
    <w:p w:rsidR="00730310" w:rsidRPr="005A3032" w:rsidRDefault="00F559DF" w:rsidP="00366EFD">
      <w:pPr>
        <w:spacing w:afterLines="200" w:line="360" w:lineRule="auto"/>
        <w:ind w:firstLine="284"/>
        <w:jc w:val="both"/>
        <w:rPr>
          <w:rStyle w:val="apple-style-span"/>
          <w:rFonts w:ascii="Arial" w:hAnsi="Arial" w:cs="Arial"/>
          <w:bCs/>
          <w:i w:val="0"/>
          <w:color w:val="000000"/>
          <w:szCs w:val="24"/>
          <w:shd w:val="clear" w:color="auto" w:fill="FFFFFF"/>
        </w:rPr>
      </w:pPr>
      <w:r w:rsidRPr="00751A8E">
        <w:rPr>
          <w:rStyle w:val="apple-style-span"/>
          <w:rFonts w:ascii="Arial" w:hAnsi="Arial" w:cs="Arial"/>
          <w:bCs/>
          <w:i w:val="0"/>
          <w:color w:val="000000"/>
          <w:szCs w:val="24"/>
          <w:shd w:val="clear" w:color="auto" w:fill="FFFFFF"/>
        </w:rPr>
        <w:t>En el Área de Redes y Telecomunicaciones existen temas que ameritan ser estudiados e inves</w:t>
      </w:r>
      <w:r w:rsidR="007314C9">
        <w:rPr>
          <w:rStyle w:val="apple-style-span"/>
          <w:rFonts w:ascii="Arial" w:hAnsi="Arial" w:cs="Arial"/>
          <w:bCs/>
          <w:i w:val="0"/>
          <w:color w:val="000000"/>
          <w:szCs w:val="24"/>
          <w:shd w:val="clear" w:color="auto" w:fill="FFFFFF"/>
        </w:rPr>
        <w:t>tigados, en este caso se trabajó</w:t>
      </w:r>
      <w:r w:rsidRPr="00751A8E">
        <w:rPr>
          <w:rStyle w:val="apple-style-span"/>
          <w:rFonts w:ascii="Arial" w:hAnsi="Arial" w:cs="Arial"/>
          <w:bCs/>
          <w:i w:val="0"/>
          <w:color w:val="000000"/>
          <w:szCs w:val="24"/>
          <w:shd w:val="clear" w:color="auto" w:fill="FFFFFF"/>
        </w:rPr>
        <w:t xml:space="preserve"> con el nuevo protocolo de internet Versión 6 con MPLS debido a que su implementación ha sido poca, y con respecto a ipv6 existen dudas </w:t>
      </w:r>
      <w:r w:rsidR="003219AC" w:rsidRPr="00751A8E">
        <w:rPr>
          <w:rStyle w:val="apple-style-span"/>
          <w:rFonts w:ascii="Arial" w:hAnsi="Arial" w:cs="Arial"/>
          <w:bCs/>
          <w:i w:val="0"/>
          <w:color w:val="000000"/>
          <w:szCs w:val="24"/>
          <w:shd w:val="clear" w:color="auto" w:fill="FFFFFF"/>
        </w:rPr>
        <w:t xml:space="preserve">sobre su efectividad al resolver </w:t>
      </w:r>
      <w:r w:rsidRPr="00751A8E">
        <w:rPr>
          <w:rStyle w:val="apple-style-span"/>
          <w:rFonts w:ascii="Arial" w:hAnsi="Arial" w:cs="Arial"/>
          <w:bCs/>
          <w:i w:val="0"/>
          <w:color w:val="000000"/>
          <w:szCs w:val="24"/>
          <w:shd w:val="clear" w:color="auto" w:fill="FFFFFF"/>
        </w:rPr>
        <w:t>las limitaciones nativas que se tienen con IPv4.</w:t>
      </w:r>
    </w:p>
    <w:p w:rsidR="00730310" w:rsidRDefault="00F559DF" w:rsidP="00366EFD">
      <w:pPr>
        <w:pStyle w:val="BodyText31"/>
        <w:overflowPunct/>
        <w:autoSpaceDE/>
        <w:spacing w:afterLines="50" w:line="360" w:lineRule="auto"/>
        <w:textAlignment w:val="auto"/>
        <w:rPr>
          <w:lang w:val="es-ES"/>
        </w:rPr>
      </w:pPr>
      <w:r w:rsidRPr="00666E6A">
        <w:rPr>
          <w:lang w:val="es-ES"/>
        </w:rPr>
        <w:t>2.- Diseño del Investigación</w:t>
      </w:r>
    </w:p>
    <w:p w:rsidR="00730310" w:rsidRDefault="00F559DF" w:rsidP="00366EFD">
      <w:pPr>
        <w:pStyle w:val="BodyText31"/>
        <w:overflowPunct/>
        <w:autoSpaceDE/>
        <w:spacing w:afterLines="50" w:line="360" w:lineRule="auto"/>
        <w:ind w:firstLine="284"/>
        <w:textAlignment w:val="auto"/>
        <w:rPr>
          <w:lang w:val="es-ES"/>
        </w:rPr>
      </w:pPr>
      <w:r w:rsidRPr="00751A8E">
        <w:rPr>
          <w:lang w:val="es-ES"/>
        </w:rPr>
        <w:t>“El diseño de investigación es la estrategia general que adopta el investigador para respond</w:t>
      </w:r>
      <w:r w:rsidR="00441DD4" w:rsidRPr="00751A8E">
        <w:rPr>
          <w:lang w:val="es-ES"/>
        </w:rPr>
        <w:t>er al problema planteado (Arias;</w:t>
      </w:r>
      <w:r w:rsidRPr="00751A8E">
        <w:rPr>
          <w:lang w:val="es-ES"/>
        </w:rPr>
        <w:t xml:space="preserve"> 1999)”.</w:t>
      </w:r>
    </w:p>
    <w:p w:rsidR="00730310" w:rsidRDefault="00F559DF" w:rsidP="00366EFD">
      <w:pPr>
        <w:pStyle w:val="BodyText31"/>
        <w:overflowPunct/>
        <w:autoSpaceDE/>
        <w:spacing w:afterLines="50" w:line="360" w:lineRule="auto"/>
        <w:ind w:firstLine="284"/>
        <w:textAlignment w:val="auto"/>
        <w:rPr>
          <w:lang w:val="es-ES"/>
        </w:rPr>
      </w:pPr>
      <w:r w:rsidRPr="00751A8E">
        <w:rPr>
          <w:lang w:val="es-ES"/>
        </w:rPr>
        <w:lastRenderedPageBreak/>
        <w:t xml:space="preserve">Su objetivo es proporcionar un modelo de verificación que permita contrastar hechos con teorías, y su forma es la de una estrategia o plan general que determina las operaciones necesarias para hacerla. </w:t>
      </w:r>
      <w:r w:rsidR="003219AC" w:rsidRPr="00751A8E">
        <w:rPr>
          <w:lang w:val="es-ES"/>
        </w:rPr>
        <w:t>(</w:t>
      </w:r>
      <w:r w:rsidRPr="00751A8E">
        <w:rPr>
          <w:lang w:val="es-ES"/>
        </w:rPr>
        <w:t>Sabino</w:t>
      </w:r>
      <w:r w:rsidR="003219AC" w:rsidRPr="00751A8E">
        <w:rPr>
          <w:lang w:val="es-ES"/>
        </w:rPr>
        <w:t>;</w:t>
      </w:r>
      <w:r w:rsidR="00441DD4" w:rsidRPr="00751A8E">
        <w:rPr>
          <w:lang w:val="es-ES"/>
        </w:rPr>
        <w:t xml:space="preserve"> </w:t>
      </w:r>
      <w:r w:rsidRPr="00751A8E">
        <w:rPr>
          <w:lang w:val="es-ES"/>
        </w:rPr>
        <w:t>2000).</w:t>
      </w:r>
    </w:p>
    <w:p w:rsidR="00BB0DE3" w:rsidRDefault="00F559DF" w:rsidP="00366EFD">
      <w:pPr>
        <w:pStyle w:val="BodyText31"/>
        <w:spacing w:afterLines="200" w:line="360" w:lineRule="auto"/>
        <w:ind w:firstLine="284"/>
        <w:rPr>
          <w:lang w:val="es-ES"/>
        </w:rPr>
      </w:pPr>
      <w:r w:rsidRPr="00751A8E">
        <w:rPr>
          <w:lang w:val="es-ES"/>
        </w:rPr>
        <w:t>El Diseño de esta Investigación ha sido plantead</w:t>
      </w:r>
      <w:r w:rsidR="003219AC" w:rsidRPr="00751A8E">
        <w:rPr>
          <w:lang w:val="es-ES"/>
        </w:rPr>
        <w:t>o</w:t>
      </w:r>
      <w:r w:rsidRPr="00751A8E">
        <w:rPr>
          <w:lang w:val="es-ES"/>
        </w:rPr>
        <w:t xml:space="preserve"> de forma experimental debido a la manipulación</w:t>
      </w:r>
      <w:r w:rsidR="00441DD4" w:rsidRPr="00751A8E">
        <w:rPr>
          <w:lang w:val="es-ES"/>
        </w:rPr>
        <w:t xml:space="preserve"> de </w:t>
      </w:r>
      <w:r w:rsidR="00095D28">
        <w:rPr>
          <w:lang w:val="es-ES"/>
        </w:rPr>
        <w:t xml:space="preserve">la </w:t>
      </w:r>
      <w:r w:rsidR="00441DD4" w:rsidRPr="00751A8E">
        <w:rPr>
          <w:lang w:val="es-ES"/>
        </w:rPr>
        <w:t>variable independiente</w:t>
      </w:r>
      <w:r w:rsidRPr="00751A8E">
        <w:rPr>
          <w:lang w:val="es-ES"/>
        </w:rPr>
        <w:t xml:space="preserve"> (</w:t>
      </w:r>
      <w:r w:rsidR="00095D28">
        <w:rPr>
          <w:lang w:val="es-ES"/>
        </w:rPr>
        <w:t>Protocolo IP =</w:t>
      </w:r>
      <w:r w:rsidRPr="00751A8E">
        <w:rPr>
          <w:lang w:val="es-ES"/>
        </w:rPr>
        <w:t>IP</w:t>
      </w:r>
      <w:r w:rsidR="00441DD4" w:rsidRPr="00751A8E">
        <w:rPr>
          <w:lang w:val="es-ES"/>
        </w:rPr>
        <w:t>v4 e Ipv6</w:t>
      </w:r>
      <w:r w:rsidRPr="00751A8E">
        <w:rPr>
          <w:lang w:val="es-ES"/>
        </w:rPr>
        <w:t xml:space="preserve">) para medir su rendimiento con </w:t>
      </w:r>
      <w:r w:rsidR="00095D28">
        <w:rPr>
          <w:lang w:val="es-ES"/>
        </w:rPr>
        <w:t>una</w:t>
      </w:r>
      <w:r w:rsidR="00095D28" w:rsidRPr="00751A8E">
        <w:rPr>
          <w:lang w:val="es-ES"/>
        </w:rPr>
        <w:t xml:space="preserve"> </w:t>
      </w:r>
      <w:r w:rsidRPr="00751A8E">
        <w:rPr>
          <w:lang w:val="es-ES"/>
        </w:rPr>
        <w:t>variable dependien</w:t>
      </w:r>
      <w:r w:rsidR="007B1D4E" w:rsidRPr="00751A8E">
        <w:rPr>
          <w:lang w:val="es-ES"/>
        </w:rPr>
        <w:t>te (</w:t>
      </w:r>
      <w:r w:rsidR="00095D28">
        <w:rPr>
          <w:lang w:val="es-ES"/>
        </w:rPr>
        <w:t>Rendimiento=</w:t>
      </w:r>
      <w:r w:rsidR="00DD0D57">
        <w:rPr>
          <w:lang w:val="es-ES"/>
        </w:rPr>
        <w:t>Delay</w:t>
      </w:r>
      <w:r w:rsidR="007B1D4E" w:rsidRPr="00751A8E">
        <w:rPr>
          <w:lang w:val="es-ES"/>
        </w:rPr>
        <w:t>, Bitrate y % Paquetes perdidos</w:t>
      </w:r>
      <w:r w:rsidRPr="00751A8E">
        <w:rPr>
          <w:lang w:val="es-ES"/>
        </w:rPr>
        <w:t xml:space="preserve">), mediante una serie de  pruebas  sucesivas como modelo de verificación </w:t>
      </w:r>
      <w:r w:rsidRPr="00751A8E">
        <w:t>con el fin de describir de qué modo y porqué causa se produce una situación o acontecimiento particular.</w:t>
      </w:r>
      <w:r w:rsidRPr="00751A8E">
        <w:rPr>
          <w:lang w:val="es-ES"/>
        </w:rPr>
        <w:t xml:space="preserve"> </w:t>
      </w:r>
    </w:p>
    <w:p w:rsidR="00BB0DE3" w:rsidRPr="00666E6A" w:rsidRDefault="00F559DF" w:rsidP="005A3032">
      <w:pPr>
        <w:pStyle w:val="BodyText31"/>
        <w:rPr>
          <w:lang w:val="es-ES"/>
        </w:rPr>
      </w:pPr>
      <w:r w:rsidRPr="00666E6A">
        <w:rPr>
          <w:lang w:val="es-ES"/>
        </w:rPr>
        <w:t xml:space="preserve">3.- </w:t>
      </w:r>
      <w:r w:rsidRPr="00666E6A">
        <w:rPr>
          <w:bCs/>
        </w:rPr>
        <w:t>Técnicas  e instrumentos de Recolección de Datos</w:t>
      </w:r>
    </w:p>
    <w:p w:rsidR="00F559DF" w:rsidRPr="00751A8E" w:rsidRDefault="00F559DF" w:rsidP="00366EFD">
      <w:pPr>
        <w:pStyle w:val="Textoindependiente"/>
        <w:spacing w:afterLines="50" w:line="360" w:lineRule="auto"/>
        <w:ind w:firstLine="284"/>
        <w:jc w:val="both"/>
        <w:rPr>
          <w:rFonts w:ascii="Arial" w:hAnsi="Arial" w:cs="Arial"/>
        </w:rPr>
      </w:pPr>
      <w:r w:rsidRPr="00751A8E">
        <w:rPr>
          <w:rFonts w:ascii="Arial" w:hAnsi="Arial" w:cs="Arial"/>
        </w:rPr>
        <w:t xml:space="preserve">Para efectuar el desarrollo de la presente Investigación se hizo uso de fuentes secundarias como libros, trabajos de grado, artículos, revistas especializadas y consultas a diferentes sitios Web, para así recopilar la información básica sobre el tema y construir un marco teórico apropiado. </w:t>
      </w:r>
    </w:p>
    <w:p w:rsidR="00D81CF1" w:rsidRDefault="00F559DF" w:rsidP="00366EFD">
      <w:pPr>
        <w:pStyle w:val="Textoindependiente"/>
        <w:spacing w:afterLines="200" w:line="360" w:lineRule="auto"/>
        <w:ind w:firstLine="284"/>
        <w:jc w:val="both"/>
        <w:rPr>
          <w:rFonts w:ascii="Arial" w:hAnsi="Arial" w:cs="Arial"/>
        </w:rPr>
      </w:pPr>
      <w:r w:rsidRPr="00751A8E">
        <w:rPr>
          <w:rFonts w:ascii="Arial" w:hAnsi="Arial" w:cs="Arial"/>
        </w:rPr>
        <w:t>Las fuentes primarias también se usaron y fueron recolectadas, mediante una observación simple e indirecta. Según Méndez (2001), “La observación no directa o simple puede ser indirecta cuando se emplean elementos que registren aspectos visuales y auditivos  del problema de  investigación, entre otras)”. Para el caso de esta investigación se acudió a software estadísticos, software de generación y monitoreo de tráfico que recolectan datos por medio de variables que al obtenerlos, ayudaron a la investigación a determinar la influencia del protocolo IPv6 en redes basadas en MPLS (</w:t>
      </w:r>
      <w:proofErr w:type="spellStart"/>
      <w:r w:rsidRPr="00751A8E">
        <w:rPr>
          <w:rFonts w:ascii="Arial" w:hAnsi="Arial" w:cs="Arial"/>
        </w:rPr>
        <w:t>Multiprotocol</w:t>
      </w:r>
      <w:proofErr w:type="spellEnd"/>
      <w:r w:rsidRPr="00751A8E">
        <w:rPr>
          <w:rFonts w:ascii="Arial" w:hAnsi="Arial" w:cs="Arial"/>
        </w:rPr>
        <w:t xml:space="preserve"> </w:t>
      </w:r>
      <w:proofErr w:type="spellStart"/>
      <w:r w:rsidRPr="00751A8E">
        <w:rPr>
          <w:rFonts w:ascii="Arial" w:hAnsi="Arial" w:cs="Arial"/>
        </w:rPr>
        <w:t>Label</w:t>
      </w:r>
      <w:proofErr w:type="spellEnd"/>
      <w:r w:rsidRPr="00751A8E">
        <w:rPr>
          <w:rFonts w:ascii="Arial" w:hAnsi="Arial" w:cs="Arial"/>
        </w:rPr>
        <w:t xml:space="preserve"> </w:t>
      </w:r>
      <w:proofErr w:type="spellStart"/>
      <w:r w:rsidRPr="00751A8E">
        <w:rPr>
          <w:rFonts w:ascii="Arial" w:hAnsi="Arial" w:cs="Arial"/>
          <w:bCs/>
          <w:iCs/>
          <w:color w:val="000000"/>
        </w:rPr>
        <w:t>Switching</w:t>
      </w:r>
      <w:proofErr w:type="spellEnd"/>
      <w:r w:rsidRPr="00751A8E">
        <w:rPr>
          <w:rFonts w:ascii="Arial" w:hAnsi="Arial" w:cs="Arial"/>
        </w:rPr>
        <w:t xml:space="preserve">). </w:t>
      </w:r>
    </w:p>
    <w:p w:rsidR="00BB0DE3" w:rsidRPr="00666E6A" w:rsidRDefault="00D81CF1" w:rsidP="00690AEB">
      <w:pPr>
        <w:pStyle w:val="Textoindependiente"/>
        <w:jc w:val="both"/>
        <w:rPr>
          <w:rFonts w:ascii="Arial" w:hAnsi="Arial" w:cs="Arial"/>
        </w:rPr>
      </w:pPr>
      <w:r w:rsidRPr="00666E6A">
        <w:rPr>
          <w:rFonts w:ascii="Arial" w:hAnsi="Arial" w:cs="Arial"/>
        </w:rPr>
        <w:t xml:space="preserve">4.- </w:t>
      </w:r>
      <w:r w:rsidR="00F559DF" w:rsidRPr="00666E6A">
        <w:rPr>
          <w:rFonts w:ascii="Arial" w:hAnsi="Arial" w:cs="Arial"/>
          <w:color w:val="000000"/>
          <w:lang w:eastAsia="ko-KR"/>
        </w:rPr>
        <w:t xml:space="preserve">Metodología </w:t>
      </w:r>
      <w:r w:rsidR="003219AC" w:rsidRPr="00666E6A">
        <w:rPr>
          <w:rFonts w:ascii="Arial" w:hAnsi="Arial" w:cs="Arial"/>
          <w:color w:val="000000"/>
          <w:lang w:eastAsia="ko-KR"/>
        </w:rPr>
        <w:t>Utilizada</w:t>
      </w:r>
    </w:p>
    <w:p w:rsidR="00BB0DE3" w:rsidRDefault="00F559DF" w:rsidP="00366EFD">
      <w:pPr>
        <w:widowControl w:val="0"/>
        <w:tabs>
          <w:tab w:val="left" w:pos="284"/>
        </w:tabs>
        <w:adjustRightInd w:val="0"/>
        <w:spacing w:afterLines="50" w:line="480" w:lineRule="auto"/>
        <w:ind w:firstLine="284"/>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 xml:space="preserve">Para determinar cómo influye el protocolo IPv6 en </w:t>
      </w:r>
      <w:r w:rsidRPr="00751A8E">
        <w:rPr>
          <w:rFonts w:ascii="Arial" w:eastAsia="Batang" w:hAnsi="Arial" w:cs="Arial"/>
          <w:bCs/>
          <w:i w:val="0"/>
          <w:iCs/>
          <w:color w:val="000000"/>
          <w:szCs w:val="24"/>
        </w:rPr>
        <w:t>redes basadas en MPLS (</w:t>
      </w:r>
      <w:proofErr w:type="spellStart"/>
      <w:r w:rsidRPr="00751A8E">
        <w:rPr>
          <w:rFonts w:ascii="Arial" w:eastAsia="Batang" w:hAnsi="Arial" w:cs="Arial"/>
          <w:bCs/>
          <w:i w:val="0"/>
          <w:iCs/>
          <w:color w:val="000000"/>
          <w:szCs w:val="24"/>
        </w:rPr>
        <w:t>Multiprotocol</w:t>
      </w:r>
      <w:proofErr w:type="spellEnd"/>
      <w:r w:rsidRPr="00751A8E">
        <w:rPr>
          <w:rFonts w:ascii="Arial" w:eastAsia="Batang" w:hAnsi="Arial" w:cs="Arial"/>
          <w:bCs/>
          <w:i w:val="0"/>
          <w:iCs/>
          <w:color w:val="000000"/>
          <w:szCs w:val="24"/>
        </w:rPr>
        <w:t xml:space="preserve"> </w:t>
      </w:r>
      <w:proofErr w:type="spellStart"/>
      <w:r w:rsidRPr="00751A8E">
        <w:rPr>
          <w:rFonts w:ascii="Arial" w:eastAsia="Batang" w:hAnsi="Arial" w:cs="Arial"/>
          <w:bCs/>
          <w:i w:val="0"/>
          <w:iCs/>
          <w:color w:val="000000"/>
          <w:szCs w:val="24"/>
        </w:rPr>
        <w:t>Label</w:t>
      </w:r>
      <w:proofErr w:type="spellEnd"/>
      <w:r w:rsidRPr="00751A8E">
        <w:rPr>
          <w:rFonts w:ascii="Arial" w:eastAsia="Batang" w:hAnsi="Arial" w:cs="Arial"/>
          <w:bCs/>
          <w:i w:val="0"/>
          <w:iCs/>
          <w:color w:val="000000"/>
          <w:szCs w:val="24"/>
        </w:rPr>
        <w:t xml:space="preserve"> </w:t>
      </w:r>
      <w:proofErr w:type="spellStart"/>
      <w:r w:rsidRPr="00751A8E">
        <w:rPr>
          <w:rFonts w:ascii="Arial" w:eastAsia="Batang" w:hAnsi="Arial" w:cs="Arial"/>
          <w:bCs/>
          <w:i w:val="0"/>
          <w:iCs/>
          <w:color w:val="000000"/>
          <w:szCs w:val="24"/>
        </w:rPr>
        <w:t>Switching</w:t>
      </w:r>
      <w:proofErr w:type="spellEnd"/>
      <w:r w:rsidRPr="00751A8E">
        <w:rPr>
          <w:rFonts w:ascii="Arial" w:eastAsia="Batang" w:hAnsi="Arial" w:cs="Arial"/>
          <w:bCs/>
          <w:i w:val="0"/>
          <w:iCs/>
          <w:color w:val="000000"/>
          <w:szCs w:val="24"/>
        </w:rPr>
        <w:t>)</w:t>
      </w:r>
      <w:r w:rsidRPr="00751A8E">
        <w:rPr>
          <w:rFonts w:ascii="Arial" w:eastAsia="Batang" w:hAnsi="Arial" w:cs="Arial"/>
          <w:i w:val="0"/>
          <w:color w:val="000000"/>
          <w:szCs w:val="24"/>
          <w:lang w:eastAsia="ko-KR"/>
        </w:rPr>
        <w:t xml:space="preserve">, la investigación se rigió por una variación de la metodología experimental planteada en </w:t>
      </w:r>
      <w:proofErr w:type="spellStart"/>
      <w:r w:rsidRPr="00751A8E">
        <w:rPr>
          <w:rFonts w:ascii="Arial" w:eastAsia="Batang" w:hAnsi="Arial" w:cs="Arial"/>
          <w:i w:val="0"/>
          <w:color w:val="000000"/>
          <w:szCs w:val="24"/>
          <w:lang w:eastAsia="ko-KR"/>
        </w:rPr>
        <w:t>Bisquerra</w:t>
      </w:r>
      <w:proofErr w:type="spellEnd"/>
      <w:r w:rsidRPr="00751A8E">
        <w:rPr>
          <w:rFonts w:ascii="Arial" w:eastAsia="Batang" w:hAnsi="Arial" w:cs="Arial"/>
          <w:i w:val="0"/>
          <w:color w:val="000000"/>
          <w:szCs w:val="24"/>
          <w:lang w:eastAsia="ko-KR"/>
        </w:rPr>
        <w:t xml:space="preserve"> (2000) donde explica que</w:t>
      </w:r>
      <w:r w:rsidRPr="00751A8E">
        <w:rPr>
          <w:rFonts w:ascii="Arial" w:hAnsi="Arial" w:cs="Arial"/>
          <w:i w:val="0"/>
          <w:szCs w:val="24"/>
        </w:rPr>
        <w:t xml:space="preserve"> “Todo </w:t>
      </w:r>
      <w:r w:rsidRPr="00751A8E">
        <w:rPr>
          <w:rFonts w:ascii="Arial" w:hAnsi="Arial" w:cs="Arial"/>
          <w:i w:val="0"/>
          <w:szCs w:val="24"/>
        </w:rPr>
        <w:lastRenderedPageBreak/>
        <w:t xml:space="preserve">método está compuesto por una serie de pasos para alcanzar una meta. De este modo los métodos de investigación describirían los pasos para alcanzar el fin de la investigación. Estos métodos o pasos </w:t>
      </w:r>
      <w:r w:rsidR="003219AC" w:rsidRPr="00751A8E">
        <w:rPr>
          <w:rFonts w:ascii="Arial" w:hAnsi="Arial" w:cs="Arial"/>
          <w:i w:val="0"/>
          <w:szCs w:val="24"/>
        </w:rPr>
        <w:t xml:space="preserve">determinarán </w:t>
      </w:r>
      <w:r w:rsidRPr="00751A8E">
        <w:rPr>
          <w:rFonts w:ascii="Arial" w:hAnsi="Arial" w:cs="Arial"/>
          <w:i w:val="0"/>
          <w:szCs w:val="24"/>
        </w:rPr>
        <w:t>como se recogen y  analizan los datos, lo cual llevará a las conclusiones”.</w:t>
      </w:r>
      <w:r w:rsidRPr="00751A8E">
        <w:rPr>
          <w:rFonts w:ascii="Arial" w:eastAsia="Batang" w:hAnsi="Arial" w:cs="Arial"/>
          <w:i w:val="0"/>
          <w:color w:val="000000"/>
          <w:szCs w:val="24"/>
          <w:lang w:eastAsia="ko-KR"/>
        </w:rPr>
        <w:t xml:space="preserve"> </w:t>
      </w:r>
      <w:r w:rsidRPr="00751A8E">
        <w:rPr>
          <w:rFonts w:ascii="Arial" w:hAnsi="Arial" w:cs="Arial"/>
          <w:i w:val="0"/>
          <w:szCs w:val="24"/>
        </w:rPr>
        <w:t>Esta investigación se llevó a cabo, a través de las siguientes fases:</w:t>
      </w:r>
    </w:p>
    <w:p w:rsidR="00BB0DE3" w:rsidRDefault="00F559DF" w:rsidP="00366EFD">
      <w:pPr>
        <w:widowControl w:val="0"/>
        <w:tabs>
          <w:tab w:val="left" w:pos="426"/>
        </w:tabs>
        <w:autoSpaceDE w:val="0"/>
        <w:autoSpaceDN w:val="0"/>
        <w:adjustRightInd w:val="0"/>
        <w:spacing w:afterLines="50" w:line="480" w:lineRule="auto"/>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Fase 1. Recopilación de Información:</w:t>
      </w:r>
    </w:p>
    <w:p w:rsidR="00BB0DE3" w:rsidRDefault="00F559DF" w:rsidP="00366EFD">
      <w:pPr>
        <w:widowControl w:val="0"/>
        <w:tabs>
          <w:tab w:val="left" w:pos="240"/>
        </w:tabs>
        <w:autoSpaceDE w:val="0"/>
        <w:autoSpaceDN w:val="0"/>
        <w:adjustRightInd w:val="0"/>
        <w:spacing w:afterLines="50" w:line="480" w:lineRule="auto"/>
        <w:ind w:firstLine="284"/>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 xml:space="preserve">Esta fase se </w:t>
      </w:r>
      <w:r w:rsidR="007B1D4E" w:rsidRPr="00751A8E">
        <w:rPr>
          <w:rFonts w:ascii="Arial" w:eastAsia="Batang" w:hAnsi="Arial" w:cs="Arial"/>
          <w:i w:val="0"/>
          <w:color w:val="000000"/>
          <w:szCs w:val="24"/>
          <w:lang w:eastAsia="ko-KR"/>
        </w:rPr>
        <w:t>basó</w:t>
      </w:r>
      <w:r w:rsidRPr="00751A8E">
        <w:rPr>
          <w:rFonts w:ascii="Arial" w:eastAsia="Batang" w:hAnsi="Arial" w:cs="Arial"/>
          <w:i w:val="0"/>
          <w:color w:val="000000"/>
          <w:szCs w:val="24"/>
          <w:lang w:eastAsia="ko-KR"/>
        </w:rPr>
        <w:t xml:space="preserve"> en la recopilación teórica utilizando fuentes periódicas, electrónicas, publicaciones científicas, libros entre otras. Entre los aspectos a considerar, se estudiará la implementación de IPv6 en redes WAN, proceso de etiquetado en redes MPLS, análisis y comparación de métodos de medición de tráfico, entre otros.</w:t>
      </w:r>
    </w:p>
    <w:p w:rsidR="00730310" w:rsidRDefault="00F559DF" w:rsidP="00366EFD">
      <w:pPr>
        <w:widowControl w:val="0"/>
        <w:tabs>
          <w:tab w:val="left" w:pos="426"/>
        </w:tabs>
        <w:autoSpaceDE w:val="0"/>
        <w:autoSpaceDN w:val="0"/>
        <w:adjustRightInd w:val="0"/>
        <w:spacing w:afterLines="50" w:line="480" w:lineRule="auto"/>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Fase 2. Definición de pruebas y diseño e implementación de topologías  y ambientes de prueba:</w:t>
      </w:r>
    </w:p>
    <w:p w:rsidR="00730310" w:rsidRDefault="00F559DF" w:rsidP="00366EFD">
      <w:pPr>
        <w:widowControl w:val="0"/>
        <w:tabs>
          <w:tab w:val="left" w:pos="240"/>
        </w:tabs>
        <w:autoSpaceDE w:val="0"/>
        <w:autoSpaceDN w:val="0"/>
        <w:adjustRightInd w:val="0"/>
        <w:spacing w:afterLines="50" w:line="480" w:lineRule="auto"/>
        <w:ind w:firstLine="284"/>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 xml:space="preserve">Para esta fase se </w:t>
      </w:r>
      <w:r w:rsidR="003219AC" w:rsidRPr="00751A8E">
        <w:rPr>
          <w:rFonts w:ascii="Arial" w:eastAsia="Batang" w:hAnsi="Arial" w:cs="Arial"/>
          <w:i w:val="0"/>
          <w:color w:val="000000"/>
          <w:szCs w:val="24"/>
          <w:lang w:eastAsia="ko-KR"/>
        </w:rPr>
        <w:t xml:space="preserve">realizó </w:t>
      </w:r>
      <w:r w:rsidRPr="00751A8E">
        <w:rPr>
          <w:rFonts w:ascii="Arial" w:eastAsia="Batang" w:hAnsi="Arial" w:cs="Arial"/>
          <w:i w:val="0"/>
          <w:color w:val="000000"/>
          <w:szCs w:val="24"/>
          <w:lang w:eastAsia="ko-KR"/>
        </w:rPr>
        <w:t xml:space="preserve">el diseño de la topología en un ambiente controlado, donde se </w:t>
      </w:r>
      <w:r w:rsidR="003219AC" w:rsidRPr="00751A8E">
        <w:rPr>
          <w:rFonts w:ascii="Arial" w:eastAsia="Batang" w:hAnsi="Arial" w:cs="Arial"/>
          <w:i w:val="0"/>
          <w:color w:val="000000"/>
          <w:szCs w:val="24"/>
          <w:lang w:eastAsia="ko-KR"/>
        </w:rPr>
        <w:t xml:space="preserve">garantizó </w:t>
      </w:r>
      <w:r w:rsidRPr="00751A8E">
        <w:rPr>
          <w:rFonts w:ascii="Arial" w:eastAsia="Batang" w:hAnsi="Arial" w:cs="Arial"/>
          <w:i w:val="0"/>
          <w:color w:val="000000"/>
          <w:szCs w:val="24"/>
          <w:lang w:eastAsia="ko-KR"/>
        </w:rPr>
        <w:t xml:space="preserve">el uso de los servicios MPLS. Se dispuso físicamente de los equipos de enrutamiento, y se configuraron de acuerdo con las especificaciones de la investigación  </w:t>
      </w:r>
    </w:p>
    <w:p w:rsidR="00730310" w:rsidRDefault="00F559DF" w:rsidP="00366EFD">
      <w:pPr>
        <w:widowControl w:val="0"/>
        <w:tabs>
          <w:tab w:val="left" w:pos="426"/>
          <w:tab w:val="left" w:pos="851"/>
          <w:tab w:val="left" w:pos="1134"/>
          <w:tab w:val="left" w:pos="1276"/>
        </w:tabs>
        <w:adjustRightInd w:val="0"/>
        <w:spacing w:afterLines="50" w:line="480" w:lineRule="auto"/>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Fase 3. Pruebas de medición y recopilación de información de las mismas:</w:t>
      </w:r>
    </w:p>
    <w:p w:rsidR="00730310" w:rsidRDefault="00F559DF" w:rsidP="00366EFD">
      <w:pPr>
        <w:widowControl w:val="0"/>
        <w:tabs>
          <w:tab w:val="left" w:pos="240"/>
          <w:tab w:val="left" w:pos="851"/>
          <w:tab w:val="left" w:pos="1134"/>
          <w:tab w:val="left" w:pos="1276"/>
        </w:tabs>
        <w:adjustRightInd w:val="0"/>
        <w:spacing w:afterLines="50" w:line="480" w:lineRule="auto"/>
        <w:ind w:firstLine="284"/>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 xml:space="preserve">En esta fase se </w:t>
      </w:r>
      <w:r w:rsidR="003219AC" w:rsidRPr="00751A8E">
        <w:rPr>
          <w:rFonts w:ascii="Arial" w:eastAsia="Batang" w:hAnsi="Arial" w:cs="Arial"/>
          <w:i w:val="0"/>
          <w:color w:val="000000"/>
          <w:szCs w:val="24"/>
          <w:lang w:eastAsia="ko-KR"/>
        </w:rPr>
        <w:t xml:space="preserve">realizaron </w:t>
      </w:r>
      <w:r w:rsidRPr="00751A8E">
        <w:rPr>
          <w:rFonts w:ascii="Arial" w:eastAsia="Batang" w:hAnsi="Arial" w:cs="Arial"/>
          <w:i w:val="0"/>
          <w:color w:val="000000"/>
          <w:szCs w:val="24"/>
          <w:lang w:eastAsia="ko-KR"/>
        </w:rPr>
        <w:t>las pruebas definidas en la fase anterior, el tipo de tráfico IP, las topologías que se desprendan de los resultados preliminares, y finalmente se organizaron y tabularon los datos obtenidos.</w:t>
      </w:r>
    </w:p>
    <w:p w:rsidR="00730310" w:rsidRDefault="00F559DF" w:rsidP="00366EFD">
      <w:pPr>
        <w:widowControl w:val="0"/>
        <w:tabs>
          <w:tab w:val="left" w:pos="426"/>
          <w:tab w:val="left" w:pos="851"/>
          <w:tab w:val="left" w:pos="1134"/>
          <w:tab w:val="left" w:pos="1276"/>
        </w:tabs>
        <w:adjustRightInd w:val="0"/>
        <w:spacing w:afterLines="50" w:line="480" w:lineRule="auto"/>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t>Fase 4. Análisis comparativo, tratamiento y análisis estadístico:</w:t>
      </w:r>
    </w:p>
    <w:p w:rsidR="00730310" w:rsidRDefault="00F559DF" w:rsidP="00366EFD">
      <w:pPr>
        <w:widowControl w:val="0"/>
        <w:tabs>
          <w:tab w:val="left" w:pos="240"/>
          <w:tab w:val="left" w:pos="851"/>
          <w:tab w:val="left" w:pos="1134"/>
          <w:tab w:val="left" w:pos="1276"/>
        </w:tabs>
        <w:adjustRightInd w:val="0"/>
        <w:spacing w:afterLines="50" w:line="480" w:lineRule="auto"/>
        <w:ind w:firstLine="284"/>
        <w:jc w:val="both"/>
        <w:textAlignment w:val="baseline"/>
        <w:rPr>
          <w:rFonts w:ascii="Arial" w:eastAsia="Batang" w:hAnsi="Arial" w:cs="Arial"/>
          <w:i w:val="0"/>
          <w:color w:val="000000"/>
          <w:szCs w:val="24"/>
          <w:lang w:eastAsia="ko-KR"/>
        </w:rPr>
      </w:pPr>
      <w:r w:rsidRPr="00751A8E">
        <w:rPr>
          <w:rFonts w:ascii="Arial" w:eastAsia="Batang" w:hAnsi="Arial" w:cs="Arial"/>
          <w:i w:val="0"/>
          <w:color w:val="000000"/>
          <w:szCs w:val="24"/>
          <w:lang w:eastAsia="ko-KR"/>
        </w:rPr>
        <w:lastRenderedPageBreak/>
        <w:t>En esta última fase se analiz</w:t>
      </w:r>
      <w:r w:rsidR="003219AC" w:rsidRPr="00751A8E">
        <w:rPr>
          <w:rFonts w:ascii="Arial" w:eastAsia="Batang" w:hAnsi="Arial" w:cs="Arial"/>
          <w:i w:val="0"/>
          <w:color w:val="000000"/>
          <w:szCs w:val="24"/>
          <w:lang w:eastAsia="ko-KR"/>
        </w:rPr>
        <w:t>aron</w:t>
      </w:r>
      <w:r w:rsidRPr="00751A8E">
        <w:rPr>
          <w:rFonts w:ascii="Arial" w:eastAsia="Batang" w:hAnsi="Arial" w:cs="Arial"/>
          <w:i w:val="0"/>
          <w:color w:val="000000"/>
          <w:szCs w:val="24"/>
          <w:lang w:eastAsia="ko-KR"/>
        </w:rPr>
        <w:t xml:space="preserve"> comparativamente los resultados detectando diferencias básicas observables y finalmente se sometió a un tratamiento estadístico que </w:t>
      </w:r>
      <w:r w:rsidR="003219AC" w:rsidRPr="00751A8E">
        <w:rPr>
          <w:rFonts w:ascii="Arial" w:eastAsia="Batang" w:hAnsi="Arial" w:cs="Arial"/>
          <w:i w:val="0"/>
          <w:color w:val="000000"/>
          <w:szCs w:val="24"/>
          <w:lang w:eastAsia="ko-KR"/>
        </w:rPr>
        <w:t xml:space="preserve">permitió </w:t>
      </w:r>
      <w:r w:rsidRPr="00751A8E">
        <w:rPr>
          <w:rFonts w:ascii="Arial" w:eastAsia="Batang" w:hAnsi="Arial" w:cs="Arial"/>
          <w:i w:val="0"/>
          <w:color w:val="000000"/>
          <w:szCs w:val="24"/>
          <w:lang w:eastAsia="ko-KR"/>
        </w:rPr>
        <w:t>detectar las diferencias significativas en los diferentes casos, determinando causas y consecuencias para generar las conclusiones de la investigación.</w:t>
      </w:r>
    </w:p>
    <w:p w:rsidR="00730310" w:rsidRDefault="00D81CF1" w:rsidP="00C344F2">
      <w:pPr>
        <w:widowControl w:val="0"/>
        <w:tabs>
          <w:tab w:val="left" w:pos="240"/>
          <w:tab w:val="left" w:pos="851"/>
          <w:tab w:val="left" w:pos="1134"/>
          <w:tab w:val="left" w:pos="1276"/>
        </w:tabs>
        <w:adjustRightInd w:val="0"/>
        <w:spacing w:line="480" w:lineRule="auto"/>
        <w:jc w:val="both"/>
        <w:textAlignment w:val="baseline"/>
        <w:rPr>
          <w:rFonts w:ascii="Arial" w:eastAsia="Batang" w:hAnsi="Arial" w:cs="Arial"/>
          <w:i w:val="0"/>
          <w:color w:val="000000"/>
          <w:szCs w:val="24"/>
          <w:lang w:eastAsia="ko-KR"/>
        </w:rPr>
      </w:pPr>
      <w:r w:rsidRPr="00666E6A">
        <w:rPr>
          <w:rFonts w:ascii="Arial" w:eastAsia="Batang" w:hAnsi="Arial" w:cs="Arial"/>
          <w:i w:val="0"/>
          <w:color w:val="000000"/>
          <w:szCs w:val="24"/>
          <w:lang w:eastAsia="ko-KR"/>
        </w:rPr>
        <w:t>5</w:t>
      </w:r>
      <w:r w:rsidR="00F559DF" w:rsidRPr="00666E6A">
        <w:rPr>
          <w:rFonts w:ascii="Arial" w:eastAsia="Batang" w:hAnsi="Arial" w:cs="Arial"/>
          <w:i w:val="0"/>
          <w:color w:val="000000"/>
          <w:szCs w:val="24"/>
          <w:lang w:eastAsia="ko-KR"/>
        </w:rPr>
        <w:t xml:space="preserve">.- Herramientas Utilizadas </w:t>
      </w:r>
    </w:p>
    <w:p w:rsidR="00730310" w:rsidRDefault="00F559DF" w:rsidP="00366EFD">
      <w:pPr>
        <w:spacing w:before="240" w:afterLines="50" w:line="360" w:lineRule="auto"/>
        <w:ind w:firstLine="284"/>
        <w:jc w:val="both"/>
        <w:rPr>
          <w:rFonts w:ascii="Arial" w:hAnsi="Arial" w:cs="Arial"/>
          <w:i w:val="0"/>
          <w:color w:val="000000"/>
          <w:szCs w:val="24"/>
        </w:rPr>
      </w:pPr>
      <w:r w:rsidRPr="00751A8E">
        <w:rPr>
          <w:rFonts w:ascii="Arial" w:hAnsi="Arial" w:cs="Arial"/>
          <w:i w:val="0"/>
          <w:color w:val="000000"/>
          <w:szCs w:val="24"/>
        </w:rPr>
        <w:t>Para el alcance de esta investigación se diseñaron topologías y/o ambientes de pruebas, las cuales necesitaron de las siguientes herramientas que fueron clasificadas según su tipo:</w:t>
      </w:r>
    </w:p>
    <w:p w:rsidR="00730310" w:rsidRDefault="00F559DF" w:rsidP="00366EFD">
      <w:pPr>
        <w:pStyle w:val="Prrafodelista"/>
        <w:widowControl w:val="0"/>
        <w:numPr>
          <w:ilvl w:val="0"/>
          <w:numId w:val="20"/>
        </w:numPr>
        <w:tabs>
          <w:tab w:val="left" w:pos="240"/>
          <w:tab w:val="left" w:pos="851"/>
          <w:tab w:val="left" w:pos="1134"/>
          <w:tab w:val="left" w:pos="1276"/>
        </w:tabs>
        <w:adjustRightInd w:val="0"/>
        <w:spacing w:afterLines="100" w:line="360" w:lineRule="auto"/>
        <w:jc w:val="both"/>
        <w:textAlignment w:val="baseline"/>
        <w:rPr>
          <w:rFonts w:ascii="Arial" w:eastAsia="Batang" w:hAnsi="Arial" w:cs="Arial"/>
          <w:color w:val="000000"/>
          <w:sz w:val="24"/>
          <w:szCs w:val="24"/>
          <w:lang w:eastAsia="ko-KR"/>
        </w:rPr>
      </w:pPr>
      <w:r w:rsidRPr="00666E6A">
        <w:rPr>
          <w:rFonts w:ascii="Arial" w:eastAsia="Batang" w:hAnsi="Arial" w:cs="Arial"/>
          <w:color w:val="000000"/>
          <w:sz w:val="24"/>
          <w:szCs w:val="24"/>
          <w:lang w:eastAsia="ko-KR"/>
        </w:rPr>
        <w:t>Dispositivos:</w:t>
      </w:r>
    </w:p>
    <w:p w:rsidR="00730310" w:rsidRDefault="00F559DF" w:rsidP="00366EFD">
      <w:pPr>
        <w:pStyle w:val="Prrafodelista"/>
        <w:numPr>
          <w:ilvl w:val="0"/>
          <w:numId w:val="21"/>
        </w:numPr>
        <w:tabs>
          <w:tab w:val="left" w:pos="720"/>
          <w:tab w:val="left" w:pos="1155"/>
        </w:tabs>
        <w:suppressAutoHyphens/>
        <w:spacing w:before="240" w:afterLines="100" w:line="360" w:lineRule="auto"/>
        <w:jc w:val="both"/>
        <w:rPr>
          <w:rFonts w:ascii="Arial" w:hAnsi="Arial" w:cs="Arial"/>
          <w:color w:val="000000"/>
          <w:sz w:val="24"/>
          <w:szCs w:val="24"/>
        </w:rPr>
      </w:pPr>
      <w:r w:rsidRPr="005D6184">
        <w:rPr>
          <w:rFonts w:ascii="Arial" w:hAnsi="Arial" w:cs="Arial"/>
          <w:color w:val="000000"/>
          <w:sz w:val="24"/>
          <w:szCs w:val="24"/>
        </w:rPr>
        <w:t xml:space="preserve">Dos Enrutadores Cisco 2800 equipados con </w:t>
      </w:r>
      <w:proofErr w:type="spellStart"/>
      <w:r w:rsidRPr="005D6184">
        <w:rPr>
          <w:rFonts w:ascii="Arial" w:hAnsi="Arial" w:cs="Arial"/>
          <w:color w:val="000000"/>
          <w:sz w:val="24"/>
          <w:szCs w:val="24"/>
        </w:rPr>
        <w:t>IOS</w:t>
      </w:r>
      <w:proofErr w:type="spellEnd"/>
      <w:r w:rsidRPr="005D6184">
        <w:rPr>
          <w:rFonts w:ascii="Arial" w:hAnsi="Arial" w:cs="Arial"/>
          <w:color w:val="000000"/>
          <w:sz w:val="24"/>
          <w:szCs w:val="24"/>
        </w:rPr>
        <w:t xml:space="preserve"> 12.4 (13r)T como sistema operativo del enrutador; en el cual se llevaron a cabo todas las configuraciones para el montaje de IPv6 e IPv4 y la implementación de MPLS en todas las pruebas.</w:t>
      </w:r>
    </w:p>
    <w:p w:rsidR="00730310" w:rsidRDefault="00F559DF" w:rsidP="00366EFD">
      <w:pPr>
        <w:pStyle w:val="Prrafodelista"/>
        <w:numPr>
          <w:ilvl w:val="0"/>
          <w:numId w:val="21"/>
        </w:numPr>
        <w:tabs>
          <w:tab w:val="left" w:pos="720"/>
          <w:tab w:val="left" w:pos="1155"/>
        </w:tabs>
        <w:suppressAutoHyphens/>
        <w:spacing w:before="240" w:afterLines="100" w:line="360" w:lineRule="auto"/>
        <w:jc w:val="both"/>
        <w:rPr>
          <w:rFonts w:ascii="Arial" w:hAnsi="Arial" w:cs="Arial"/>
          <w:color w:val="000000"/>
          <w:sz w:val="24"/>
          <w:szCs w:val="24"/>
        </w:rPr>
      </w:pPr>
      <w:r w:rsidRPr="005D6184">
        <w:rPr>
          <w:rFonts w:ascii="Arial" w:eastAsia="Batang" w:hAnsi="Arial" w:cs="Arial"/>
          <w:color w:val="000000"/>
          <w:sz w:val="24"/>
          <w:szCs w:val="24"/>
          <w:lang w:eastAsia="ko-KR"/>
        </w:rPr>
        <w:t xml:space="preserve">Dos Computadoras Lenovo </w:t>
      </w:r>
      <w:r w:rsidRPr="005D6184">
        <w:rPr>
          <w:rFonts w:ascii="Arial" w:hAnsi="Arial" w:cs="Arial"/>
          <w:snapToGrid w:val="0"/>
          <w:color w:val="000000"/>
          <w:sz w:val="24"/>
          <w:szCs w:val="24"/>
        </w:rPr>
        <w:t>con las siguientes características: Pentium (R) Dual-</w:t>
      </w:r>
      <w:proofErr w:type="spellStart"/>
      <w:r w:rsidRPr="005D6184">
        <w:rPr>
          <w:rFonts w:ascii="Arial" w:hAnsi="Arial" w:cs="Arial"/>
          <w:snapToGrid w:val="0"/>
          <w:color w:val="000000"/>
          <w:sz w:val="24"/>
          <w:szCs w:val="24"/>
        </w:rPr>
        <w:t>Core</w:t>
      </w:r>
      <w:proofErr w:type="spellEnd"/>
      <w:r w:rsidRPr="005D6184">
        <w:rPr>
          <w:rFonts w:ascii="Arial" w:hAnsi="Arial" w:cs="Arial"/>
          <w:snapToGrid w:val="0"/>
          <w:color w:val="000000"/>
          <w:sz w:val="24"/>
          <w:szCs w:val="24"/>
        </w:rPr>
        <w:t xml:space="preserve"> CPU, 2 GB de RAM, </w:t>
      </w:r>
      <w:proofErr w:type="spellStart"/>
      <w:r w:rsidRPr="005D6184">
        <w:rPr>
          <w:rFonts w:ascii="Arial" w:hAnsi="Arial" w:cs="Arial"/>
          <w:snapToGrid w:val="0"/>
          <w:color w:val="000000"/>
          <w:sz w:val="24"/>
          <w:szCs w:val="24"/>
        </w:rPr>
        <w:t>HHDD</w:t>
      </w:r>
      <w:proofErr w:type="spellEnd"/>
      <w:r w:rsidRPr="005D6184">
        <w:rPr>
          <w:rFonts w:ascii="Arial" w:hAnsi="Arial" w:cs="Arial"/>
          <w:snapToGrid w:val="0"/>
          <w:color w:val="000000"/>
          <w:sz w:val="24"/>
          <w:szCs w:val="24"/>
        </w:rPr>
        <w:t xml:space="preserve"> 120 GB.</w:t>
      </w:r>
    </w:p>
    <w:p w:rsidR="00730310" w:rsidRDefault="00F559DF" w:rsidP="00366EFD">
      <w:pPr>
        <w:pStyle w:val="Prrafodelista"/>
        <w:numPr>
          <w:ilvl w:val="0"/>
          <w:numId w:val="21"/>
        </w:numPr>
        <w:tabs>
          <w:tab w:val="left" w:pos="720"/>
          <w:tab w:val="left" w:pos="1155"/>
        </w:tabs>
        <w:suppressAutoHyphens/>
        <w:spacing w:before="240" w:afterLines="100" w:line="360" w:lineRule="auto"/>
        <w:jc w:val="both"/>
        <w:rPr>
          <w:rFonts w:ascii="Arial" w:hAnsi="Arial" w:cs="Arial"/>
          <w:color w:val="000000"/>
          <w:sz w:val="24"/>
          <w:szCs w:val="24"/>
        </w:rPr>
      </w:pPr>
      <w:r w:rsidRPr="005D6184">
        <w:rPr>
          <w:rFonts w:ascii="Arial" w:hAnsi="Arial" w:cs="Arial"/>
          <w:snapToGrid w:val="0"/>
          <w:color w:val="000000"/>
          <w:sz w:val="24"/>
          <w:szCs w:val="24"/>
        </w:rPr>
        <w:t xml:space="preserve">Dos cables de </w:t>
      </w:r>
      <w:r w:rsidRPr="005D6184">
        <w:rPr>
          <w:rFonts w:ascii="Arial" w:hAnsi="Arial" w:cs="Arial"/>
          <w:color w:val="000000"/>
          <w:sz w:val="24"/>
          <w:szCs w:val="24"/>
        </w:rPr>
        <w:t>consola para enrutadores Cisco</w:t>
      </w:r>
      <w:r w:rsidR="001B229D">
        <w:rPr>
          <w:rFonts w:ascii="Arial" w:hAnsi="Arial" w:cs="Arial"/>
          <w:color w:val="000000"/>
          <w:sz w:val="24"/>
          <w:szCs w:val="24"/>
        </w:rPr>
        <w:t>.</w:t>
      </w:r>
    </w:p>
    <w:p w:rsidR="00730310" w:rsidRDefault="00F559DF" w:rsidP="00366EFD">
      <w:pPr>
        <w:pStyle w:val="Prrafodelista"/>
        <w:numPr>
          <w:ilvl w:val="0"/>
          <w:numId w:val="21"/>
        </w:numPr>
        <w:tabs>
          <w:tab w:val="left" w:pos="720"/>
          <w:tab w:val="left" w:pos="1155"/>
        </w:tabs>
        <w:suppressAutoHyphens/>
        <w:spacing w:before="240" w:afterLines="200" w:line="360" w:lineRule="auto"/>
        <w:ind w:left="1434" w:hanging="357"/>
        <w:jc w:val="both"/>
        <w:rPr>
          <w:rFonts w:ascii="Arial" w:hAnsi="Arial" w:cs="Arial"/>
          <w:color w:val="000000"/>
          <w:sz w:val="24"/>
          <w:szCs w:val="24"/>
        </w:rPr>
      </w:pPr>
      <w:r w:rsidRPr="005D6184">
        <w:rPr>
          <w:rFonts w:ascii="Arial" w:hAnsi="Arial" w:cs="Arial"/>
          <w:color w:val="000000"/>
          <w:sz w:val="24"/>
          <w:szCs w:val="24"/>
        </w:rPr>
        <w:t>Tres Cables seriales para enrutadores Cisco</w:t>
      </w:r>
      <w:r w:rsidR="001B229D">
        <w:rPr>
          <w:rFonts w:ascii="Arial" w:hAnsi="Arial" w:cs="Arial"/>
          <w:color w:val="000000"/>
          <w:sz w:val="24"/>
          <w:szCs w:val="24"/>
        </w:rPr>
        <w:t>.</w:t>
      </w:r>
    </w:p>
    <w:p w:rsidR="00730310" w:rsidRDefault="00730310" w:rsidP="00366EFD">
      <w:pPr>
        <w:pStyle w:val="Prrafodelista"/>
        <w:tabs>
          <w:tab w:val="left" w:pos="720"/>
          <w:tab w:val="left" w:pos="1155"/>
        </w:tabs>
        <w:suppressAutoHyphens/>
        <w:spacing w:before="240" w:afterLines="100" w:line="360" w:lineRule="auto"/>
        <w:ind w:left="1440"/>
        <w:jc w:val="both"/>
        <w:rPr>
          <w:rFonts w:ascii="Arial" w:hAnsi="Arial" w:cs="Arial"/>
          <w:color w:val="000000"/>
          <w:sz w:val="24"/>
          <w:szCs w:val="24"/>
        </w:rPr>
      </w:pPr>
    </w:p>
    <w:p w:rsidR="00730310" w:rsidRDefault="00F559DF" w:rsidP="00366EFD">
      <w:pPr>
        <w:pStyle w:val="Prrafodelista"/>
        <w:numPr>
          <w:ilvl w:val="0"/>
          <w:numId w:val="20"/>
        </w:numPr>
        <w:tabs>
          <w:tab w:val="left" w:pos="1155"/>
        </w:tabs>
        <w:spacing w:afterLines="100" w:line="360" w:lineRule="auto"/>
        <w:jc w:val="both"/>
        <w:rPr>
          <w:rFonts w:ascii="Arial" w:hAnsi="Arial" w:cs="Arial"/>
          <w:color w:val="000000"/>
          <w:sz w:val="24"/>
          <w:szCs w:val="24"/>
          <w:lang w:val="en-US"/>
        </w:rPr>
      </w:pPr>
      <w:r w:rsidRPr="00666E6A">
        <w:rPr>
          <w:rFonts w:ascii="Arial" w:hAnsi="Arial" w:cs="Arial"/>
          <w:color w:val="000000"/>
          <w:sz w:val="24"/>
          <w:szCs w:val="24"/>
          <w:lang w:val="en-US"/>
        </w:rPr>
        <w:t xml:space="preserve">Software: </w:t>
      </w:r>
    </w:p>
    <w:p w:rsidR="00730310" w:rsidRDefault="00F559DF" w:rsidP="00366EFD">
      <w:pPr>
        <w:pStyle w:val="Prrafodelista"/>
        <w:numPr>
          <w:ilvl w:val="0"/>
          <w:numId w:val="22"/>
        </w:numPr>
        <w:tabs>
          <w:tab w:val="left" w:pos="720"/>
          <w:tab w:val="left" w:pos="1155"/>
        </w:tabs>
        <w:suppressAutoHyphens/>
        <w:spacing w:afterLines="100" w:line="360" w:lineRule="auto"/>
        <w:jc w:val="both"/>
        <w:rPr>
          <w:rFonts w:ascii="Arial" w:hAnsi="Arial" w:cs="Arial"/>
          <w:color w:val="000000"/>
          <w:sz w:val="24"/>
          <w:szCs w:val="24"/>
          <w:lang w:val="en-US"/>
        </w:rPr>
      </w:pPr>
      <w:r w:rsidRPr="005D6184">
        <w:rPr>
          <w:rFonts w:ascii="Arial" w:hAnsi="Arial" w:cs="Arial"/>
          <w:color w:val="000000"/>
          <w:sz w:val="24"/>
          <w:szCs w:val="24"/>
          <w:lang w:val="es-VE"/>
        </w:rPr>
        <w:t>Sistema</w:t>
      </w:r>
      <w:r w:rsidRPr="00751A8E">
        <w:rPr>
          <w:rFonts w:ascii="Arial" w:hAnsi="Arial" w:cs="Arial"/>
          <w:color w:val="000000"/>
          <w:sz w:val="24"/>
          <w:szCs w:val="24"/>
          <w:lang w:val="en-US"/>
        </w:rPr>
        <w:t xml:space="preserve"> </w:t>
      </w:r>
      <w:r w:rsidRPr="005D6184">
        <w:rPr>
          <w:rFonts w:ascii="Arial" w:hAnsi="Arial" w:cs="Arial"/>
          <w:color w:val="000000"/>
          <w:sz w:val="24"/>
          <w:szCs w:val="24"/>
          <w:lang w:val="es-VE"/>
        </w:rPr>
        <w:t>operativo</w:t>
      </w:r>
      <w:r w:rsidRPr="00751A8E">
        <w:rPr>
          <w:rFonts w:ascii="Arial" w:hAnsi="Arial" w:cs="Arial"/>
          <w:color w:val="000000"/>
          <w:sz w:val="24"/>
          <w:szCs w:val="24"/>
          <w:lang w:val="en-US"/>
        </w:rPr>
        <w:t xml:space="preserve"> Windows XP.</w:t>
      </w:r>
    </w:p>
    <w:p w:rsidR="00730310" w:rsidRDefault="00F559DF" w:rsidP="00366EFD">
      <w:pPr>
        <w:pStyle w:val="Prrafodelista"/>
        <w:numPr>
          <w:ilvl w:val="0"/>
          <w:numId w:val="22"/>
        </w:numPr>
        <w:tabs>
          <w:tab w:val="left" w:pos="720"/>
          <w:tab w:val="left" w:pos="1155"/>
        </w:tabs>
        <w:suppressAutoHyphens/>
        <w:spacing w:afterLines="100" w:line="360" w:lineRule="auto"/>
        <w:jc w:val="both"/>
        <w:rPr>
          <w:rFonts w:ascii="Arial" w:hAnsi="Arial" w:cs="Arial"/>
          <w:color w:val="000000"/>
          <w:sz w:val="24"/>
          <w:szCs w:val="24"/>
        </w:rPr>
      </w:pPr>
      <w:r w:rsidRPr="00751A8E">
        <w:rPr>
          <w:rFonts w:ascii="Arial" w:hAnsi="Arial" w:cs="Arial"/>
          <w:color w:val="000000"/>
          <w:sz w:val="24"/>
          <w:szCs w:val="24"/>
        </w:rPr>
        <w:t>Se utilizó un programa para acceder a la interfaz de línea de comando (</w:t>
      </w:r>
      <w:proofErr w:type="spellStart"/>
      <w:r w:rsidRPr="00751A8E">
        <w:rPr>
          <w:rFonts w:ascii="Arial" w:hAnsi="Arial" w:cs="Arial"/>
          <w:color w:val="000000"/>
          <w:sz w:val="24"/>
          <w:szCs w:val="24"/>
        </w:rPr>
        <w:t>CLI</w:t>
      </w:r>
      <w:proofErr w:type="spellEnd"/>
      <w:r w:rsidRPr="00751A8E">
        <w:rPr>
          <w:rFonts w:ascii="Arial" w:hAnsi="Arial" w:cs="Arial"/>
          <w:color w:val="000000"/>
          <w:sz w:val="24"/>
          <w:szCs w:val="24"/>
        </w:rPr>
        <w:t xml:space="preserve">) del enrutador; el mismo es </w:t>
      </w:r>
      <w:proofErr w:type="spellStart"/>
      <w:r w:rsidRPr="00751A8E">
        <w:rPr>
          <w:rFonts w:ascii="Arial" w:hAnsi="Arial" w:cs="Arial"/>
          <w:color w:val="000000"/>
          <w:sz w:val="24"/>
          <w:szCs w:val="24"/>
        </w:rPr>
        <w:t>HyperTerminal</w:t>
      </w:r>
      <w:proofErr w:type="spellEnd"/>
      <w:r w:rsidRPr="00751A8E">
        <w:rPr>
          <w:rFonts w:ascii="Arial" w:hAnsi="Arial" w:cs="Arial"/>
          <w:color w:val="000000"/>
          <w:sz w:val="24"/>
          <w:szCs w:val="24"/>
        </w:rPr>
        <w:t>.</w:t>
      </w:r>
    </w:p>
    <w:p w:rsidR="00730310" w:rsidRDefault="00F559DF" w:rsidP="00366EFD">
      <w:pPr>
        <w:pStyle w:val="Prrafodelista"/>
        <w:numPr>
          <w:ilvl w:val="0"/>
          <w:numId w:val="22"/>
        </w:numPr>
        <w:tabs>
          <w:tab w:val="left" w:pos="720"/>
          <w:tab w:val="left" w:pos="1155"/>
        </w:tabs>
        <w:suppressAutoHyphens/>
        <w:spacing w:before="240" w:afterLines="100" w:line="360" w:lineRule="auto"/>
        <w:jc w:val="both"/>
        <w:rPr>
          <w:rFonts w:ascii="Arial" w:hAnsi="Arial" w:cs="Arial"/>
          <w:color w:val="000000"/>
          <w:sz w:val="24"/>
          <w:szCs w:val="24"/>
        </w:rPr>
      </w:pPr>
      <w:r w:rsidRPr="00751A8E">
        <w:rPr>
          <w:rFonts w:ascii="Arial" w:hAnsi="Arial" w:cs="Arial"/>
          <w:color w:val="000000"/>
          <w:sz w:val="24"/>
          <w:szCs w:val="24"/>
        </w:rPr>
        <w:t xml:space="preserve">Se utilizó un Software de distribución libre para medir el ancho de banda de una red, denominado </w:t>
      </w:r>
      <w:proofErr w:type="spellStart"/>
      <w:r w:rsidRPr="00751A8E">
        <w:rPr>
          <w:rFonts w:ascii="Arial" w:hAnsi="Arial" w:cs="Arial"/>
          <w:color w:val="000000"/>
          <w:sz w:val="24"/>
          <w:szCs w:val="24"/>
        </w:rPr>
        <w:t>IPERF</w:t>
      </w:r>
      <w:proofErr w:type="spellEnd"/>
      <w:r w:rsidRPr="00751A8E">
        <w:rPr>
          <w:rFonts w:ascii="Arial" w:hAnsi="Arial" w:cs="Arial"/>
          <w:color w:val="000000"/>
          <w:sz w:val="24"/>
          <w:szCs w:val="24"/>
        </w:rPr>
        <w:t>.</w:t>
      </w:r>
    </w:p>
    <w:p w:rsidR="00730310" w:rsidRDefault="00F559DF" w:rsidP="00366EFD">
      <w:pPr>
        <w:pStyle w:val="Prrafodelista"/>
        <w:numPr>
          <w:ilvl w:val="0"/>
          <w:numId w:val="22"/>
        </w:numPr>
        <w:tabs>
          <w:tab w:val="left" w:pos="720"/>
          <w:tab w:val="left" w:pos="1155"/>
        </w:tabs>
        <w:suppressAutoHyphens/>
        <w:spacing w:afterLines="100" w:line="360" w:lineRule="auto"/>
        <w:jc w:val="both"/>
        <w:rPr>
          <w:rFonts w:ascii="Arial" w:hAnsi="Arial" w:cs="Arial"/>
          <w:color w:val="000000"/>
          <w:sz w:val="24"/>
          <w:szCs w:val="24"/>
        </w:rPr>
      </w:pPr>
      <w:r w:rsidRPr="00751A8E">
        <w:rPr>
          <w:rFonts w:ascii="Arial" w:hAnsi="Arial" w:cs="Arial"/>
          <w:color w:val="000000"/>
          <w:sz w:val="24"/>
          <w:szCs w:val="24"/>
        </w:rPr>
        <w:t xml:space="preserve">Se usó un software de distribución libre, para la generación de tráfico y medición de los parámetros de la red, esta aplicación se denomina </w:t>
      </w:r>
      <w:proofErr w:type="spellStart"/>
      <w:r w:rsidRPr="00751A8E">
        <w:rPr>
          <w:rFonts w:ascii="Arial" w:hAnsi="Arial" w:cs="Arial"/>
          <w:color w:val="000000"/>
          <w:sz w:val="24"/>
          <w:szCs w:val="24"/>
        </w:rPr>
        <w:t>DITG</w:t>
      </w:r>
      <w:proofErr w:type="spellEnd"/>
      <w:r w:rsidRPr="00751A8E">
        <w:rPr>
          <w:rFonts w:ascii="Arial" w:hAnsi="Arial" w:cs="Arial"/>
          <w:color w:val="000000"/>
          <w:sz w:val="24"/>
          <w:szCs w:val="24"/>
        </w:rPr>
        <w:t xml:space="preserve"> </w:t>
      </w:r>
      <w:r w:rsidRPr="00751A8E">
        <w:rPr>
          <w:rFonts w:ascii="Arial" w:hAnsi="Arial" w:cs="Arial"/>
          <w:color w:val="000000"/>
          <w:sz w:val="24"/>
          <w:szCs w:val="24"/>
        </w:rPr>
        <w:lastRenderedPageBreak/>
        <w:t>(</w:t>
      </w:r>
      <w:proofErr w:type="spellStart"/>
      <w:r w:rsidRPr="00751A8E">
        <w:rPr>
          <w:rFonts w:ascii="Arial" w:hAnsi="Arial" w:cs="Arial"/>
          <w:color w:val="000000"/>
          <w:sz w:val="24"/>
          <w:szCs w:val="24"/>
        </w:rPr>
        <w:t>Distributed</w:t>
      </w:r>
      <w:proofErr w:type="spellEnd"/>
      <w:r w:rsidRPr="00751A8E">
        <w:rPr>
          <w:rFonts w:ascii="Arial" w:hAnsi="Arial" w:cs="Arial"/>
          <w:color w:val="000000"/>
          <w:sz w:val="24"/>
          <w:szCs w:val="24"/>
        </w:rPr>
        <w:t xml:space="preserve"> Internet </w:t>
      </w:r>
      <w:proofErr w:type="spellStart"/>
      <w:r w:rsidRPr="00751A8E">
        <w:rPr>
          <w:rFonts w:ascii="Arial" w:hAnsi="Arial" w:cs="Arial"/>
          <w:color w:val="000000"/>
          <w:sz w:val="24"/>
          <w:szCs w:val="24"/>
        </w:rPr>
        <w:t>Traffic</w:t>
      </w:r>
      <w:proofErr w:type="spellEnd"/>
      <w:r w:rsidRPr="00751A8E">
        <w:rPr>
          <w:rFonts w:ascii="Arial" w:hAnsi="Arial" w:cs="Arial"/>
          <w:color w:val="000000"/>
          <w:sz w:val="24"/>
          <w:szCs w:val="24"/>
        </w:rPr>
        <w:t xml:space="preserve"> </w:t>
      </w:r>
      <w:proofErr w:type="spellStart"/>
      <w:r w:rsidRPr="00751A8E">
        <w:rPr>
          <w:rFonts w:ascii="Arial" w:hAnsi="Arial" w:cs="Arial"/>
          <w:color w:val="000000"/>
          <w:sz w:val="24"/>
          <w:szCs w:val="24"/>
        </w:rPr>
        <w:t>Generator</w:t>
      </w:r>
      <w:proofErr w:type="spellEnd"/>
      <w:r w:rsidRPr="00751A8E">
        <w:rPr>
          <w:rFonts w:ascii="Arial" w:hAnsi="Arial" w:cs="Arial"/>
          <w:color w:val="000000"/>
          <w:sz w:val="24"/>
          <w:szCs w:val="24"/>
        </w:rPr>
        <w:t xml:space="preserve">, en ingles) versión 2.6.1d  para direccionamiento IPv4 e IPv6. </w:t>
      </w:r>
    </w:p>
    <w:p w:rsidR="00730310" w:rsidRDefault="00F559DF" w:rsidP="00366EFD">
      <w:pPr>
        <w:pStyle w:val="Prrafodelista"/>
        <w:numPr>
          <w:ilvl w:val="0"/>
          <w:numId w:val="22"/>
        </w:numPr>
        <w:tabs>
          <w:tab w:val="left" w:pos="720"/>
          <w:tab w:val="left" w:pos="1155"/>
        </w:tabs>
        <w:suppressAutoHyphens/>
        <w:spacing w:before="240" w:afterLines="100" w:line="360" w:lineRule="auto"/>
        <w:jc w:val="both"/>
        <w:rPr>
          <w:rFonts w:ascii="Arial" w:hAnsi="Arial" w:cs="Arial"/>
          <w:color w:val="000000"/>
          <w:sz w:val="24"/>
          <w:szCs w:val="24"/>
        </w:rPr>
      </w:pPr>
      <w:proofErr w:type="spellStart"/>
      <w:r w:rsidRPr="00751A8E">
        <w:rPr>
          <w:rFonts w:ascii="Arial" w:hAnsi="Arial" w:cs="Arial"/>
          <w:bCs/>
          <w:color w:val="000000"/>
          <w:sz w:val="24"/>
          <w:szCs w:val="24"/>
        </w:rPr>
        <w:t>Capturador</w:t>
      </w:r>
      <w:proofErr w:type="spellEnd"/>
      <w:r w:rsidRPr="00751A8E">
        <w:rPr>
          <w:rFonts w:ascii="Arial" w:hAnsi="Arial" w:cs="Arial"/>
          <w:bCs/>
          <w:color w:val="000000"/>
          <w:sz w:val="24"/>
          <w:szCs w:val="24"/>
        </w:rPr>
        <w:t xml:space="preserve"> de paquetes </w:t>
      </w:r>
      <w:proofErr w:type="spellStart"/>
      <w:r w:rsidRPr="00751A8E">
        <w:rPr>
          <w:rFonts w:ascii="Arial" w:hAnsi="Arial" w:cs="Arial"/>
          <w:bCs/>
          <w:color w:val="000000"/>
          <w:sz w:val="24"/>
          <w:szCs w:val="24"/>
        </w:rPr>
        <w:t>Wireshark</w:t>
      </w:r>
      <w:proofErr w:type="spellEnd"/>
      <w:r w:rsidRPr="00751A8E">
        <w:rPr>
          <w:rFonts w:ascii="Arial" w:hAnsi="Arial" w:cs="Arial"/>
          <w:bCs/>
          <w:color w:val="000000"/>
          <w:sz w:val="24"/>
          <w:szCs w:val="24"/>
        </w:rPr>
        <w:t xml:space="preserve"> versión 1.4.3</w:t>
      </w:r>
      <w:r w:rsidRPr="00751A8E">
        <w:rPr>
          <w:rFonts w:ascii="Arial" w:hAnsi="Arial" w:cs="Arial"/>
          <w:color w:val="000000"/>
          <w:sz w:val="24"/>
          <w:szCs w:val="24"/>
        </w:rPr>
        <w:t xml:space="preserve">, antes conocido como </w:t>
      </w:r>
      <w:proofErr w:type="spellStart"/>
      <w:r w:rsidRPr="00751A8E">
        <w:rPr>
          <w:rFonts w:ascii="Arial" w:hAnsi="Arial" w:cs="Arial"/>
          <w:color w:val="000000"/>
          <w:sz w:val="24"/>
          <w:szCs w:val="24"/>
        </w:rPr>
        <w:t>Ethereal</w:t>
      </w:r>
      <w:proofErr w:type="spellEnd"/>
      <w:r w:rsidRPr="00751A8E">
        <w:rPr>
          <w:rFonts w:ascii="Arial" w:hAnsi="Arial" w:cs="Arial"/>
          <w:color w:val="000000"/>
          <w:sz w:val="24"/>
          <w:szCs w:val="24"/>
        </w:rPr>
        <w:t xml:space="preserve">, es un </w:t>
      </w:r>
      <w:hyperlink r:id="rId24" w:history="1">
        <w:r w:rsidRPr="00751A8E">
          <w:rPr>
            <w:rStyle w:val="Hipervnculo"/>
            <w:rFonts w:ascii="Arial" w:hAnsi="Arial" w:cs="Arial"/>
            <w:color w:val="000000"/>
            <w:sz w:val="24"/>
            <w:szCs w:val="24"/>
            <w:u w:val="none"/>
          </w:rPr>
          <w:t>analizador de protocolos</w:t>
        </w:r>
      </w:hyperlink>
      <w:r w:rsidRPr="00751A8E">
        <w:rPr>
          <w:rFonts w:ascii="Arial" w:hAnsi="Arial" w:cs="Arial"/>
          <w:color w:val="000000"/>
          <w:sz w:val="24"/>
          <w:szCs w:val="24"/>
        </w:rPr>
        <w:t xml:space="preserve"> utilizado para realizar análisis y solucionar problemas en redes de comunicaciones para desarrollo de </w:t>
      </w:r>
      <w:hyperlink r:id="rId25" w:history="1">
        <w:r w:rsidRPr="00751A8E">
          <w:rPr>
            <w:rStyle w:val="Hipervnculo"/>
            <w:rFonts w:ascii="Arial" w:hAnsi="Arial" w:cs="Arial"/>
            <w:color w:val="000000"/>
            <w:sz w:val="24"/>
            <w:szCs w:val="24"/>
            <w:u w:val="none"/>
          </w:rPr>
          <w:t>software</w:t>
        </w:r>
      </w:hyperlink>
      <w:r w:rsidRPr="00751A8E">
        <w:rPr>
          <w:rFonts w:ascii="Arial" w:hAnsi="Arial" w:cs="Arial"/>
          <w:color w:val="000000"/>
          <w:sz w:val="24"/>
          <w:szCs w:val="24"/>
        </w:rPr>
        <w:t xml:space="preserve"> y </w:t>
      </w:r>
      <w:hyperlink r:id="rId26" w:tooltip="Protocolo" w:history="1">
        <w:r w:rsidRPr="00751A8E">
          <w:rPr>
            <w:rStyle w:val="Hipervnculo"/>
            <w:rFonts w:ascii="Arial" w:hAnsi="Arial" w:cs="Arial"/>
            <w:color w:val="000000"/>
            <w:sz w:val="24"/>
            <w:szCs w:val="24"/>
            <w:u w:val="none"/>
          </w:rPr>
          <w:t>protocolos</w:t>
        </w:r>
      </w:hyperlink>
      <w:r w:rsidR="001B229D">
        <w:t>.</w:t>
      </w:r>
    </w:p>
    <w:p w:rsidR="00730310" w:rsidRDefault="00F559DF" w:rsidP="00366EFD">
      <w:pPr>
        <w:pStyle w:val="Prrafodelista"/>
        <w:numPr>
          <w:ilvl w:val="0"/>
          <w:numId w:val="22"/>
        </w:numPr>
        <w:tabs>
          <w:tab w:val="left" w:pos="720"/>
          <w:tab w:val="left" w:pos="1155"/>
        </w:tabs>
        <w:suppressAutoHyphens/>
        <w:spacing w:before="240" w:afterLines="100" w:line="360" w:lineRule="auto"/>
        <w:jc w:val="both"/>
        <w:rPr>
          <w:rFonts w:ascii="Arial" w:hAnsi="Arial" w:cs="Arial"/>
          <w:color w:val="000000"/>
          <w:sz w:val="24"/>
          <w:szCs w:val="24"/>
        </w:rPr>
      </w:pPr>
      <w:r w:rsidRPr="00751A8E">
        <w:rPr>
          <w:rFonts w:ascii="Arial" w:hAnsi="Arial" w:cs="Arial"/>
          <w:color w:val="000000"/>
          <w:sz w:val="24"/>
          <w:szCs w:val="24"/>
        </w:rPr>
        <w:t>TFTP32 es un software para la transmisión de datos de un extremo a otro.</w:t>
      </w:r>
    </w:p>
    <w:p w:rsidR="00730310" w:rsidRDefault="00F559DF" w:rsidP="00366EFD">
      <w:pPr>
        <w:pStyle w:val="Prrafodelista"/>
        <w:numPr>
          <w:ilvl w:val="0"/>
          <w:numId w:val="22"/>
        </w:numPr>
        <w:spacing w:afterLines="200" w:line="360" w:lineRule="auto"/>
        <w:ind w:left="1434" w:hanging="357"/>
        <w:jc w:val="both"/>
        <w:rPr>
          <w:rFonts w:ascii="Arial" w:hAnsi="Arial" w:cs="Arial"/>
          <w:color w:val="000000"/>
          <w:sz w:val="24"/>
          <w:szCs w:val="24"/>
        </w:rPr>
      </w:pPr>
      <w:r w:rsidRPr="00751A8E">
        <w:rPr>
          <w:rFonts w:ascii="Arial" w:hAnsi="Arial" w:cs="Arial"/>
          <w:color w:val="000000"/>
          <w:sz w:val="24"/>
          <w:szCs w:val="24"/>
        </w:rPr>
        <w:t xml:space="preserve">Se usó el </w:t>
      </w:r>
      <w:proofErr w:type="spellStart"/>
      <w:r w:rsidRPr="00751A8E">
        <w:rPr>
          <w:rFonts w:ascii="Arial" w:hAnsi="Arial" w:cs="Arial"/>
          <w:color w:val="000000"/>
          <w:sz w:val="24"/>
          <w:szCs w:val="24"/>
        </w:rPr>
        <w:t>VLC</w:t>
      </w:r>
      <w:proofErr w:type="spellEnd"/>
      <w:r w:rsidRPr="00751A8E">
        <w:rPr>
          <w:rFonts w:ascii="Arial" w:hAnsi="Arial" w:cs="Arial"/>
          <w:color w:val="000000"/>
          <w:sz w:val="24"/>
          <w:szCs w:val="24"/>
        </w:rPr>
        <w:t xml:space="preserve"> VideoLAN para la transmisión de Video de un extremo a otr</w:t>
      </w:r>
      <w:r w:rsidR="008C0FBC">
        <w:rPr>
          <w:rFonts w:ascii="Arial" w:hAnsi="Arial" w:cs="Arial"/>
          <w:color w:val="000000"/>
          <w:sz w:val="24"/>
          <w:szCs w:val="24"/>
        </w:rPr>
        <w:t>o.</w:t>
      </w:r>
    </w:p>
    <w:p w:rsidR="00730310" w:rsidRDefault="00D81CF1" w:rsidP="00C344F2">
      <w:pPr>
        <w:spacing w:line="480" w:lineRule="auto"/>
        <w:jc w:val="both"/>
        <w:rPr>
          <w:rFonts w:ascii="Arial" w:hAnsi="Arial" w:cs="Arial"/>
          <w:i w:val="0"/>
          <w:szCs w:val="24"/>
        </w:rPr>
      </w:pPr>
      <w:r w:rsidRPr="00666E6A">
        <w:rPr>
          <w:rFonts w:ascii="Arial" w:hAnsi="Arial" w:cs="Arial"/>
          <w:i w:val="0"/>
          <w:szCs w:val="24"/>
        </w:rPr>
        <w:t>6</w:t>
      </w:r>
      <w:r w:rsidR="00666E6A">
        <w:rPr>
          <w:rFonts w:ascii="Arial" w:hAnsi="Arial" w:cs="Arial"/>
          <w:i w:val="0"/>
          <w:szCs w:val="24"/>
        </w:rPr>
        <w:t>.- Diseño del experimento</w:t>
      </w:r>
    </w:p>
    <w:p w:rsidR="00730310" w:rsidRDefault="007314C9" w:rsidP="00366EFD">
      <w:pPr>
        <w:spacing w:afterLines="50" w:line="360" w:lineRule="auto"/>
        <w:ind w:firstLine="284"/>
        <w:jc w:val="both"/>
        <w:rPr>
          <w:rFonts w:ascii="Arial" w:hAnsi="Arial" w:cs="Arial"/>
          <w:i w:val="0"/>
          <w:szCs w:val="24"/>
        </w:rPr>
      </w:pPr>
      <w:r>
        <w:rPr>
          <w:rFonts w:ascii="Arial" w:hAnsi="Arial" w:cs="Arial"/>
          <w:i w:val="0"/>
          <w:szCs w:val="24"/>
        </w:rPr>
        <w:t>La presente i</w:t>
      </w:r>
      <w:r w:rsidR="00F559DF" w:rsidRPr="00751A8E">
        <w:rPr>
          <w:rFonts w:ascii="Arial" w:hAnsi="Arial" w:cs="Arial"/>
          <w:i w:val="0"/>
          <w:szCs w:val="24"/>
        </w:rPr>
        <w:t>nvestigación dio inicio con</w:t>
      </w:r>
      <w:r>
        <w:rPr>
          <w:rFonts w:ascii="Arial" w:hAnsi="Arial" w:cs="Arial"/>
          <w:i w:val="0"/>
          <w:szCs w:val="24"/>
        </w:rPr>
        <w:t xml:space="preserve"> la Fase Uno, donde se investigó</w:t>
      </w:r>
      <w:r w:rsidR="00F559DF" w:rsidRPr="00751A8E">
        <w:rPr>
          <w:rFonts w:ascii="Arial" w:hAnsi="Arial" w:cs="Arial"/>
          <w:i w:val="0"/>
          <w:szCs w:val="24"/>
        </w:rPr>
        <w:t xml:space="preserve"> detalladamente sobre las variables</w:t>
      </w:r>
      <w:r w:rsidR="007B1D4E" w:rsidRPr="00751A8E">
        <w:rPr>
          <w:rFonts w:ascii="Arial" w:hAnsi="Arial" w:cs="Arial"/>
          <w:i w:val="0"/>
          <w:szCs w:val="24"/>
        </w:rPr>
        <w:t xml:space="preserve"> independientes</w:t>
      </w:r>
      <w:r w:rsidR="00F559DF" w:rsidRPr="00751A8E">
        <w:rPr>
          <w:rFonts w:ascii="Arial" w:hAnsi="Arial" w:cs="Arial"/>
          <w:i w:val="0"/>
          <w:szCs w:val="24"/>
        </w:rPr>
        <w:t xml:space="preserve"> I</w:t>
      </w:r>
      <w:r w:rsidR="007B1D4E" w:rsidRPr="00751A8E">
        <w:rPr>
          <w:rFonts w:ascii="Arial" w:hAnsi="Arial" w:cs="Arial"/>
          <w:i w:val="0"/>
          <w:szCs w:val="24"/>
        </w:rPr>
        <w:t>Pv4 e IPv6 con</w:t>
      </w:r>
      <w:r w:rsidR="00F559DF" w:rsidRPr="00751A8E">
        <w:rPr>
          <w:rFonts w:ascii="Arial" w:hAnsi="Arial" w:cs="Arial"/>
          <w:i w:val="0"/>
          <w:szCs w:val="24"/>
        </w:rPr>
        <w:t xml:space="preserve"> MPLS, las ventajas de IPv6 con respecto a IPv4, la configuración tanto de IPv4 con MPLS como IPv6 con MPLS, la búsqueda del sistema operativo de los enrutadores que  soportaría simultáneamente Ipv6 con MPLS y los software que se utilizarían para realizar las pruebas.</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Se continúo con la Fase Dos, donde se </w:t>
      </w:r>
      <w:r w:rsidR="007B1D4E" w:rsidRPr="00751A8E">
        <w:rPr>
          <w:rFonts w:ascii="Arial" w:hAnsi="Arial" w:cs="Arial"/>
          <w:i w:val="0"/>
          <w:szCs w:val="24"/>
        </w:rPr>
        <w:t>realizó</w:t>
      </w:r>
      <w:r w:rsidR="003219AC" w:rsidRPr="00751A8E">
        <w:rPr>
          <w:rFonts w:ascii="Arial" w:hAnsi="Arial" w:cs="Arial"/>
          <w:i w:val="0"/>
          <w:szCs w:val="24"/>
        </w:rPr>
        <w:t xml:space="preserve"> </w:t>
      </w:r>
      <w:r w:rsidRPr="00751A8E">
        <w:rPr>
          <w:rFonts w:ascii="Arial" w:hAnsi="Arial" w:cs="Arial"/>
          <w:i w:val="0"/>
          <w:szCs w:val="24"/>
        </w:rPr>
        <w:t>el diseño de la Topología, luego se realizaron las conexiones físicas de los equipos de la siguiente manera:</w:t>
      </w:r>
    </w:p>
    <w:p w:rsidR="00730310" w:rsidRDefault="00F559DF" w:rsidP="00366EFD">
      <w:pPr>
        <w:pStyle w:val="Prrafodelista"/>
        <w:numPr>
          <w:ilvl w:val="0"/>
          <w:numId w:val="23"/>
        </w:numPr>
        <w:spacing w:afterLines="50" w:line="360" w:lineRule="auto"/>
        <w:jc w:val="both"/>
        <w:rPr>
          <w:rFonts w:ascii="Arial" w:hAnsi="Arial" w:cs="Arial"/>
          <w:sz w:val="24"/>
          <w:szCs w:val="24"/>
        </w:rPr>
      </w:pPr>
      <w:r w:rsidRPr="00751A8E">
        <w:rPr>
          <w:rFonts w:ascii="Arial" w:hAnsi="Arial" w:cs="Arial"/>
          <w:sz w:val="24"/>
          <w:szCs w:val="24"/>
        </w:rPr>
        <w:t xml:space="preserve">Se hizo la conexión de los tres </w:t>
      </w:r>
      <w:r w:rsidR="007B1D4E" w:rsidRPr="00751A8E">
        <w:rPr>
          <w:rFonts w:ascii="Arial" w:hAnsi="Arial" w:cs="Arial"/>
          <w:sz w:val="24"/>
          <w:szCs w:val="24"/>
        </w:rPr>
        <w:t>enrutador</w:t>
      </w:r>
      <w:r w:rsidR="0000683F">
        <w:rPr>
          <w:rFonts w:ascii="Arial" w:hAnsi="Arial" w:cs="Arial"/>
          <w:sz w:val="24"/>
          <w:szCs w:val="24"/>
        </w:rPr>
        <w:t>es</w:t>
      </w:r>
      <w:r w:rsidRPr="00751A8E">
        <w:rPr>
          <w:rFonts w:ascii="Arial" w:hAnsi="Arial" w:cs="Arial"/>
          <w:sz w:val="24"/>
          <w:szCs w:val="24"/>
        </w:rPr>
        <w:t xml:space="preserve"> Cisco por medio de los tres cables seriales</w:t>
      </w:r>
      <w:r w:rsidR="007B1D4E" w:rsidRPr="00751A8E">
        <w:rPr>
          <w:rFonts w:ascii="Arial" w:hAnsi="Arial" w:cs="Arial"/>
          <w:sz w:val="24"/>
          <w:szCs w:val="24"/>
        </w:rPr>
        <w:t xml:space="preserve"> v35</w:t>
      </w:r>
      <w:r w:rsidR="00D43450">
        <w:rPr>
          <w:rFonts w:ascii="Arial" w:hAnsi="Arial" w:cs="Arial"/>
          <w:sz w:val="24"/>
          <w:szCs w:val="24"/>
        </w:rPr>
        <w:t>.</w:t>
      </w:r>
    </w:p>
    <w:p w:rsidR="00730310" w:rsidRDefault="00F559DF" w:rsidP="00366EFD">
      <w:pPr>
        <w:pStyle w:val="Prrafodelista"/>
        <w:numPr>
          <w:ilvl w:val="0"/>
          <w:numId w:val="23"/>
        </w:numPr>
        <w:spacing w:afterLines="50" w:line="360" w:lineRule="auto"/>
        <w:jc w:val="both"/>
        <w:rPr>
          <w:rFonts w:ascii="Arial" w:hAnsi="Arial" w:cs="Arial"/>
          <w:sz w:val="24"/>
          <w:szCs w:val="24"/>
        </w:rPr>
      </w:pPr>
      <w:r w:rsidRPr="00751A8E">
        <w:rPr>
          <w:rFonts w:ascii="Arial" w:hAnsi="Arial" w:cs="Arial"/>
          <w:sz w:val="24"/>
          <w:szCs w:val="24"/>
        </w:rPr>
        <w:t>Se conect</w:t>
      </w:r>
      <w:r w:rsidR="003219AC" w:rsidRPr="00751A8E">
        <w:rPr>
          <w:rFonts w:ascii="Arial" w:hAnsi="Arial" w:cs="Arial"/>
          <w:sz w:val="24"/>
          <w:szCs w:val="24"/>
        </w:rPr>
        <w:t>aron</w:t>
      </w:r>
      <w:r w:rsidRPr="00751A8E">
        <w:rPr>
          <w:rFonts w:ascii="Arial" w:hAnsi="Arial" w:cs="Arial"/>
          <w:sz w:val="24"/>
          <w:szCs w:val="24"/>
        </w:rPr>
        <w:t xml:space="preserve"> los </w:t>
      </w:r>
      <w:r w:rsidR="007B1D4E" w:rsidRPr="00751A8E">
        <w:rPr>
          <w:rFonts w:ascii="Arial" w:hAnsi="Arial" w:cs="Arial"/>
          <w:sz w:val="24"/>
          <w:szCs w:val="24"/>
        </w:rPr>
        <w:t>enrutador</w:t>
      </w:r>
      <w:r w:rsidR="0000683F">
        <w:rPr>
          <w:rFonts w:ascii="Arial" w:hAnsi="Arial" w:cs="Arial"/>
          <w:sz w:val="24"/>
          <w:szCs w:val="24"/>
        </w:rPr>
        <w:t>es</w:t>
      </w:r>
      <w:r w:rsidRPr="00751A8E">
        <w:rPr>
          <w:rFonts w:ascii="Arial" w:hAnsi="Arial" w:cs="Arial"/>
          <w:sz w:val="24"/>
          <w:szCs w:val="24"/>
        </w:rPr>
        <w:t xml:space="preserve"> uno y dos a las computadoras por medio de la FastEthernet con cables cruzados.</w:t>
      </w:r>
    </w:p>
    <w:p w:rsidR="00730310" w:rsidRDefault="00F559DF" w:rsidP="00366EFD">
      <w:pPr>
        <w:pStyle w:val="Prrafodelista"/>
        <w:numPr>
          <w:ilvl w:val="0"/>
          <w:numId w:val="23"/>
        </w:numPr>
        <w:spacing w:afterLines="50" w:line="360" w:lineRule="auto"/>
        <w:jc w:val="both"/>
        <w:rPr>
          <w:rFonts w:ascii="Arial" w:hAnsi="Arial" w:cs="Arial"/>
          <w:sz w:val="24"/>
          <w:szCs w:val="24"/>
        </w:rPr>
      </w:pPr>
      <w:r w:rsidRPr="00751A8E">
        <w:rPr>
          <w:rFonts w:ascii="Arial" w:hAnsi="Arial" w:cs="Arial"/>
          <w:sz w:val="24"/>
          <w:szCs w:val="24"/>
        </w:rPr>
        <w:t xml:space="preserve">Se utilizaron dos cables de consola para </w:t>
      </w:r>
      <w:r w:rsidR="003219AC" w:rsidRPr="00751A8E">
        <w:rPr>
          <w:rFonts w:ascii="Arial" w:hAnsi="Arial" w:cs="Arial"/>
          <w:sz w:val="24"/>
          <w:szCs w:val="24"/>
        </w:rPr>
        <w:t>l</w:t>
      </w:r>
      <w:r w:rsidRPr="00751A8E">
        <w:rPr>
          <w:rFonts w:ascii="Arial" w:hAnsi="Arial" w:cs="Arial"/>
          <w:sz w:val="24"/>
          <w:szCs w:val="24"/>
        </w:rPr>
        <w:t xml:space="preserve">a configuración de los </w:t>
      </w:r>
      <w:r w:rsidR="007B1D4E" w:rsidRPr="00751A8E">
        <w:rPr>
          <w:rFonts w:ascii="Arial" w:hAnsi="Arial" w:cs="Arial"/>
          <w:sz w:val="24"/>
          <w:szCs w:val="24"/>
        </w:rPr>
        <w:t>enrutador</w:t>
      </w:r>
      <w:r w:rsidR="0000683F">
        <w:rPr>
          <w:rFonts w:ascii="Arial" w:hAnsi="Arial" w:cs="Arial"/>
          <w:sz w:val="24"/>
          <w:szCs w:val="24"/>
        </w:rPr>
        <w:t>es</w:t>
      </w:r>
      <w:r w:rsidR="00D43450">
        <w:rPr>
          <w:rFonts w:ascii="Arial" w:hAnsi="Arial" w:cs="Arial"/>
          <w:sz w:val="24"/>
          <w:szCs w:val="24"/>
        </w:rPr>
        <w:t>.</w:t>
      </w:r>
      <w:r w:rsidRPr="00751A8E">
        <w:rPr>
          <w:rFonts w:ascii="Arial" w:hAnsi="Arial" w:cs="Arial"/>
          <w:sz w:val="24"/>
          <w:szCs w:val="24"/>
        </w:rPr>
        <w:t xml:space="preserve"> </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Una vez establecida</w:t>
      </w:r>
      <w:r w:rsidR="00AF1588" w:rsidRPr="00751A8E">
        <w:rPr>
          <w:rFonts w:ascii="Arial" w:hAnsi="Arial" w:cs="Arial"/>
          <w:i w:val="0"/>
          <w:szCs w:val="24"/>
        </w:rPr>
        <w:t>s</w:t>
      </w:r>
      <w:r w:rsidRPr="00751A8E">
        <w:rPr>
          <w:rFonts w:ascii="Arial" w:hAnsi="Arial" w:cs="Arial"/>
          <w:i w:val="0"/>
          <w:szCs w:val="24"/>
        </w:rPr>
        <w:t xml:space="preserve"> todas las conexiones físicas y de forma correcta se procedió a configurar los </w:t>
      </w:r>
      <w:r w:rsidR="007B1D4E" w:rsidRPr="00751A8E">
        <w:rPr>
          <w:rFonts w:ascii="Arial" w:hAnsi="Arial" w:cs="Arial"/>
          <w:i w:val="0"/>
          <w:szCs w:val="24"/>
        </w:rPr>
        <w:t>enrutadores</w:t>
      </w:r>
      <w:r w:rsidRPr="00751A8E">
        <w:rPr>
          <w:rFonts w:ascii="Arial" w:hAnsi="Arial" w:cs="Arial"/>
          <w:i w:val="0"/>
          <w:szCs w:val="24"/>
        </w:rPr>
        <w:t xml:space="preserve"> de la siguiente manera:</w:t>
      </w:r>
    </w:p>
    <w:p w:rsidR="00730310" w:rsidRDefault="00730310" w:rsidP="00366EFD">
      <w:pPr>
        <w:spacing w:afterLines="100" w:line="360" w:lineRule="auto"/>
        <w:ind w:firstLine="284"/>
        <w:jc w:val="both"/>
        <w:rPr>
          <w:rFonts w:ascii="Arial" w:hAnsi="Arial" w:cs="Arial"/>
          <w:i w:val="0"/>
          <w:szCs w:val="24"/>
        </w:rPr>
      </w:pPr>
    </w:p>
    <w:p w:rsidR="00C344F2" w:rsidRDefault="00C344F2" w:rsidP="00366EFD">
      <w:pPr>
        <w:spacing w:afterLines="100" w:line="360" w:lineRule="auto"/>
        <w:ind w:firstLine="284"/>
        <w:jc w:val="both"/>
        <w:rPr>
          <w:rFonts w:ascii="Arial" w:hAnsi="Arial" w:cs="Arial"/>
          <w:i w:val="0"/>
          <w:szCs w:val="24"/>
        </w:rPr>
      </w:pPr>
    </w:p>
    <w:p w:rsidR="00730310" w:rsidRDefault="00F559DF" w:rsidP="00366EFD">
      <w:pPr>
        <w:spacing w:afterLines="100" w:line="360" w:lineRule="auto"/>
        <w:rPr>
          <w:rFonts w:ascii="Arial" w:hAnsi="Arial" w:cs="Arial"/>
          <w:i w:val="0"/>
          <w:szCs w:val="24"/>
        </w:rPr>
      </w:pPr>
      <w:r w:rsidRPr="00751A8E">
        <w:rPr>
          <w:rFonts w:ascii="Arial" w:hAnsi="Arial" w:cs="Arial"/>
          <w:i w:val="0"/>
          <w:szCs w:val="24"/>
        </w:rPr>
        <w:lastRenderedPageBreak/>
        <w:t>Para IPv4:</w:t>
      </w:r>
    </w:p>
    <w:p w:rsidR="00F559DF" w:rsidRPr="00751A8E" w:rsidRDefault="008B0A7F" w:rsidP="00B062E9">
      <w:pPr>
        <w:spacing w:line="360" w:lineRule="auto"/>
        <w:jc w:val="center"/>
        <w:rPr>
          <w:rFonts w:ascii="Arial" w:hAnsi="Arial" w:cs="Arial"/>
          <w:i w:val="0"/>
          <w:szCs w:val="24"/>
        </w:rPr>
      </w:pPr>
      <w:r w:rsidRPr="00751A8E">
        <w:rPr>
          <w:rFonts w:ascii="Arial" w:hAnsi="Arial" w:cs="Arial"/>
          <w:noProof/>
          <w:szCs w:val="24"/>
          <w:lang w:val="es-VE" w:eastAsia="es-VE"/>
        </w:rPr>
        <w:drawing>
          <wp:inline distT="0" distB="0" distL="0" distR="0">
            <wp:extent cx="5267960" cy="4238625"/>
            <wp:effectExtent l="19050" t="0" r="8890" b="0"/>
            <wp:docPr id="3"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a:picLocks noChangeAspect="1" noChangeArrowheads="1"/>
                    </pic:cNvPicPr>
                  </pic:nvPicPr>
                  <pic:blipFill>
                    <a:blip r:embed="rId27"/>
                    <a:srcRect/>
                    <a:stretch>
                      <a:fillRect/>
                    </a:stretch>
                  </pic:blipFill>
                  <pic:spPr bwMode="auto">
                    <a:xfrm>
                      <a:off x="0" y="0"/>
                      <a:ext cx="5270956" cy="4241036"/>
                    </a:xfrm>
                    <a:prstGeom prst="rect">
                      <a:avLst/>
                    </a:prstGeom>
                    <a:noFill/>
                    <a:ln w="9525">
                      <a:noFill/>
                      <a:miter lim="800000"/>
                      <a:headEnd/>
                      <a:tailEnd/>
                    </a:ln>
                  </pic:spPr>
                </pic:pic>
              </a:graphicData>
            </a:graphic>
          </wp:inline>
        </w:drawing>
      </w:r>
    </w:p>
    <w:p w:rsidR="00F559DF" w:rsidRPr="00B062E9" w:rsidRDefault="00F559DF" w:rsidP="00C344F2">
      <w:pPr>
        <w:jc w:val="center"/>
        <w:rPr>
          <w:rFonts w:ascii="Arial" w:hAnsi="Arial" w:cs="Arial"/>
          <w:color w:val="000000"/>
          <w:szCs w:val="24"/>
        </w:rPr>
      </w:pPr>
      <w:r w:rsidRPr="004765F5">
        <w:rPr>
          <w:rFonts w:ascii="Arial" w:hAnsi="Arial" w:cs="Arial"/>
          <w:i w:val="0"/>
          <w:szCs w:val="24"/>
        </w:rPr>
        <w:t>Imagen N° 10: Configuración IPv4</w:t>
      </w:r>
    </w:p>
    <w:p w:rsidR="00F559DF" w:rsidRPr="004765F5" w:rsidRDefault="00F559DF" w:rsidP="00366EFD">
      <w:pPr>
        <w:spacing w:afterLines="200"/>
        <w:jc w:val="center"/>
        <w:rPr>
          <w:rFonts w:ascii="Arial" w:hAnsi="Arial" w:cs="Arial"/>
          <w:i w:val="0"/>
          <w:szCs w:val="24"/>
        </w:rPr>
      </w:pPr>
      <w:r w:rsidRPr="004765F5">
        <w:rPr>
          <w:rFonts w:ascii="Arial" w:hAnsi="Arial" w:cs="Arial"/>
          <w:i w:val="0"/>
          <w:szCs w:val="24"/>
        </w:rPr>
        <w:t>Fuente: Propia (2011)</w:t>
      </w:r>
    </w:p>
    <w:p w:rsidR="00BB0DE3" w:rsidRDefault="00F559DF" w:rsidP="00366EFD">
      <w:pPr>
        <w:spacing w:afterLines="50" w:line="360" w:lineRule="auto"/>
        <w:ind w:firstLine="284"/>
        <w:jc w:val="both"/>
        <w:rPr>
          <w:rFonts w:ascii="Arial" w:hAnsi="Arial" w:cs="Arial"/>
          <w:i w:val="0"/>
          <w:szCs w:val="24"/>
        </w:rPr>
      </w:pPr>
      <w:r w:rsidRPr="004765F5">
        <w:rPr>
          <w:rFonts w:ascii="Arial" w:hAnsi="Arial" w:cs="Arial"/>
          <w:i w:val="0"/>
          <w:szCs w:val="24"/>
        </w:rPr>
        <w:t xml:space="preserve">Teniendo configurado los </w:t>
      </w:r>
      <w:r w:rsidR="007B1D4E" w:rsidRPr="004765F5">
        <w:rPr>
          <w:rFonts w:ascii="Arial" w:hAnsi="Arial" w:cs="Arial"/>
          <w:i w:val="0"/>
          <w:szCs w:val="24"/>
        </w:rPr>
        <w:t>enrutadores</w:t>
      </w:r>
      <w:r w:rsidRPr="004765F5">
        <w:rPr>
          <w:rFonts w:ascii="Arial" w:hAnsi="Arial" w:cs="Arial"/>
          <w:i w:val="0"/>
          <w:szCs w:val="24"/>
        </w:rPr>
        <w:t xml:space="preserve"> se realizaron pruebas de conexión entre ellos por medio del comando Pin</w:t>
      </w:r>
      <w:r w:rsidR="00AF1588" w:rsidRPr="004765F5">
        <w:rPr>
          <w:rFonts w:ascii="Arial" w:hAnsi="Arial" w:cs="Arial"/>
          <w:i w:val="0"/>
          <w:szCs w:val="24"/>
        </w:rPr>
        <w:t>g</w:t>
      </w:r>
      <w:r w:rsidRPr="004765F5">
        <w:rPr>
          <w:rFonts w:ascii="Arial" w:hAnsi="Arial" w:cs="Arial"/>
          <w:i w:val="0"/>
          <w:szCs w:val="24"/>
        </w:rPr>
        <w:t xml:space="preserve"> seguido de la dirección IP por ejemplo:  </w:t>
      </w:r>
    </w:p>
    <w:p w:rsidR="00BB0DE3" w:rsidRDefault="00F559DF" w:rsidP="00366EFD">
      <w:pPr>
        <w:spacing w:afterLines="50" w:line="360" w:lineRule="auto"/>
        <w:ind w:firstLine="284"/>
        <w:jc w:val="both"/>
        <w:rPr>
          <w:rFonts w:ascii="Arial" w:hAnsi="Arial" w:cs="Arial"/>
          <w:i w:val="0"/>
          <w:szCs w:val="24"/>
        </w:rPr>
      </w:pPr>
      <w:r w:rsidRPr="004765F5">
        <w:rPr>
          <w:rFonts w:ascii="Arial" w:hAnsi="Arial" w:cs="Arial"/>
          <w:i w:val="0"/>
          <w:szCs w:val="24"/>
        </w:rPr>
        <w:t xml:space="preserve">En el router 1 se </w:t>
      </w:r>
      <w:r w:rsidR="0000683F">
        <w:rPr>
          <w:rFonts w:ascii="Arial" w:hAnsi="Arial" w:cs="Arial"/>
          <w:i w:val="0"/>
          <w:szCs w:val="24"/>
        </w:rPr>
        <w:t>realizó un ping  a la dirección</w:t>
      </w:r>
      <w:r w:rsidRPr="004765F5">
        <w:rPr>
          <w:rFonts w:ascii="Arial" w:hAnsi="Arial" w:cs="Arial"/>
          <w:i w:val="0"/>
          <w:szCs w:val="24"/>
        </w:rPr>
        <w:t xml:space="preserve"> 192.16</w:t>
      </w:r>
      <w:r w:rsidR="00E01F23">
        <w:rPr>
          <w:rFonts w:ascii="Arial" w:hAnsi="Arial" w:cs="Arial"/>
          <w:i w:val="0"/>
          <w:szCs w:val="24"/>
        </w:rPr>
        <w:t xml:space="preserve">8.1.34, obteniendo la respuesta </w:t>
      </w:r>
      <w:r w:rsidRPr="004765F5">
        <w:rPr>
          <w:rFonts w:ascii="Arial" w:hAnsi="Arial" w:cs="Arial"/>
          <w:i w:val="0"/>
          <w:szCs w:val="24"/>
        </w:rPr>
        <w:t>de conexión esperada</w:t>
      </w:r>
      <w:r w:rsidR="00A11F38" w:rsidRPr="004765F5">
        <w:rPr>
          <w:rFonts w:ascii="Arial" w:hAnsi="Arial" w:cs="Arial"/>
          <w:i w:val="0"/>
          <w:szCs w:val="24"/>
        </w:rPr>
        <w:t>.</w:t>
      </w:r>
      <w:r w:rsidRPr="004765F5">
        <w:rPr>
          <w:rFonts w:ascii="Arial" w:hAnsi="Arial" w:cs="Arial"/>
          <w:i w:val="0"/>
          <w:szCs w:val="24"/>
        </w:rPr>
        <w:t xml:space="preserve"> </w:t>
      </w:r>
      <w:r w:rsidR="00A11F38" w:rsidRPr="004765F5">
        <w:rPr>
          <w:rFonts w:ascii="Arial" w:hAnsi="Arial" w:cs="Arial"/>
          <w:i w:val="0"/>
          <w:szCs w:val="24"/>
        </w:rPr>
        <w:t>D</w:t>
      </w:r>
      <w:r w:rsidRPr="004765F5">
        <w:rPr>
          <w:rFonts w:ascii="Arial" w:hAnsi="Arial" w:cs="Arial"/>
          <w:i w:val="0"/>
          <w:szCs w:val="24"/>
        </w:rPr>
        <w:t xml:space="preserve">el mismo modo se </w:t>
      </w:r>
      <w:r w:rsidR="00A11F38" w:rsidRPr="004765F5">
        <w:rPr>
          <w:rFonts w:ascii="Arial" w:hAnsi="Arial" w:cs="Arial"/>
          <w:i w:val="0"/>
          <w:szCs w:val="24"/>
        </w:rPr>
        <w:t xml:space="preserve">realizó </w:t>
      </w:r>
      <w:r w:rsidRPr="004765F5">
        <w:rPr>
          <w:rFonts w:ascii="Arial" w:hAnsi="Arial" w:cs="Arial"/>
          <w:i w:val="0"/>
          <w:szCs w:val="24"/>
        </w:rPr>
        <w:t xml:space="preserve">en el router 2, </w:t>
      </w:r>
      <w:r w:rsidR="00A11F38" w:rsidRPr="004765F5">
        <w:rPr>
          <w:rFonts w:ascii="Arial" w:hAnsi="Arial" w:cs="Arial"/>
          <w:i w:val="0"/>
          <w:szCs w:val="24"/>
        </w:rPr>
        <w:t xml:space="preserve">sólo </w:t>
      </w:r>
      <w:r w:rsidRPr="004765F5">
        <w:rPr>
          <w:rFonts w:ascii="Arial" w:hAnsi="Arial" w:cs="Arial"/>
          <w:i w:val="0"/>
          <w:szCs w:val="24"/>
        </w:rPr>
        <w:t xml:space="preserve">que la dirección cambiaba a 192.168.1.33 así sucesivamente entre los </w:t>
      </w:r>
      <w:r w:rsidR="007B1D4E" w:rsidRPr="004765F5">
        <w:rPr>
          <w:rFonts w:ascii="Arial" w:hAnsi="Arial" w:cs="Arial"/>
          <w:i w:val="0"/>
          <w:szCs w:val="24"/>
        </w:rPr>
        <w:t>enrutadores</w:t>
      </w:r>
      <w:r w:rsidRPr="004765F5">
        <w:rPr>
          <w:rFonts w:ascii="Arial" w:hAnsi="Arial" w:cs="Arial"/>
          <w:i w:val="0"/>
          <w:szCs w:val="24"/>
        </w:rPr>
        <w:t xml:space="preserve"> (R1-R2, R1-R3, R2-R1, R2-R3, R3-R1, R3-R2).</w:t>
      </w:r>
    </w:p>
    <w:p w:rsidR="00BB0DE3" w:rsidRDefault="00F559DF" w:rsidP="00366EFD">
      <w:pPr>
        <w:spacing w:afterLines="50" w:line="360" w:lineRule="auto"/>
        <w:ind w:firstLine="284"/>
        <w:jc w:val="both"/>
        <w:rPr>
          <w:rFonts w:ascii="Arial" w:hAnsi="Arial" w:cs="Arial"/>
          <w:i w:val="0"/>
          <w:szCs w:val="24"/>
        </w:rPr>
      </w:pPr>
      <w:r w:rsidRPr="004765F5">
        <w:rPr>
          <w:rFonts w:ascii="Arial" w:hAnsi="Arial" w:cs="Arial"/>
          <w:i w:val="0"/>
          <w:szCs w:val="24"/>
        </w:rPr>
        <w:t xml:space="preserve">Ya configurado los </w:t>
      </w:r>
      <w:r w:rsidR="007B1D4E" w:rsidRPr="004765F5">
        <w:rPr>
          <w:rFonts w:ascii="Arial" w:hAnsi="Arial" w:cs="Arial"/>
          <w:i w:val="0"/>
          <w:szCs w:val="24"/>
        </w:rPr>
        <w:t>enrutadores</w:t>
      </w:r>
      <w:r w:rsidRPr="004765F5">
        <w:rPr>
          <w:rFonts w:ascii="Arial" w:hAnsi="Arial" w:cs="Arial"/>
          <w:i w:val="0"/>
          <w:szCs w:val="24"/>
        </w:rPr>
        <w:t xml:space="preserve"> correctamente se procedió a la configuración de las computadoras asignándoles las siguientes direcciones IP:</w:t>
      </w:r>
    </w:p>
    <w:p w:rsidR="00BB0DE3" w:rsidRDefault="008B0A7F" w:rsidP="00366EFD">
      <w:pPr>
        <w:spacing w:afterLines="50" w:line="360" w:lineRule="auto"/>
        <w:jc w:val="center"/>
        <w:rPr>
          <w:rFonts w:ascii="Arial" w:hAnsi="Arial" w:cs="Arial"/>
          <w:color w:val="000000"/>
          <w:szCs w:val="24"/>
        </w:rPr>
      </w:pPr>
      <w:r w:rsidRPr="00751A8E">
        <w:rPr>
          <w:rFonts w:ascii="Arial" w:hAnsi="Arial" w:cs="Arial"/>
          <w:noProof/>
          <w:szCs w:val="24"/>
          <w:lang w:val="es-VE" w:eastAsia="es-VE"/>
        </w:rPr>
        <w:lastRenderedPageBreak/>
        <w:drawing>
          <wp:inline distT="0" distB="0" distL="0" distR="0">
            <wp:extent cx="5462270" cy="1637665"/>
            <wp:effectExtent l="19050" t="0" r="5080" b="0"/>
            <wp:docPr id="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3"/>
                    <pic:cNvPicPr>
                      <a:picLocks noChangeAspect="1" noChangeArrowheads="1"/>
                    </pic:cNvPicPr>
                  </pic:nvPicPr>
                  <pic:blipFill>
                    <a:blip r:embed="rId28"/>
                    <a:srcRect/>
                    <a:stretch>
                      <a:fillRect/>
                    </a:stretch>
                  </pic:blipFill>
                  <pic:spPr bwMode="auto">
                    <a:xfrm>
                      <a:off x="0" y="0"/>
                      <a:ext cx="5462270" cy="1637665"/>
                    </a:xfrm>
                    <a:prstGeom prst="rect">
                      <a:avLst/>
                    </a:prstGeom>
                    <a:noFill/>
                    <a:ln w="9525">
                      <a:noFill/>
                      <a:miter lim="800000"/>
                      <a:headEnd/>
                      <a:tailEnd/>
                    </a:ln>
                  </pic:spPr>
                </pic:pic>
              </a:graphicData>
            </a:graphic>
          </wp:inline>
        </w:drawing>
      </w:r>
    </w:p>
    <w:p w:rsidR="00F559DF" w:rsidRPr="00751A8E" w:rsidRDefault="00F559DF" w:rsidP="00C344F2">
      <w:pPr>
        <w:jc w:val="center"/>
        <w:rPr>
          <w:rFonts w:ascii="Arial" w:hAnsi="Arial" w:cs="Arial"/>
          <w:i w:val="0"/>
          <w:szCs w:val="24"/>
        </w:rPr>
      </w:pPr>
      <w:r w:rsidRPr="00751A8E">
        <w:rPr>
          <w:rFonts w:ascii="Arial" w:hAnsi="Arial" w:cs="Arial"/>
          <w:i w:val="0"/>
          <w:szCs w:val="24"/>
        </w:rPr>
        <w:t>Imagen N° 11: Configuración de las computadoras IPv4</w:t>
      </w:r>
    </w:p>
    <w:p w:rsidR="00F559DF"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BB0DE3" w:rsidRDefault="00F559DF" w:rsidP="00366EFD">
      <w:pPr>
        <w:spacing w:afterLines="200" w:line="360" w:lineRule="auto"/>
        <w:ind w:firstLine="709"/>
        <w:jc w:val="both"/>
        <w:rPr>
          <w:rFonts w:ascii="Arial" w:hAnsi="Arial" w:cs="Arial"/>
          <w:i w:val="0"/>
          <w:szCs w:val="24"/>
        </w:rPr>
      </w:pPr>
      <w:r w:rsidRPr="00751A8E">
        <w:rPr>
          <w:rFonts w:ascii="Arial" w:hAnsi="Arial" w:cs="Arial"/>
          <w:i w:val="0"/>
          <w:szCs w:val="24"/>
        </w:rPr>
        <w:t>En el mismo orden de ideas, se realizaron pruebas de conexión pero ahora de un host a otro, esta vez se ejecutaba el símbolo de sistema (Consola) y se ejecutaba la instrucción ping seguido de la dirección IP del otro computador</w:t>
      </w:r>
      <w:r w:rsidR="00A11F38" w:rsidRPr="00751A8E">
        <w:rPr>
          <w:rFonts w:ascii="Arial" w:hAnsi="Arial" w:cs="Arial"/>
          <w:i w:val="0"/>
          <w:szCs w:val="24"/>
        </w:rPr>
        <w:t>.</w:t>
      </w:r>
      <w:r w:rsidRPr="00751A8E">
        <w:rPr>
          <w:rFonts w:ascii="Arial" w:hAnsi="Arial" w:cs="Arial"/>
          <w:i w:val="0"/>
          <w:szCs w:val="24"/>
        </w:rPr>
        <w:t xml:space="preserve"> </w:t>
      </w:r>
    </w:p>
    <w:p w:rsidR="008E74C6" w:rsidRPr="00751A8E" w:rsidRDefault="00F559DF" w:rsidP="00181AA5">
      <w:pPr>
        <w:spacing w:line="360" w:lineRule="auto"/>
        <w:jc w:val="both"/>
        <w:rPr>
          <w:rFonts w:ascii="Arial" w:hAnsi="Arial" w:cs="Arial"/>
          <w:i w:val="0"/>
          <w:color w:val="000000"/>
          <w:szCs w:val="24"/>
          <w:lang w:val="es-VE"/>
        </w:rPr>
      </w:pPr>
      <w:r w:rsidRPr="00751A8E">
        <w:rPr>
          <w:rFonts w:ascii="Arial" w:hAnsi="Arial" w:cs="Arial"/>
          <w:i w:val="0"/>
          <w:szCs w:val="24"/>
        </w:rPr>
        <w:t>Para IPv6:</w:t>
      </w:r>
      <w:r w:rsidRPr="00751A8E">
        <w:rPr>
          <w:rFonts w:ascii="Arial" w:hAnsi="Arial" w:cs="Arial"/>
          <w:i w:val="0"/>
          <w:color w:val="000000"/>
          <w:szCs w:val="24"/>
          <w:lang w:val="es-VE"/>
        </w:rPr>
        <w:t xml:space="preserve"> </w:t>
      </w:r>
    </w:p>
    <w:p w:rsidR="00F559DF" w:rsidRPr="00751A8E" w:rsidRDefault="008B0A7F" w:rsidP="00B062E9">
      <w:pPr>
        <w:spacing w:line="360" w:lineRule="auto"/>
        <w:jc w:val="center"/>
        <w:rPr>
          <w:rFonts w:ascii="Arial" w:hAnsi="Arial" w:cs="Arial"/>
          <w:i w:val="0"/>
          <w:color w:val="000000"/>
          <w:szCs w:val="24"/>
          <w:lang w:val="es-VE"/>
        </w:rPr>
      </w:pPr>
      <w:r w:rsidRPr="00751A8E">
        <w:rPr>
          <w:rFonts w:ascii="Arial" w:hAnsi="Arial" w:cs="Arial"/>
          <w:noProof/>
          <w:szCs w:val="24"/>
          <w:lang w:val="es-VE" w:eastAsia="es-VE"/>
        </w:rPr>
        <w:drawing>
          <wp:inline distT="0" distB="0" distL="0" distR="0">
            <wp:extent cx="5702390" cy="3564294"/>
            <wp:effectExtent l="19050" t="0" r="0" b="0"/>
            <wp:docPr id="5"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6"/>
                    <pic:cNvPicPr>
                      <a:picLocks noChangeAspect="1" noChangeArrowheads="1"/>
                    </pic:cNvPicPr>
                  </pic:nvPicPr>
                  <pic:blipFill>
                    <a:blip r:embed="rId29"/>
                    <a:srcRect/>
                    <a:stretch>
                      <a:fillRect/>
                    </a:stretch>
                  </pic:blipFill>
                  <pic:spPr bwMode="auto">
                    <a:xfrm>
                      <a:off x="0" y="0"/>
                      <a:ext cx="5709967" cy="3569030"/>
                    </a:xfrm>
                    <a:prstGeom prst="rect">
                      <a:avLst/>
                    </a:prstGeom>
                    <a:noFill/>
                    <a:ln w="9525">
                      <a:noFill/>
                      <a:miter lim="800000"/>
                      <a:headEnd/>
                      <a:tailEnd/>
                    </a:ln>
                  </pic:spPr>
                </pic:pic>
              </a:graphicData>
            </a:graphic>
          </wp:inline>
        </w:drawing>
      </w:r>
    </w:p>
    <w:p w:rsidR="00F559DF" w:rsidRPr="00751A8E" w:rsidRDefault="00F559DF" w:rsidP="00C344F2">
      <w:pPr>
        <w:jc w:val="center"/>
        <w:rPr>
          <w:rFonts w:ascii="Arial" w:hAnsi="Arial" w:cs="Arial"/>
          <w:i w:val="0"/>
          <w:szCs w:val="24"/>
        </w:rPr>
      </w:pPr>
      <w:r w:rsidRPr="00751A8E">
        <w:rPr>
          <w:rFonts w:ascii="Arial" w:hAnsi="Arial" w:cs="Arial"/>
          <w:i w:val="0"/>
          <w:szCs w:val="24"/>
        </w:rPr>
        <w:t>Imagen N° 12: Configuración IPv6</w:t>
      </w:r>
    </w:p>
    <w:p w:rsidR="00F559DF" w:rsidRPr="00751A8E" w:rsidRDefault="002B1B2C" w:rsidP="00C344F2">
      <w:pPr>
        <w:jc w:val="center"/>
        <w:rPr>
          <w:rFonts w:ascii="Arial" w:hAnsi="Arial" w:cs="Arial"/>
          <w:i w:val="0"/>
          <w:szCs w:val="24"/>
        </w:rPr>
      </w:pPr>
      <w:r>
        <w:rPr>
          <w:rFonts w:ascii="Arial" w:hAnsi="Arial" w:cs="Arial"/>
          <w:i w:val="0"/>
          <w:szCs w:val="24"/>
        </w:rPr>
        <w:t>Fuente: Propia (2011)</w:t>
      </w:r>
    </w:p>
    <w:p w:rsidR="00F559DF"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lastRenderedPageBreak/>
        <w:t xml:space="preserve">De la misma manera que en  IPv4, una vez configurado los </w:t>
      </w:r>
      <w:r w:rsidR="007B1D4E" w:rsidRPr="00751A8E">
        <w:rPr>
          <w:rFonts w:ascii="Arial" w:hAnsi="Arial" w:cs="Arial"/>
          <w:i w:val="0"/>
          <w:szCs w:val="24"/>
        </w:rPr>
        <w:t>enrutadores</w:t>
      </w:r>
      <w:r w:rsidRPr="00751A8E">
        <w:rPr>
          <w:rFonts w:ascii="Arial" w:hAnsi="Arial" w:cs="Arial"/>
          <w:i w:val="0"/>
          <w:szCs w:val="24"/>
        </w:rPr>
        <w:t xml:space="preserve"> se realizaron pruebas de conexión entre los </w:t>
      </w:r>
      <w:r w:rsidR="007B1D4E" w:rsidRPr="00751A8E">
        <w:rPr>
          <w:rFonts w:ascii="Arial" w:hAnsi="Arial" w:cs="Arial"/>
          <w:i w:val="0"/>
          <w:szCs w:val="24"/>
        </w:rPr>
        <w:t>enrutadores</w:t>
      </w:r>
      <w:r w:rsidRPr="00751A8E">
        <w:rPr>
          <w:rFonts w:ascii="Arial" w:hAnsi="Arial" w:cs="Arial"/>
          <w:i w:val="0"/>
          <w:szCs w:val="24"/>
        </w:rPr>
        <w:t xml:space="preserve"> por medio del comando pin</w:t>
      </w:r>
      <w:r w:rsidR="0000683F">
        <w:rPr>
          <w:rFonts w:ascii="Arial" w:hAnsi="Arial" w:cs="Arial"/>
          <w:i w:val="0"/>
          <w:szCs w:val="24"/>
        </w:rPr>
        <w:t>g</w:t>
      </w:r>
      <w:r w:rsidRPr="00751A8E">
        <w:rPr>
          <w:rFonts w:ascii="Arial" w:hAnsi="Arial" w:cs="Arial"/>
          <w:i w:val="0"/>
          <w:szCs w:val="24"/>
        </w:rPr>
        <w:t xml:space="preserve"> de la siguiente manera: </w:t>
      </w:r>
    </w:p>
    <w:p w:rsidR="00536937"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En el Router 1 se coloco pin 2001::2 obteniendo la respuesta de conexión esperada, del mismo modo se realizo en el router 2, solo que la dirección cambiaba a 2001::1 así sucesivamente entre los </w:t>
      </w:r>
      <w:r w:rsidR="007B1D4E" w:rsidRPr="00751A8E">
        <w:rPr>
          <w:rFonts w:ascii="Arial" w:hAnsi="Arial" w:cs="Arial"/>
          <w:i w:val="0"/>
          <w:szCs w:val="24"/>
        </w:rPr>
        <w:t>enrutadores</w:t>
      </w:r>
      <w:r w:rsidRPr="00751A8E">
        <w:rPr>
          <w:rFonts w:ascii="Arial" w:hAnsi="Arial" w:cs="Arial"/>
          <w:i w:val="0"/>
          <w:szCs w:val="24"/>
        </w:rPr>
        <w:t xml:space="preserve"> (R1-R2, R1-R3, R2-R1, R2-R3, R3-R1, R3-R2).</w:t>
      </w:r>
    </w:p>
    <w:p w:rsidR="008E74C6"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Ya configurado</w:t>
      </w:r>
      <w:r w:rsidR="00A11F38" w:rsidRPr="00751A8E">
        <w:rPr>
          <w:rFonts w:ascii="Arial" w:hAnsi="Arial" w:cs="Arial"/>
          <w:i w:val="0"/>
          <w:szCs w:val="24"/>
        </w:rPr>
        <w:t>s</w:t>
      </w:r>
      <w:r w:rsidRPr="00751A8E">
        <w:rPr>
          <w:rFonts w:ascii="Arial" w:hAnsi="Arial" w:cs="Arial"/>
          <w:i w:val="0"/>
          <w:szCs w:val="24"/>
        </w:rPr>
        <w:t xml:space="preserve"> los </w:t>
      </w:r>
      <w:r w:rsidR="007B1D4E" w:rsidRPr="00751A8E">
        <w:rPr>
          <w:rFonts w:ascii="Arial" w:hAnsi="Arial" w:cs="Arial"/>
          <w:i w:val="0"/>
          <w:szCs w:val="24"/>
        </w:rPr>
        <w:t>enrutadores</w:t>
      </w:r>
      <w:r w:rsidRPr="00751A8E">
        <w:rPr>
          <w:rFonts w:ascii="Arial" w:hAnsi="Arial" w:cs="Arial"/>
          <w:i w:val="0"/>
          <w:szCs w:val="24"/>
        </w:rPr>
        <w:t xml:space="preserve"> se continuaba con la configuración de las computadoras asignándoles las siguientes direcciones IP:</w:t>
      </w:r>
    </w:p>
    <w:p w:rsidR="00B062E9" w:rsidRDefault="008B0A7F" w:rsidP="00B062E9">
      <w:pPr>
        <w:spacing w:line="360" w:lineRule="auto"/>
        <w:jc w:val="center"/>
        <w:rPr>
          <w:rFonts w:ascii="Arial" w:hAnsi="Arial" w:cs="Arial"/>
          <w:i w:val="0"/>
          <w:szCs w:val="24"/>
        </w:rPr>
      </w:pPr>
      <w:r w:rsidRPr="00751A8E">
        <w:rPr>
          <w:rFonts w:ascii="Arial" w:hAnsi="Arial" w:cs="Arial"/>
          <w:noProof/>
          <w:szCs w:val="24"/>
          <w:lang w:val="es-VE" w:eastAsia="es-VE"/>
        </w:rPr>
        <w:drawing>
          <wp:inline distT="0" distB="0" distL="0" distR="0">
            <wp:extent cx="5191125" cy="1285875"/>
            <wp:effectExtent l="19050" t="0" r="9525" b="0"/>
            <wp:docPr id="51"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9"/>
                    <pic:cNvPicPr>
                      <a:picLocks noChangeAspect="1" noChangeArrowheads="1"/>
                    </pic:cNvPicPr>
                  </pic:nvPicPr>
                  <pic:blipFill>
                    <a:blip r:embed="rId30"/>
                    <a:srcRect/>
                    <a:stretch>
                      <a:fillRect/>
                    </a:stretch>
                  </pic:blipFill>
                  <pic:spPr bwMode="auto">
                    <a:xfrm>
                      <a:off x="0" y="0"/>
                      <a:ext cx="5191125" cy="1285875"/>
                    </a:xfrm>
                    <a:prstGeom prst="rect">
                      <a:avLst/>
                    </a:prstGeom>
                    <a:noFill/>
                  </pic:spPr>
                </pic:pic>
              </a:graphicData>
            </a:graphic>
          </wp:inline>
        </w:drawing>
      </w:r>
    </w:p>
    <w:p w:rsidR="00F559DF" w:rsidRPr="00751A8E" w:rsidRDefault="00F559DF" w:rsidP="00C344F2">
      <w:pPr>
        <w:jc w:val="center"/>
        <w:rPr>
          <w:rFonts w:ascii="Arial" w:hAnsi="Arial" w:cs="Arial"/>
          <w:i w:val="0"/>
          <w:szCs w:val="24"/>
        </w:rPr>
      </w:pPr>
      <w:r w:rsidRPr="00751A8E">
        <w:rPr>
          <w:rFonts w:ascii="Arial" w:hAnsi="Arial" w:cs="Arial"/>
          <w:i w:val="0"/>
          <w:szCs w:val="24"/>
        </w:rPr>
        <w:t>Imagen N° 13: Configuración de las computadoras IPv6</w:t>
      </w:r>
    </w:p>
    <w:p w:rsidR="00F559DF" w:rsidRDefault="00F559DF" w:rsidP="00366EFD">
      <w:pPr>
        <w:spacing w:afterLines="200" w:line="360" w:lineRule="auto"/>
        <w:jc w:val="center"/>
        <w:rPr>
          <w:rFonts w:ascii="Arial" w:hAnsi="Arial" w:cs="Arial"/>
          <w:i w:val="0"/>
          <w:szCs w:val="24"/>
        </w:rPr>
      </w:pPr>
      <w:r w:rsidRPr="00751A8E">
        <w:rPr>
          <w:rFonts w:ascii="Arial" w:hAnsi="Arial" w:cs="Arial"/>
          <w:i w:val="0"/>
          <w:szCs w:val="24"/>
        </w:rPr>
        <w:t>Fuente: Propia (2011)</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De manera semejante a Ipv4 se </w:t>
      </w:r>
      <w:r w:rsidR="00A11F38" w:rsidRPr="00751A8E">
        <w:rPr>
          <w:rFonts w:ascii="Arial" w:hAnsi="Arial" w:cs="Arial"/>
          <w:i w:val="0"/>
          <w:szCs w:val="24"/>
        </w:rPr>
        <w:t xml:space="preserve">realizaron </w:t>
      </w:r>
      <w:r w:rsidRPr="00751A8E">
        <w:rPr>
          <w:rFonts w:ascii="Arial" w:hAnsi="Arial" w:cs="Arial"/>
          <w:i w:val="0"/>
          <w:szCs w:val="24"/>
        </w:rPr>
        <w:t xml:space="preserve">pruebas de conexión entre las computadoras, ejecutando el símbolo de sistema (consola) y se ejecutaba la instrucción ping seguido de la </w:t>
      </w:r>
      <w:r w:rsidR="0009459F">
        <w:rPr>
          <w:rFonts w:ascii="Arial" w:hAnsi="Arial" w:cs="Arial"/>
          <w:i w:val="0"/>
          <w:szCs w:val="24"/>
        </w:rPr>
        <w:t>dirección IP de otro computador.</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En ese mismo sentido</w:t>
      </w:r>
      <w:r w:rsidR="00A11F38" w:rsidRPr="00751A8E">
        <w:rPr>
          <w:rFonts w:ascii="Arial" w:hAnsi="Arial" w:cs="Arial"/>
          <w:i w:val="0"/>
          <w:szCs w:val="24"/>
        </w:rPr>
        <w:t>,</w:t>
      </w:r>
      <w:r w:rsidRPr="00751A8E">
        <w:rPr>
          <w:rFonts w:ascii="Arial" w:hAnsi="Arial" w:cs="Arial"/>
          <w:i w:val="0"/>
          <w:szCs w:val="24"/>
        </w:rPr>
        <w:t xml:space="preserve"> el ambiente de pruebas y el direccionamiento de la red quedaron establecidos de la siguiente manera:</w:t>
      </w:r>
    </w:p>
    <w:p w:rsidR="002B1B2C" w:rsidRDefault="002B1B2C" w:rsidP="00366EFD">
      <w:pPr>
        <w:spacing w:afterLines="100" w:line="360" w:lineRule="auto"/>
        <w:ind w:firstLine="284"/>
        <w:jc w:val="both"/>
        <w:rPr>
          <w:rFonts w:ascii="Arial" w:hAnsi="Arial" w:cs="Arial"/>
          <w:i w:val="0"/>
          <w:szCs w:val="24"/>
        </w:rPr>
      </w:pPr>
    </w:p>
    <w:p w:rsidR="002B1B2C" w:rsidRDefault="002B1B2C" w:rsidP="00366EFD">
      <w:pPr>
        <w:spacing w:afterLines="100" w:line="360" w:lineRule="auto"/>
        <w:ind w:firstLine="284"/>
        <w:jc w:val="both"/>
        <w:rPr>
          <w:rFonts w:ascii="Arial" w:hAnsi="Arial" w:cs="Arial"/>
          <w:i w:val="0"/>
          <w:szCs w:val="24"/>
        </w:rPr>
      </w:pPr>
    </w:p>
    <w:p w:rsidR="002B1B2C" w:rsidRDefault="002B1B2C" w:rsidP="00366EFD">
      <w:pPr>
        <w:spacing w:afterLines="100" w:line="360" w:lineRule="auto"/>
        <w:ind w:firstLine="284"/>
        <w:jc w:val="both"/>
        <w:rPr>
          <w:rFonts w:ascii="Arial" w:hAnsi="Arial" w:cs="Arial"/>
          <w:i w:val="0"/>
          <w:szCs w:val="24"/>
        </w:rPr>
      </w:pP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 </w:t>
      </w:r>
    </w:p>
    <w:p w:rsidR="00F559DF" w:rsidRPr="00751A8E" w:rsidRDefault="00F559DF" w:rsidP="006A0E17">
      <w:pPr>
        <w:spacing w:line="360" w:lineRule="auto"/>
        <w:jc w:val="center"/>
        <w:rPr>
          <w:rFonts w:ascii="Arial" w:hAnsi="Arial" w:cs="Arial"/>
          <w:i w:val="0"/>
          <w:szCs w:val="24"/>
        </w:rPr>
      </w:pPr>
    </w:p>
    <w:p w:rsidR="00F559DF" w:rsidRPr="00751A8E" w:rsidRDefault="00F559DF" w:rsidP="006A0E17">
      <w:pPr>
        <w:spacing w:line="360" w:lineRule="auto"/>
        <w:jc w:val="center"/>
        <w:rPr>
          <w:rFonts w:ascii="Arial" w:hAnsi="Arial" w:cs="Arial"/>
          <w:i w:val="0"/>
          <w:szCs w:val="24"/>
        </w:rPr>
      </w:pPr>
    </w:p>
    <w:p w:rsidR="00F559DF" w:rsidRPr="00751A8E" w:rsidRDefault="008E74C6" w:rsidP="006A0E17">
      <w:pPr>
        <w:spacing w:line="360" w:lineRule="auto"/>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5962650" cy="3414846"/>
            <wp:effectExtent l="19050" t="0" r="0" b="0"/>
            <wp:docPr id="33" name="Imagen 18" descr="C:\Users\AngelisC\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gelisC\Desktop\1.png"/>
                    <pic:cNvPicPr>
                      <a:picLocks noChangeAspect="1" noChangeArrowheads="1"/>
                    </pic:cNvPicPr>
                  </pic:nvPicPr>
                  <pic:blipFill>
                    <a:blip r:embed="rId31"/>
                    <a:srcRect/>
                    <a:stretch>
                      <a:fillRect/>
                    </a:stretch>
                  </pic:blipFill>
                  <pic:spPr bwMode="auto">
                    <a:xfrm>
                      <a:off x="0" y="0"/>
                      <a:ext cx="5972175" cy="3420301"/>
                    </a:xfrm>
                    <a:prstGeom prst="rect">
                      <a:avLst/>
                    </a:prstGeom>
                    <a:noFill/>
                    <a:ln w="9525">
                      <a:noFill/>
                      <a:miter lim="800000"/>
                      <a:headEnd/>
                      <a:tailEnd/>
                    </a:ln>
                  </pic:spPr>
                </pic:pic>
              </a:graphicData>
            </a:graphic>
          </wp:inline>
        </w:drawing>
      </w:r>
    </w:p>
    <w:p w:rsidR="0097289F" w:rsidRDefault="0097289F" w:rsidP="0097289F">
      <w:pPr>
        <w:jc w:val="center"/>
        <w:rPr>
          <w:rFonts w:ascii="Arial" w:hAnsi="Arial" w:cs="Arial"/>
          <w:i w:val="0"/>
          <w:szCs w:val="24"/>
        </w:rPr>
      </w:pPr>
    </w:p>
    <w:p w:rsidR="00F559DF" w:rsidRPr="00751A8E" w:rsidRDefault="00F559DF" w:rsidP="0059725E">
      <w:pPr>
        <w:jc w:val="center"/>
        <w:rPr>
          <w:rFonts w:ascii="Arial" w:hAnsi="Arial" w:cs="Arial"/>
          <w:i w:val="0"/>
          <w:szCs w:val="24"/>
        </w:rPr>
      </w:pPr>
      <w:r w:rsidRPr="00751A8E">
        <w:rPr>
          <w:rFonts w:ascii="Arial" w:hAnsi="Arial" w:cs="Arial"/>
          <w:i w:val="0"/>
          <w:szCs w:val="24"/>
        </w:rPr>
        <w:t>Imagen N° 14: Ambiente de Pruebas</w:t>
      </w:r>
    </w:p>
    <w:p w:rsidR="008E74C6" w:rsidRPr="00751A8E" w:rsidRDefault="00F74F30" w:rsidP="00366EFD">
      <w:pPr>
        <w:spacing w:afterLines="50" w:line="360" w:lineRule="auto"/>
        <w:jc w:val="center"/>
        <w:rPr>
          <w:rFonts w:ascii="Arial" w:hAnsi="Arial" w:cs="Arial"/>
          <w:i w:val="0"/>
          <w:szCs w:val="24"/>
        </w:rPr>
      </w:pPr>
      <w:r w:rsidRPr="00751A8E">
        <w:rPr>
          <w:rFonts w:ascii="Arial" w:hAnsi="Arial" w:cs="Arial"/>
          <w:i w:val="0"/>
          <w:szCs w:val="24"/>
        </w:rPr>
        <w:t>Fuente: Propia (2011)</w:t>
      </w:r>
    </w:p>
    <w:p w:rsidR="00F559DF" w:rsidRPr="00751A8E"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La </w:t>
      </w:r>
      <w:r w:rsidRPr="00751A8E">
        <w:rPr>
          <w:rFonts w:ascii="Arial" w:hAnsi="Arial" w:cs="Arial"/>
          <w:b/>
          <w:i w:val="0"/>
          <w:szCs w:val="24"/>
        </w:rPr>
        <w:t>fase Tres,</w:t>
      </w:r>
      <w:r w:rsidRPr="00751A8E">
        <w:rPr>
          <w:rFonts w:ascii="Arial" w:hAnsi="Arial" w:cs="Arial"/>
          <w:i w:val="0"/>
          <w:szCs w:val="24"/>
        </w:rPr>
        <w:t xml:space="preserve"> dio inicio realizando pruebas con el programa </w:t>
      </w:r>
      <w:proofErr w:type="spellStart"/>
      <w:r w:rsidRPr="00751A8E">
        <w:rPr>
          <w:rFonts w:ascii="Arial" w:hAnsi="Arial" w:cs="Arial"/>
          <w:i w:val="0"/>
          <w:szCs w:val="24"/>
        </w:rPr>
        <w:t>IPERF</w:t>
      </w:r>
      <w:proofErr w:type="spellEnd"/>
      <w:r w:rsidRPr="00751A8E">
        <w:rPr>
          <w:rFonts w:ascii="Arial" w:hAnsi="Arial" w:cs="Arial"/>
          <w:i w:val="0"/>
          <w:szCs w:val="24"/>
        </w:rPr>
        <w:t xml:space="preserve">,  que se </w:t>
      </w:r>
      <w:r w:rsidR="00AF1588" w:rsidRPr="00751A8E">
        <w:rPr>
          <w:rFonts w:ascii="Arial" w:hAnsi="Arial" w:cs="Arial"/>
          <w:i w:val="0"/>
          <w:szCs w:val="24"/>
        </w:rPr>
        <w:t>utilizó</w:t>
      </w:r>
      <w:r w:rsidRPr="00751A8E">
        <w:rPr>
          <w:rFonts w:ascii="Arial" w:hAnsi="Arial" w:cs="Arial"/>
          <w:i w:val="0"/>
          <w:szCs w:val="24"/>
        </w:rPr>
        <w:t xml:space="preserve"> para medir el </w:t>
      </w:r>
      <w:r w:rsidR="00A11F38" w:rsidRPr="00751A8E">
        <w:rPr>
          <w:rFonts w:ascii="Arial" w:hAnsi="Arial" w:cs="Arial"/>
          <w:i w:val="0"/>
          <w:szCs w:val="24"/>
        </w:rPr>
        <w:t xml:space="preserve">ancho </w:t>
      </w:r>
      <w:r w:rsidRPr="00751A8E">
        <w:rPr>
          <w:rFonts w:ascii="Arial" w:hAnsi="Arial" w:cs="Arial"/>
          <w:i w:val="0"/>
          <w:szCs w:val="24"/>
        </w:rPr>
        <w:t xml:space="preserve">de banda </w:t>
      </w:r>
      <w:r w:rsidR="00A11F38" w:rsidRPr="00751A8E">
        <w:rPr>
          <w:rFonts w:ascii="Arial" w:hAnsi="Arial" w:cs="Arial"/>
          <w:i w:val="0"/>
          <w:szCs w:val="24"/>
        </w:rPr>
        <w:t xml:space="preserve">real </w:t>
      </w:r>
      <w:r w:rsidRPr="00751A8E">
        <w:rPr>
          <w:rFonts w:ascii="Arial" w:hAnsi="Arial" w:cs="Arial"/>
          <w:i w:val="0"/>
          <w:szCs w:val="24"/>
        </w:rPr>
        <w:t>de la red</w:t>
      </w:r>
      <w:r w:rsidR="00A11F38" w:rsidRPr="00751A8E">
        <w:rPr>
          <w:rFonts w:ascii="Arial" w:hAnsi="Arial" w:cs="Arial"/>
          <w:i w:val="0"/>
          <w:szCs w:val="24"/>
        </w:rPr>
        <w:t>,</w:t>
      </w:r>
      <w:r w:rsidRPr="00751A8E">
        <w:rPr>
          <w:rFonts w:ascii="Arial" w:hAnsi="Arial" w:cs="Arial"/>
          <w:i w:val="0"/>
          <w:szCs w:val="24"/>
        </w:rPr>
        <w:t xml:space="preserve"> mostrando como resultado 124kbits/s  como </w:t>
      </w:r>
      <w:r w:rsidR="00A11F38" w:rsidRPr="00751A8E">
        <w:rPr>
          <w:rFonts w:ascii="Arial" w:hAnsi="Arial" w:cs="Arial"/>
          <w:i w:val="0"/>
          <w:szCs w:val="24"/>
        </w:rPr>
        <w:t xml:space="preserve">se </w:t>
      </w:r>
      <w:r w:rsidRPr="00751A8E">
        <w:rPr>
          <w:rFonts w:ascii="Arial" w:hAnsi="Arial" w:cs="Arial"/>
          <w:i w:val="0"/>
          <w:szCs w:val="24"/>
        </w:rPr>
        <w:t>puede observar en la imagen</w:t>
      </w:r>
      <w:r w:rsidR="00A11F38" w:rsidRPr="00751A8E">
        <w:rPr>
          <w:rFonts w:ascii="Arial" w:hAnsi="Arial" w:cs="Arial"/>
          <w:i w:val="0"/>
          <w:szCs w:val="24"/>
        </w:rPr>
        <w:t xml:space="preserve"> siguiente:</w:t>
      </w:r>
    </w:p>
    <w:p w:rsidR="00BB0DE3" w:rsidRDefault="008B0A7F" w:rsidP="00366EFD">
      <w:pPr>
        <w:spacing w:afterLines="50" w:line="360" w:lineRule="auto"/>
        <w:ind w:firstLine="284"/>
        <w:jc w:val="center"/>
        <w:rPr>
          <w:rStyle w:val="apple-style-span"/>
          <w:rFonts w:ascii="Arial" w:hAnsi="Arial" w:cs="Arial"/>
          <w:bCs/>
          <w:i w:val="0"/>
          <w:color w:val="000000"/>
          <w:szCs w:val="24"/>
          <w:shd w:val="clear" w:color="auto" w:fill="FFFFFF"/>
        </w:rPr>
      </w:pPr>
      <w:r w:rsidRPr="00751A8E">
        <w:rPr>
          <w:rFonts w:ascii="Arial" w:hAnsi="Arial" w:cs="Arial"/>
          <w:i w:val="0"/>
          <w:noProof/>
          <w:color w:val="000000"/>
          <w:szCs w:val="24"/>
          <w:shd w:val="clear" w:color="auto" w:fill="FFFFFF"/>
          <w:lang w:val="es-VE" w:eastAsia="es-VE"/>
        </w:rPr>
        <w:drawing>
          <wp:inline distT="0" distB="0" distL="0" distR="0">
            <wp:extent cx="5784850" cy="1517650"/>
            <wp:effectExtent l="19050" t="19050" r="25400" b="25400"/>
            <wp:docPr id="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2"/>
                    <pic:cNvPicPr>
                      <a:picLocks noChangeAspect="1" noChangeArrowheads="1"/>
                    </pic:cNvPicPr>
                  </pic:nvPicPr>
                  <pic:blipFill>
                    <a:blip r:embed="rId32"/>
                    <a:srcRect/>
                    <a:stretch>
                      <a:fillRect/>
                    </a:stretch>
                  </pic:blipFill>
                  <pic:spPr bwMode="auto">
                    <a:xfrm>
                      <a:off x="0" y="0"/>
                      <a:ext cx="5784850" cy="1517650"/>
                    </a:xfrm>
                    <a:prstGeom prst="rect">
                      <a:avLst/>
                    </a:prstGeom>
                    <a:noFill/>
                    <a:ln w="9525">
                      <a:solidFill>
                        <a:schemeClr val="tx1"/>
                      </a:solidFill>
                      <a:miter lim="800000"/>
                      <a:headEnd/>
                      <a:tailEnd/>
                    </a:ln>
                  </pic:spPr>
                </pic:pic>
              </a:graphicData>
            </a:graphic>
          </wp:inline>
        </w:drawing>
      </w:r>
    </w:p>
    <w:p w:rsidR="00F559DF" w:rsidRPr="00751A8E" w:rsidRDefault="00F559DF" w:rsidP="008E74C6">
      <w:pPr>
        <w:jc w:val="center"/>
        <w:rPr>
          <w:rFonts w:ascii="Arial" w:hAnsi="Arial" w:cs="Arial"/>
          <w:i w:val="0"/>
          <w:szCs w:val="24"/>
        </w:rPr>
      </w:pPr>
      <w:r w:rsidRPr="00751A8E">
        <w:rPr>
          <w:rFonts w:ascii="Arial" w:hAnsi="Arial" w:cs="Arial"/>
          <w:i w:val="0"/>
          <w:szCs w:val="24"/>
        </w:rPr>
        <w:t xml:space="preserve">Imagen N° 15: Pruebas con </w:t>
      </w:r>
      <w:proofErr w:type="spellStart"/>
      <w:r w:rsidRPr="00751A8E">
        <w:rPr>
          <w:rFonts w:ascii="Arial" w:hAnsi="Arial" w:cs="Arial"/>
          <w:i w:val="0"/>
          <w:szCs w:val="24"/>
        </w:rPr>
        <w:t>IPERF</w:t>
      </w:r>
      <w:proofErr w:type="spellEnd"/>
      <w:r w:rsidRPr="00751A8E">
        <w:rPr>
          <w:rFonts w:ascii="Arial" w:hAnsi="Arial" w:cs="Arial"/>
          <w:i w:val="0"/>
          <w:szCs w:val="24"/>
        </w:rPr>
        <w:t xml:space="preserve"> para detectar el Ancho de banda</w:t>
      </w:r>
    </w:p>
    <w:p w:rsidR="00F559DF" w:rsidRPr="00751A8E"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IPERF</w:t>
      </w:r>
      <w:proofErr w:type="spellEnd"/>
      <w:r w:rsidRPr="00751A8E">
        <w:rPr>
          <w:rFonts w:ascii="Arial" w:hAnsi="Arial" w:cs="Arial"/>
          <w:i w:val="0"/>
          <w:szCs w:val="24"/>
        </w:rPr>
        <w:t xml:space="preserve"> (2011)</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lastRenderedPageBreak/>
        <w:t xml:space="preserve">Una vez teniendo conocimiento del ancho de banda </w:t>
      </w:r>
      <w:r w:rsidR="00A11F38" w:rsidRPr="00751A8E">
        <w:rPr>
          <w:rFonts w:ascii="Arial" w:hAnsi="Arial" w:cs="Arial"/>
          <w:i w:val="0"/>
          <w:szCs w:val="24"/>
        </w:rPr>
        <w:t xml:space="preserve">real </w:t>
      </w:r>
      <w:r w:rsidRPr="00751A8E">
        <w:rPr>
          <w:rFonts w:ascii="Arial" w:hAnsi="Arial" w:cs="Arial"/>
          <w:i w:val="0"/>
          <w:szCs w:val="24"/>
        </w:rPr>
        <w:t xml:space="preserve">de la red, se necesitaba el tamaño y número de paquetes que se transmitiría por el </w:t>
      </w:r>
      <w:proofErr w:type="spellStart"/>
      <w:r w:rsidRPr="00751A8E">
        <w:rPr>
          <w:rFonts w:ascii="Arial" w:hAnsi="Arial" w:cs="Arial"/>
          <w:i w:val="0"/>
          <w:szCs w:val="24"/>
        </w:rPr>
        <w:t>Ditg</w:t>
      </w:r>
      <w:proofErr w:type="spellEnd"/>
      <w:r w:rsidRPr="00751A8E">
        <w:rPr>
          <w:rFonts w:ascii="Arial" w:hAnsi="Arial" w:cs="Arial"/>
          <w:i w:val="0"/>
          <w:szCs w:val="24"/>
        </w:rPr>
        <w:t>.</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Para </w:t>
      </w:r>
      <w:r w:rsidR="00A11F38" w:rsidRPr="00751A8E">
        <w:rPr>
          <w:rFonts w:ascii="Arial" w:hAnsi="Arial" w:cs="Arial"/>
          <w:i w:val="0"/>
          <w:szCs w:val="24"/>
        </w:rPr>
        <w:t xml:space="preserve">calcular </w:t>
      </w:r>
      <w:r w:rsidRPr="00751A8E">
        <w:rPr>
          <w:rFonts w:ascii="Arial" w:hAnsi="Arial" w:cs="Arial"/>
          <w:i w:val="0"/>
          <w:szCs w:val="24"/>
        </w:rPr>
        <w:t xml:space="preserve">el tamaño y número de paquetes, se realizaron unas </w:t>
      </w:r>
      <w:r w:rsidR="00A11F38" w:rsidRPr="00751A8E">
        <w:rPr>
          <w:rFonts w:ascii="Arial" w:hAnsi="Arial" w:cs="Arial"/>
          <w:i w:val="0"/>
          <w:szCs w:val="24"/>
        </w:rPr>
        <w:t xml:space="preserve">las operaciones </w:t>
      </w:r>
      <w:r w:rsidRPr="00751A8E">
        <w:rPr>
          <w:rFonts w:ascii="Arial" w:hAnsi="Arial" w:cs="Arial"/>
          <w:i w:val="0"/>
          <w:szCs w:val="24"/>
        </w:rPr>
        <w:t>que se explica</w:t>
      </w:r>
      <w:r w:rsidR="00A11F38" w:rsidRPr="00751A8E">
        <w:rPr>
          <w:rFonts w:ascii="Arial" w:hAnsi="Arial" w:cs="Arial"/>
          <w:i w:val="0"/>
          <w:szCs w:val="24"/>
        </w:rPr>
        <w:t>n</w:t>
      </w:r>
      <w:r w:rsidRPr="00751A8E">
        <w:rPr>
          <w:rFonts w:ascii="Arial" w:hAnsi="Arial" w:cs="Arial"/>
          <w:i w:val="0"/>
          <w:szCs w:val="24"/>
        </w:rPr>
        <w:t xml:space="preserve"> a continuación:</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1.- El ancho de Banda se convirtió a bytes debido que el </w:t>
      </w:r>
      <w:proofErr w:type="spellStart"/>
      <w:r w:rsidRPr="00751A8E">
        <w:rPr>
          <w:rFonts w:ascii="Arial" w:hAnsi="Arial" w:cs="Arial"/>
          <w:i w:val="0"/>
          <w:szCs w:val="24"/>
        </w:rPr>
        <w:t>DITG</w:t>
      </w:r>
      <w:proofErr w:type="spellEnd"/>
      <w:r w:rsidRPr="00751A8E">
        <w:rPr>
          <w:rFonts w:ascii="Arial" w:hAnsi="Arial" w:cs="Arial"/>
          <w:i w:val="0"/>
          <w:szCs w:val="24"/>
        </w:rPr>
        <w:t xml:space="preserve"> maneja el tamaño de los paquetes en bytes.</w:t>
      </w:r>
    </w:p>
    <w:p w:rsidR="00BB0DE3" w:rsidRDefault="00F559DF" w:rsidP="00366EFD">
      <w:pPr>
        <w:spacing w:afterLines="50" w:line="360" w:lineRule="auto"/>
        <w:ind w:firstLine="284"/>
        <w:jc w:val="both"/>
        <w:rPr>
          <w:rFonts w:ascii="Arial" w:hAnsi="Arial" w:cs="Arial"/>
          <w:i w:val="0"/>
          <w:szCs w:val="24"/>
          <w:lang w:val="es-VE"/>
        </w:rPr>
      </w:pPr>
      <w:r w:rsidRPr="00751A8E">
        <w:rPr>
          <w:rFonts w:ascii="Arial" w:hAnsi="Arial" w:cs="Arial"/>
          <w:i w:val="0"/>
          <w:szCs w:val="24"/>
        </w:rPr>
        <w:tab/>
      </w:r>
      <w:r w:rsidRPr="00751A8E">
        <w:rPr>
          <w:rFonts w:ascii="Arial" w:hAnsi="Arial" w:cs="Arial"/>
          <w:i w:val="0"/>
          <w:szCs w:val="24"/>
          <w:lang w:val="es-VE"/>
        </w:rPr>
        <w:t xml:space="preserve">124 kbits </w:t>
      </w:r>
      <w:r w:rsidRPr="00751A8E">
        <w:rPr>
          <w:rFonts w:ascii="Arial" w:hAnsi="Arial" w:cs="Arial"/>
          <w:i w:val="0"/>
          <w:szCs w:val="24"/>
        </w:rPr>
        <w:sym w:font="Wingdings" w:char="F0E0"/>
      </w:r>
      <w:r w:rsidRPr="00751A8E">
        <w:rPr>
          <w:rFonts w:ascii="Arial" w:hAnsi="Arial" w:cs="Arial"/>
          <w:i w:val="0"/>
          <w:szCs w:val="24"/>
          <w:lang w:val="es-VE"/>
        </w:rPr>
        <w:t xml:space="preserve"> 15500 bytes</w:t>
      </w:r>
    </w:p>
    <w:p w:rsidR="00BB0DE3" w:rsidRDefault="00C70421" w:rsidP="00366EFD">
      <w:pPr>
        <w:spacing w:afterLines="50" w:line="360" w:lineRule="auto"/>
        <w:ind w:firstLine="284"/>
        <w:jc w:val="both"/>
        <w:rPr>
          <w:rFonts w:ascii="Arial" w:hAnsi="Arial" w:cs="Arial"/>
          <w:i w:val="0"/>
          <w:szCs w:val="24"/>
          <w:lang w:val="es-VE"/>
        </w:rPr>
      </w:pPr>
      <w:r w:rsidRPr="00751A8E">
        <w:rPr>
          <w:rFonts w:ascii="Arial" w:hAnsi="Arial" w:cs="Arial"/>
          <w:i w:val="0"/>
          <w:szCs w:val="24"/>
          <w:lang w:val="es-VE"/>
        </w:rPr>
        <w:t>Fórmula</w:t>
      </w:r>
      <w:r w:rsidR="00EF40F4" w:rsidRPr="00751A8E">
        <w:rPr>
          <w:rFonts w:ascii="Arial" w:hAnsi="Arial" w:cs="Arial"/>
          <w:i w:val="0"/>
          <w:szCs w:val="24"/>
          <w:lang w:val="es-VE"/>
        </w:rPr>
        <w:t xml:space="preserve"> para convertir  Kbits </w:t>
      </w:r>
      <w:r w:rsidR="00EF40F4" w:rsidRPr="00751A8E">
        <w:rPr>
          <w:rFonts w:ascii="Arial" w:hAnsi="Arial" w:cs="Arial"/>
          <w:i w:val="0"/>
          <w:szCs w:val="24"/>
        </w:rPr>
        <w:sym w:font="Wingdings" w:char="F0E0"/>
      </w:r>
      <w:r w:rsidR="00EF40F4" w:rsidRPr="00751A8E">
        <w:rPr>
          <w:rFonts w:ascii="Arial" w:hAnsi="Arial" w:cs="Arial"/>
          <w:i w:val="0"/>
          <w:szCs w:val="24"/>
        </w:rPr>
        <w:t xml:space="preserve"> Bytes</w:t>
      </w:r>
    </w:p>
    <w:p w:rsidR="00BB0DE3" w:rsidRDefault="004B0E59" w:rsidP="00366EFD">
      <w:pPr>
        <w:spacing w:afterLines="50" w:line="360" w:lineRule="auto"/>
        <w:ind w:firstLine="284"/>
        <w:jc w:val="both"/>
        <w:rPr>
          <w:rFonts w:ascii="Arial" w:hAnsi="Arial" w:cs="Arial"/>
          <w:i w:val="0"/>
          <w:szCs w:val="24"/>
          <w:lang w:val="es-VE"/>
        </w:rPr>
      </w:pPr>
      <w:r w:rsidRPr="00751A8E">
        <w:rPr>
          <w:rFonts w:ascii="Arial" w:hAnsi="Arial" w:cs="Arial"/>
          <w:i w:val="0"/>
          <w:szCs w:val="24"/>
          <w:lang w:val="es-VE"/>
        </w:rPr>
        <w:tab/>
        <w:t>124 kbits * 1000 = 124000 bits</w:t>
      </w:r>
    </w:p>
    <w:p w:rsidR="00BB0DE3" w:rsidRDefault="004B0E59" w:rsidP="00366EFD">
      <w:pPr>
        <w:spacing w:afterLines="50" w:line="360" w:lineRule="auto"/>
        <w:ind w:firstLine="284"/>
        <w:jc w:val="both"/>
        <w:rPr>
          <w:rFonts w:ascii="Arial" w:hAnsi="Arial" w:cs="Arial"/>
          <w:i w:val="0"/>
          <w:szCs w:val="24"/>
        </w:rPr>
      </w:pPr>
      <w:r w:rsidRPr="00751A8E">
        <w:rPr>
          <w:rFonts w:ascii="Arial" w:hAnsi="Arial" w:cs="Arial"/>
          <w:i w:val="0"/>
          <w:szCs w:val="24"/>
          <w:lang w:val="es-VE"/>
        </w:rPr>
        <w:tab/>
      </w:r>
      <w:r w:rsidRPr="00751A8E">
        <w:rPr>
          <w:rFonts w:ascii="Arial" w:hAnsi="Arial" w:cs="Arial"/>
          <w:i w:val="0"/>
          <w:szCs w:val="24"/>
        </w:rPr>
        <w:t xml:space="preserve">124000 / 8 = 15500 bytes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2.- Se </w:t>
      </w:r>
      <w:r w:rsidR="00A21679" w:rsidRPr="00751A8E">
        <w:rPr>
          <w:rFonts w:ascii="Arial" w:hAnsi="Arial" w:cs="Arial"/>
          <w:i w:val="0"/>
          <w:szCs w:val="24"/>
        </w:rPr>
        <w:t xml:space="preserve">estipuló </w:t>
      </w:r>
      <w:r w:rsidRPr="00751A8E">
        <w:rPr>
          <w:rFonts w:ascii="Arial" w:hAnsi="Arial" w:cs="Arial"/>
          <w:i w:val="0"/>
          <w:szCs w:val="24"/>
        </w:rPr>
        <w:t xml:space="preserve">el tamaño de los paquetes </w:t>
      </w:r>
    </w:p>
    <w:p w:rsidR="00E559F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b/>
        <w:t xml:space="preserve">Tamaño del Paquete </w:t>
      </w:r>
      <w:r w:rsidRPr="00751A8E">
        <w:rPr>
          <w:rFonts w:ascii="Arial" w:hAnsi="Arial" w:cs="Arial"/>
          <w:i w:val="0"/>
          <w:szCs w:val="24"/>
        </w:rPr>
        <w:sym w:font="Wingdings" w:char="F0E0"/>
      </w:r>
      <w:r w:rsidRPr="00751A8E">
        <w:rPr>
          <w:rFonts w:ascii="Arial" w:hAnsi="Arial" w:cs="Arial"/>
          <w:i w:val="0"/>
          <w:szCs w:val="24"/>
        </w:rPr>
        <w:t xml:space="preserve"> 512 bytes</w:t>
      </w:r>
      <w:r w:rsidR="0000683F">
        <w:rPr>
          <w:rFonts w:ascii="Arial" w:hAnsi="Arial" w:cs="Arial"/>
          <w:i w:val="0"/>
          <w:szCs w:val="24"/>
        </w:rPr>
        <w:t xml:space="preserve"> (valor por defecto del </w:t>
      </w:r>
      <w:proofErr w:type="spellStart"/>
      <w:r w:rsidR="0000683F">
        <w:rPr>
          <w:rFonts w:ascii="Arial" w:hAnsi="Arial" w:cs="Arial"/>
          <w:i w:val="0"/>
          <w:szCs w:val="24"/>
        </w:rPr>
        <w:t>ditg</w:t>
      </w:r>
      <w:proofErr w:type="spellEnd"/>
      <w:r w:rsidR="0000683F">
        <w:rPr>
          <w:rFonts w:ascii="Arial" w:hAnsi="Arial" w:cs="Arial"/>
          <w:i w:val="0"/>
          <w:szCs w:val="24"/>
        </w:rPr>
        <w:t>)</w:t>
      </w:r>
      <w:r w:rsidRPr="00751A8E">
        <w:rPr>
          <w:rFonts w:ascii="Arial" w:hAnsi="Arial" w:cs="Arial"/>
          <w:i w:val="0"/>
          <w:szCs w:val="24"/>
        </w:rPr>
        <w:t xml:space="preserve">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3.- Para </w:t>
      </w:r>
      <w:r w:rsidR="00A11F38" w:rsidRPr="00751A8E">
        <w:rPr>
          <w:rFonts w:ascii="Arial" w:hAnsi="Arial" w:cs="Arial"/>
          <w:i w:val="0"/>
          <w:szCs w:val="24"/>
        </w:rPr>
        <w:t>calcular el</w:t>
      </w:r>
      <w:r w:rsidRPr="00751A8E">
        <w:rPr>
          <w:rFonts w:ascii="Arial" w:hAnsi="Arial" w:cs="Arial"/>
          <w:i w:val="0"/>
          <w:szCs w:val="24"/>
        </w:rPr>
        <w:t xml:space="preserve"> número de paquetes máximo que se </w:t>
      </w:r>
      <w:r w:rsidR="00A21679" w:rsidRPr="00751A8E">
        <w:rPr>
          <w:rFonts w:ascii="Arial" w:hAnsi="Arial" w:cs="Arial"/>
          <w:i w:val="0"/>
          <w:szCs w:val="24"/>
        </w:rPr>
        <w:t xml:space="preserve">podía </w:t>
      </w:r>
      <w:r w:rsidRPr="00751A8E">
        <w:rPr>
          <w:rFonts w:ascii="Arial" w:hAnsi="Arial" w:cs="Arial"/>
          <w:i w:val="0"/>
          <w:szCs w:val="24"/>
        </w:rPr>
        <w:t>transmitir, se dividió el ancho de banda entre el tamaño de los paquetes.</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b/>
        <w:t xml:space="preserve">15500/512 = 30 paquetes.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Las pruebas se realizaron por un tiempo de 3 minutos</w:t>
      </w:r>
      <w:r w:rsidR="00F54CFF" w:rsidRPr="00751A8E">
        <w:rPr>
          <w:rFonts w:ascii="Arial" w:hAnsi="Arial" w:cs="Arial"/>
          <w:i w:val="0"/>
          <w:szCs w:val="24"/>
        </w:rPr>
        <w:t xml:space="preserve"> debido a que después de ese tiempo el proceso no se </w:t>
      </w:r>
      <w:r w:rsidR="008E74C6" w:rsidRPr="00751A8E">
        <w:rPr>
          <w:rFonts w:ascii="Arial" w:hAnsi="Arial" w:cs="Arial"/>
          <w:i w:val="0"/>
          <w:szCs w:val="24"/>
        </w:rPr>
        <w:t>alteraba</w:t>
      </w:r>
      <w:r w:rsidR="008E74C6">
        <w:rPr>
          <w:rFonts w:ascii="Arial" w:hAnsi="Arial" w:cs="Arial"/>
          <w:i w:val="0"/>
          <w:szCs w:val="24"/>
        </w:rPr>
        <w:t xml:space="preserve">. </w:t>
      </w:r>
      <w:r w:rsidR="008E74C6" w:rsidRPr="00751A8E">
        <w:rPr>
          <w:rFonts w:ascii="Arial" w:hAnsi="Arial" w:cs="Arial"/>
          <w:i w:val="0"/>
          <w:szCs w:val="24"/>
        </w:rPr>
        <w:t>Luego</w:t>
      </w:r>
      <w:r w:rsidRPr="00751A8E">
        <w:rPr>
          <w:rFonts w:ascii="Arial" w:hAnsi="Arial" w:cs="Arial"/>
          <w:i w:val="0"/>
          <w:szCs w:val="24"/>
        </w:rPr>
        <w:t xml:space="preserve"> fueron convertidos a 180.000 milisegundos y el </w:t>
      </w:r>
      <w:r w:rsidR="0009459F">
        <w:rPr>
          <w:rFonts w:ascii="Arial" w:hAnsi="Arial" w:cs="Arial"/>
          <w:i w:val="0"/>
          <w:szCs w:val="24"/>
        </w:rPr>
        <w:t>tipo de protocolo que se utilizó</w:t>
      </w:r>
      <w:r w:rsidRPr="00751A8E">
        <w:rPr>
          <w:rFonts w:ascii="Arial" w:hAnsi="Arial" w:cs="Arial"/>
          <w:i w:val="0"/>
          <w:szCs w:val="24"/>
        </w:rPr>
        <w:t xml:space="preserve"> fue </w:t>
      </w:r>
      <w:proofErr w:type="spellStart"/>
      <w:r w:rsidRPr="00751A8E">
        <w:rPr>
          <w:rFonts w:ascii="Arial" w:hAnsi="Arial" w:cs="Arial"/>
          <w:i w:val="0"/>
          <w:szCs w:val="24"/>
        </w:rPr>
        <w:t>UDP</w:t>
      </w:r>
      <w:proofErr w:type="spellEnd"/>
      <w:r w:rsidRPr="00751A8E">
        <w:rPr>
          <w:rFonts w:ascii="Arial" w:hAnsi="Arial" w:cs="Arial"/>
          <w:i w:val="0"/>
          <w:szCs w:val="24"/>
        </w:rPr>
        <w:t xml:space="preserve">.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Sobre las bases de las consideraciones anteriores, los comandos utilizados en el </w:t>
      </w:r>
      <w:proofErr w:type="spellStart"/>
      <w:r w:rsidRPr="00751A8E">
        <w:rPr>
          <w:rFonts w:ascii="Arial" w:hAnsi="Arial" w:cs="Arial"/>
          <w:i w:val="0"/>
          <w:szCs w:val="24"/>
        </w:rPr>
        <w:t>Ditg</w:t>
      </w:r>
      <w:proofErr w:type="spellEnd"/>
      <w:r w:rsidRPr="00751A8E">
        <w:rPr>
          <w:rFonts w:ascii="Arial" w:hAnsi="Arial" w:cs="Arial"/>
          <w:i w:val="0"/>
          <w:szCs w:val="24"/>
        </w:rPr>
        <w:t xml:space="preserve"> para generar tráfico fueron los siguientes: </w:t>
      </w:r>
    </w:p>
    <w:p w:rsidR="00730310" w:rsidRDefault="00F559DF" w:rsidP="00366EFD">
      <w:pPr>
        <w:spacing w:afterLines="50" w:line="360" w:lineRule="auto"/>
        <w:ind w:firstLine="284"/>
        <w:jc w:val="both"/>
        <w:rPr>
          <w:rFonts w:ascii="Arial" w:hAnsi="Arial" w:cs="Arial"/>
          <w:i w:val="0"/>
          <w:szCs w:val="24"/>
        </w:rPr>
      </w:pPr>
      <w:proofErr w:type="spellStart"/>
      <w:r w:rsidRPr="00751A8E">
        <w:rPr>
          <w:rFonts w:ascii="Arial" w:hAnsi="Arial" w:cs="Arial"/>
          <w:i w:val="0"/>
          <w:szCs w:val="24"/>
        </w:rPr>
        <w:t>ITGSend</w:t>
      </w:r>
      <w:proofErr w:type="spellEnd"/>
      <w:r w:rsidRPr="00751A8E">
        <w:rPr>
          <w:rFonts w:ascii="Arial" w:hAnsi="Arial" w:cs="Arial"/>
          <w:i w:val="0"/>
          <w:szCs w:val="24"/>
        </w:rPr>
        <w:t>: Es el componente emisor, este se encarga de enviar los paquetes hasta el receptor.  Se utiliza de la siguiente manera:</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b/>
      </w:r>
      <w:proofErr w:type="spellStart"/>
      <w:r w:rsidRPr="00751A8E">
        <w:rPr>
          <w:rFonts w:ascii="Arial" w:hAnsi="Arial" w:cs="Arial"/>
          <w:i w:val="0"/>
          <w:szCs w:val="24"/>
        </w:rPr>
        <w:t>ITGSend</w:t>
      </w:r>
      <w:proofErr w:type="spellEnd"/>
      <w:r w:rsidRPr="00751A8E">
        <w:rPr>
          <w:rFonts w:ascii="Arial" w:hAnsi="Arial" w:cs="Arial"/>
          <w:i w:val="0"/>
          <w:szCs w:val="24"/>
        </w:rPr>
        <w:t xml:space="preserve">  –a (Dirección Destino) –</w:t>
      </w:r>
      <w:proofErr w:type="spellStart"/>
      <w:r w:rsidRPr="00751A8E">
        <w:rPr>
          <w:rFonts w:ascii="Arial" w:hAnsi="Arial" w:cs="Arial"/>
          <w:i w:val="0"/>
          <w:szCs w:val="24"/>
        </w:rPr>
        <w:t>rp</w:t>
      </w:r>
      <w:proofErr w:type="spellEnd"/>
      <w:r w:rsidRPr="00751A8E">
        <w:rPr>
          <w:rFonts w:ascii="Arial" w:hAnsi="Arial" w:cs="Arial"/>
          <w:i w:val="0"/>
          <w:szCs w:val="24"/>
        </w:rPr>
        <w:t xml:space="preserve"> (puerto destino) –T (Tipo de Protocolo) –t (tiempo de </w:t>
      </w:r>
      <w:r w:rsidR="0009459F" w:rsidRPr="00751A8E">
        <w:rPr>
          <w:rFonts w:ascii="Arial" w:hAnsi="Arial" w:cs="Arial"/>
          <w:i w:val="0"/>
          <w:szCs w:val="24"/>
        </w:rPr>
        <w:t>duración</w:t>
      </w:r>
      <w:r w:rsidRPr="00751A8E">
        <w:rPr>
          <w:rFonts w:ascii="Arial" w:hAnsi="Arial" w:cs="Arial"/>
          <w:i w:val="0"/>
          <w:szCs w:val="24"/>
        </w:rPr>
        <w:t>) –C (Numero de paquetes) –c (tamaño del paquete) –l (nombre de la prueba)</w:t>
      </w:r>
    </w:p>
    <w:p w:rsidR="00730310" w:rsidRDefault="00F559DF" w:rsidP="00366EFD">
      <w:pPr>
        <w:spacing w:afterLines="50" w:line="360" w:lineRule="auto"/>
        <w:ind w:firstLine="284"/>
        <w:jc w:val="both"/>
        <w:rPr>
          <w:rFonts w:ascii="Arial" w:hAnsi="Arial" w:cs="Arial"/>
          <w:bCs/>
          <w:i w:val="0"/>
          <w:szCs w:val="24"/>
        </w:rPr>
      </w:pPr>
      <w:proofErr w:type="spellStart"/>
      <w:r w:rsidRPr="00751A8E">
        <w:rPr>
          <w:rFonts w:ascii="Arial" w:hAnsi="Arial" w:cs="Arial"/>
          <w:i w:val="0"/>
          <w:szCs w:val="24"/>
        </w:rPr>
        <w:lastRenderedPageBreak/>
        <w:t>ITGRe</w:t>
      </w:r>
      <w:r w:rsidRPr="00751A8E">
        <w:rPr>
          <w:rFonts w:ascii="Arial" w:hAnsi="Arial" w:cs="Arial"/>
          <w:bCs/>
          <w:i w:val="0"/>
          <w:szCs w:val="24"/>
        </w:rPr>
        <w:t>cv</w:t>
      </w:r>
      <w:proofErr w:type="spellEnd"/>
      <w:r w:rsidRPr="00751A8E">
        <w:rPr>
          <w:rFonts w:ascii="Arial" w:hAnsi="Arial" w:cs="Arial"/>
          <w:bCs/>
          <w:i w:val="0"/>
          <w:szCs w:val="24"/>
        </w:rPr>
        <w:t>: Es el componente Receptor, este se encarga de recibir los paquetes que el emisor envía. Se utiliza de la siguiente manera:</w:t>
      </w:r>
    </w:p>
    <w:p w:rsidR="00730310" w:rsidRDefault="00F559DF" w:rsidP="00366EFD">
      <w:pPr>
        <w:spacing w:afterLines="50" w:line="360" w:lineRule="auto"/>
        <w:ind w:firstLine="284"/>
        <w:jc w:val="both"/>
        <w:rPr>
          <w:rFonts w:ascii="Arial" w:hAnsi="Arial" w:cs="Arial"/>
          <w:bCs/>
          <w:i w:val="0"/>
          <w:szCs w:val="24"/>
        </w:rPr>
      </w:pPr>
      <w:r w:rsidRPr="00751A8E">
        <w:rPr>
          <w:rFonts w:ascii="Arial" w:hAnsi="Arial" w:cs="Arial"/>
          <w:bCs/>
          <w:i w:val="0"/>
          <w:szCs w:val="24"/>
        </w:rPr>
        <w:tab/>
      </w:r>
      <w:proofErr w:type="spellStart"/>
      <w:r w:rsidRPr="00751A8E">
        <w:rPr>
          <w:rFonts w:ascii="Arial" w:hAnsi="Arial" w:cs="Arial"/>
          <w:bCs/>
          <w:i w:val="0"/>
          <w:szCs w:val="24"/>
        </w:rPr>
        <w:t>ITGRecv</w:t>
      </w:r>
      <w:proofErr w:type="spellEnd"/>
      <w:r w:rsidRPr="00751A8E">
        <w:rPr>
          <w:rFonts w:ascii="Arial" w:hAnsi="Arial" w:cs="Arial"/>
          <w:bCs/>
          <w:i w:val="0"/>
          <w:szCs w:val="24"/>
        </w:rPr>
        <w:t xml:space="preserve">  -l  (nombre de la prue</w:t>
      </w:r>
      <w:r w:rsidR="00D43450">
        <w:rPr>
          <w:rFonts w:ascii="Arial" w:hAnsi="Arial" w:cs="Arial"/>
          <w:bCs/>
          <w:i w:val="0"/>
          <w:szCs w:val="24"/>
        </w:rPr>
        <w:t>ba)</w:t>
      </w:r>
    </w:p>
    <w:p w:rsidR="00730310" w:rsidRDefault="00F559DF" w:rsidP="00366EFD">
      <w:pPr>
        <w:spacing w:afterLines="50" w:line="360" w:lineRule="auto"/>
        <w:ind w:firstLine="284"/>
        <w:jc w:val="both"/>
        <w:rPr>
          <w:rFonts w:ascii="Arial" w:hAnsi="Arial" w:cs="Arial"/>
          <w:bCs/>
          <w:i w:val="0"/>
          <w:szCs w:val="24"/>
        </w:rPr>
      </w:pPr>
      <w:proofErr w:type="spellStart"/>
      <w:r w:rsidRPr="00751A8E">
        <w:rPr>
          <w:rFonts w:ascii="Arial" w:hAnsi="Arial" w:cs="Arial"/>
          <w:bCs/>
          <w:i w:val="0"/>
          <w:szCs w:val="24"/>
        </w:rPr>
        <w:t>ITGDec</w:t>
      </w:r>
      <w:proofErr w:type="spellEnd"/>
      <w:r w:rsidRPr="00751A8E">
        <w:rPr>
          <w:rFonts w:ascii="Arial" w:hAnsi="Arial" w:cs="Arial"/>
          <w:bCs/>
          <w:i w:val="0"/>
          <w:szCs w:val="24"/>
        </w:rPr>
        <w:t>: Es el Decodificador, este se encarga de procesar la información que envió el emisor y recibió el receptor. Se utiliza de la siguiente manera.</w:t>
      </w:r>
    </w:p>
    <w:p w:rsidR="00730310" w:rsidRDefault="00F559DF" w:rsidP="00366EFD">
      <w:pPr>
        <w:spacing w:afterLines="50" w:line="360" w:lineRule="auto"/>
        <w:ind w:firstLine="284"/>
        <w:jc w:val="both"/>
        <w:rPr>
          <w:rFonts w:ascii="Arial" w:hAnsi="Arial" w:cs="Arial"/>
          <w:bCs/>
          <w:i w:val="0"/>
          <w:szCs w:val="24"/>
        </w:rPr>
      </w:pPr>
      <w:r w:rsidRPr="00751A8E">
        <w:rPr>
          <w:rFonts w:ascii="Arial" w:hAnsi="Arial" w:cs="Arial"/>
          <w:bCs/>
          <w:i w:val="0"/>
          <w:szCs w:val="24"/>
        </w:rPr>
        <w:tab/>
      </w:r>
      <w:proofErr w:type="spellStart"/>
      <w:r w:rsidRPr="00751A8E">
        <w:rPr>
          <w:rFonts w:ascii="Arial" w:hAnsi="Arial" w:cs="Arial"/>
          <w:bCs/>
          <w:i w:val="0"/>
          <w:szCs w:val="24"/>
        </w:rPr>
        <w:t>ITGDec</w:t>
      </w:r>
      <w:proofErr w:type="spellEnd"/>
      <w:r w:rsidRPr="00751A8E">
        <w:rPr>
          <w:rFonts w:ascii="Arial" w:hAnsi="Arial" w:cs="Arial"/>
          <w:bCs/>
          <w:i w:val="0"/>
          <w:szCs w:val="24"/>
        </w:rPr>
        <w:t xml:space="preserve">  (nombre de la prueba) </w:t>
      </w:r>
    </w:p>
    <w:p w:rsidR="00730310" w:rsidRDefault="00F559DF" w:rsidP="00366EFD">
      <w:pPr>
        <w:spacing w:afterLines="50" w:line="360" w:lineRule="auto"/>
        <w:ind w:firstLine="284"/>
        <w:jc w:val="both"/>
        <w:rPr>
          <w:rFonts w:ascii="Arial" w:hAnsi="Arial" w:cs="Arial"/>
          <w:bCs/>
          <w:i w:val="0"/>
          <w:szCs w:val="24"/>
        </w:rPr>
      </w:pPr>
      <w:r w:rsidRPr="00751A8E">
        <w:rPr>
          <w:rFonts w:ascii="Arial" w:hAnsi="Arial" w:cs="Arial"/>
          <w:bCs/>
          <w:i w:val="0"/>
          <w:szCs w:val="24"/>
        </w:rPr>
        <w:t>Los comandos fueron ejecutados en el siguiente orden:</w:t>
      </w:r>
    </w:p>
    <w:p w:rsidR="00730310" w:rsidRDefault="00F559DF" w:rsidP="00366EFD">
      <w:pPr>
        <w:spacing w:afterLines="200" w:line="360" w:lineRule="auto"/>
        <w:ind w:firstLine="284"/>
        <w:jc w:val="both"/>
        <w:rPr>
          <w:rFonts w:ascii="Arial" w:hAnsi="Arial" w:cs="Arial"/>
          <w:bCs/>
          <w:i w:val="0"/>
          <w:szCs w:val="24"/>
        </w:rPr>
      </w:pPr>
      <w:r w:rsidRPr="00751A8E">
        <w:rPr>
          <w:rFonts w:ascii="Arial" w:hAnsi="Arial" w:cs="Arial"/>
          <w:bCs/>
          <w:i w:val="0"/>
          <w:szCs w:val="24"/>
        </w:rPr>
        <w:t xml:space="preserve">1.- Se ejecuta el </w:t>
      </w:r>
      <w:r w:rsidR="00653CFA" w:rsidRPr="00751A8E">
        <w:rPr>
          <w:rFonts w:ascii="Arial" w:hAnsi="Arial" w:cs="Arial"/>
          <w:bCs/>
          <w:i w:val="0"/>
          <w:szCs w:val="24"/>
        </w:rPr>
        <w:t xml:space="preserve">comando </w:t>
      </w:r>
      <w:proofErr w:type="spellStart"/>
      <w:r w:rsidR="00653CFA" w:rsidRPr="00751A8E">
        <w:rPr>
          <w:rFonts w:ascii="Arial" w:hAnsi="Arial" w:cs="Arial"/>
          <w:bCs/>
          <w:i w:val="0"/>
          <w:szCs w:val="24"/>
        </w:rPr>
        <w:t>ITGRecv</w:t>
      </w:r>
      <w:proofErr w:type="spellEnd"/>
      <w:r w:rsidR="00653CFA" w:rsidRPr="00751A8E">
        <w:rPr>
          <w:rFonts w:ascii="Arial" w:hAnsi="Arial" w:cs="Arial"/>
          <w:bCs/>
          <w:i w:val="0"/>
          <w:szCs w:val="24"/>
        </w:rPr>
        <w:t xml:space="preserve"> (</w:t>
      </w:r>
      <w:r w:rsidR="00653CFA" w:rsidRPr="00751A8E">
        <w:rPr>
          <w:rFonts w:ascii="Arial" w:hAnsi="Arial" w:cs="Arial"/>
          <w:i w:val="0"/>
          <w:szCs w:val="24"/>
        </w:rPr>
        <w:t>Imagen N° 16</w:t>
      </w:r>
      <w:r w:rsidRPr="00751A8E">
        <w:rPr>
          <w:rFonts w:ascii="Arial" w:hAnsi="Arial" w:cs="Arial"/>
          <w:bCs/>
          <w:i w:val="0"/>
          <w:szCs w:val="24"/>
        </w:rPr>
        <w:t xml:space="preserve">), cuando se muestra el mensaje </w:t>
      </w:r>
      <w:proofErr w:type="spellStart"/>
      <w:r w:rsidRPr="00751A8E">
        <w:rPr>
          <w:rFonts w:ascii="Arial" w:hAnsi="Arial" w:cs="Arial"/>
          <w:bCs/>
          <w:i w:val="0"/>
          <w:szCs w:val="24"/>
        </w:rPr>
        <w:t>Press</w:t>
      </w:r>
      <w:proofErr w:type="spellEnd"/>
      <w:r w:rsidRPr="00751A8E">
        <w:rPr>
          <w:rFonts w:ascii="Arial" w:hAnsi="Arial" w:cs="Arial"/>
          <w:bCs/>
          <w:i w:val="0"/>
          <w:szCs w:val="24"/>
        </w:rPr>
        <w:t xml:space="preserve"> </w:t>
      </w:r>
      <w:proofErr w:type="spellStart"/>
      <w:r w:rsidRPr="00751A8E">
        <w:rPr>
          <w:rFonts w:ascii="Arial" w:hAnsi="Arial" w:cs="Arial"/>
          <w:bCs/>
          <w:i w:val="0"/>
          <w:szCs w:val="24"/>
        </w:rPr>
        <w:t>Ctrl</w:t>
      </w:r>
      <w:proofErr w:type="spellEnd"/>
      <w:r w:rsidRPr="00751A8E">
        <w:rPr>
          <w:rFonts w:ascii="Arial" w:hAnsi="Arial" w:cs="Arial"/>
          <w:bCs/>
          <w:i w:val="0"/>
          <w:szCs w:val="24"/>
        </w:rPr>
        <w:t xml:space="preserve">-C </w:t>
      </w:r>
      <w:proofErr w:type="spellStart"/>
      <w:r w:rsidRPr="00751A8E">
        <w:rPr>
          <w:rFonts w:ascii="Arial" w:hAnsi="Arial" w:cs="Arial"/>
          <w:bCs/>
          <w:i w:val="0"/>
          <w:szCs w:val="24"/>
        </w:rPr>
        <w:t>to</w:t>
      </w:r>
      <w:proofErr w:type="spellEnd"/>
      <w:r w:rsidRPr="00751A8E">
        <w:rPr>
          <w:rFonts w:ascii="Arial" w:hAnsi="Arial" w:cs="Arial"/>
          <w:bCs/>
          <w:i w:val="0"/>
          <w:szCs w:val="24"/>
        </w:rPr>
        <w:t xml:space="preserve"> </w:t>
      </w:r>
      <w:proofErr w:type="spellStart"/>
      <w:r w:rsidRPr="00751A8E">
        <w:rPr>
          <w:rFonts w:ascii="Arial" w:hAnsi="Arial" w:cs="Arial"/>
          <w:bCs/>
          <w:i w:val="0"/>
          <w:szCs w:val="24"/>
        </w:rPr>
        <w:t>terminate</w:t>
      </w:r>
      <w:proofErr w:type="spellEnd"/>
      <w:r w:rsidRPr="00751A8E">
        <w:rPr>
          <w:rFonts w:ascii="Arial" w:hAnsi="Arial" w:cs="Arial"/>
          <w:bCs/>
          <w:i w:val="0"/>
          <w:szCs w:val="24"/>
        </w:rPr>
        <w:t xml:space="preserve">, enseguida se ejecuta el </w:t>
      </w:r>
      <w:r w:rsidR="00F74F30" w:rsidRPr="00751A8E">
        <w:rPr>
          <w:rFonts w:ascii="Arial" w:hAnsi="Arial" w:cs="Arial"/>
          <w:bCs/>
          <w:i w:val="0"/>
          <w:szCs w:val="24"/>
        </w:rPr>
        <w:t xml:space="preserve">comando </w:t>
      </w:r>
      <w:proofErr w:type="spellStart"/>
      <w:r w:rsidR="00F74F30" w:rsidRPr="00751A8E">
        <w:rPr>
          <w:rFonts w:ascii="Arial" w:hAnsi="Arial" w:cs="Arial"/>
          <w:bCs/>
          <w:i w:val="0"/>
          <w:szCs w:val="24"/>
        </w:rPr>
        <w:t>ITGSend</w:t>
      </w:r>
      <w:proofErr w:type="spellEnd"/>
      <w:r w:rsidR="00F74F30" w:rsidRPr="00751A8E">
        <w:rPr>
          <w:rFonts w:ascii="Arial" w:hAnsi="Arial" w:cs="Arial"/>
          <w:bCs/>
          <w:i w:val="0"/>
          <w:szCs w:val="24"/>
        </w:rPr>
        <w:t xml:space="preserve"> (</w:t>
      </w:r>
      <w:r w:rsidR="00653CFA" w:rsidRPr="00751A8E">
        <w:rPr>
          <w:rFonts w:ascii="Arial" w:hAnsi="Arial" w:cs="Arial"/>
          <w:i w:val="0"/>
          <w:szCs w:val="24"/>
        </w:rPr>
        <w:t>Imagen N° 17</w:t>
      </w:r>
      <w:r w:rsidRPr="00751A8E">
        <w:rPr>
          <w:rFonts w:ascii="Arial" w:hAnsi="Arial" w:cs="Arial"/>
          <w:bCs/>
          <w:i w:val="0"/>
          <w:szCs w:val="24"/>
        </w:rPr>
        <w:t>).</w:t>
      </w:r>
    </w:p>
    <w:p w:rsidR="00730310" w:rsidRDefault="008B0A7F" w:rsidP="00366EFD">
      <w:pPr>
        <w:spacing w:afterLines="50" w:line="360" w:lineRule="auto"/>
        <w:ind w:firstLine="284"/>
        <w:jc w:val="center"/>
        <w:rPr>
          <w:rFonts w:ascii="Arial" w:hAnsi="Arial" w:cs="Arial"/>
          <w:i w:val="0"/>
          <w:szCs w:val="24"/>
        </w:rPr>
      </w:pPr>
      <w:r w:rsidRPr="00751A8E">
        <w:rPr>
          <w:rFonts w:ascii="Arial" w:hAnsi="Arial" w:cs="Arial"/>
          <w:i w:val="0"/>
          <w:noProof/>
          <w:szCs w:val="24"/>
          <w:lang w:val="es-VE" w:eastAsia="es-VE"/>
        </w:rPr>
        <w:drawing>
          <wp:inline distT="0" distB="0" distL="0" distR="0">
            <wp:extent cx="5372100" cy="1577252"/>
            <wp:effectExtent l="19050" t="19050" r="19050" b="22948"/>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srcRect/>
                    <a:stretch>
                      <a:fillRect/>
                    </a:stretch>
                  </pic:blipFill>
                  <pic:spPr bwMode="auto">
                    <a:xfrm>
                      <a:off x="0" y="0"/>
                      <a:ext cx="5374561" cy="1577975"/>
                    </a:xfrm>
                    <a:prstGeom prst="rect">
                      <a:avLst/>
                    </a:prstGeom>
                    <a:noFill/>
                    <a:ln w="9525">
                      <a:solidFill>
                        <a:schemeClr val="tx1"/>
                      </a:solidFill>
                      <a:miter lim="800000"/>
                      <a:headEnd/>
                      <a:tailEnd/>
                    </a:ln>
                  </pic:spPr>
                </pic:pic>
              </a:graphicData>
            </a:graphic>
          </wp:inline>
        </w:drawing>
      </w:r>
    </w:p>
    <w:p w:rsidR="00F559DF" w:rsidRPr="00751A8E" w:rsidRDefault="00F559DF" w:rsidP="008E74C6">
      <w:pPr>
        <w:jc w:val="center"/>
        <w:rPr>
          <w:rFonts w:ascii="Arial" w:hAnsi="Arial" w:cs="Arial"/>
          <w:i w:val="0"/>
          <w:szCs w:val="24"/>
        </w:rPr>
      </w:pPr>
      <w:r w:rsidRPr="00751A8E">
        <w:rPr>
          <w:rFonts w:ascii="Arial" w:hAnsi="Arial" w:cs="Arial"/>
          <w:i w:val="0"/>
          <w:szCs w:val="24"/>
        </w:rPr>
        <w:t xml:space="preserve">Imagen N° 16: Comando para el servidor en </w:t>
      </w:r>
      <w:proofErr w:type="spellStart"/>
      <w:r w:rsidRPr="00751A8E">
        <w:rPr>
          <w:rFonts w:ascii="Arial" w:hAnsi="Arial" w:cs="Arial"/>
          <w:i w:val="0"/>
          <w:szCs w:val="24"/>
        </w:rPr>
        <w:t>DITG</w:t>
      </w:r>
      <w:proofErr w:type="spellEnd"/>
    </w:p>
    <w:p w:rsidR="00653CFA" w:rsidRPr="00751A8E"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DITG</w:t>
      </w:r>
      <w:proofErr w:type="spellEnd"/>
      <w:r w:rsidR="00046447">
        <w:rPr>
          <w:rFonts w:ascii="Arial" w:hAnsi="Arial" w:cs="Arial"/>
          <w:i w:val="0"/>
          <w:szCs w:val="24"/>
        </w:rPr>
        <w:t xml:space="preserve"> (2011)</w:t>
      </w:r>
    </w:p>
    <w:p w:rsidR="00653CFA" w:rsidRPr="00751A8E" w:rsidRDefault="00653CFA" w:rsidP="0007139F">
      <w:pPr>
        <w:spacing w:line="360" w:lineRule="auto"/>
        <w:jc w:val="center"/>
        <w:rPr>
          <w:rFonts w:ascii="Arial" w:hAnsi="Arial" w:cs="Arial"/>
          <w:i w:val="0"/>
          <w:szCs w:val="24"/>
        </w:rPr>
      </w:pPr>
      <w:r w:rsidRPr="00751A8E">
        <w:rPr>
          <w:rFonts w:ascii="Arial" w:hAnsi="Arial" w:cs="Arial"/>
          <w:i w:val="0"/>
          <w:noProof/>
          <w:szCs w:val="24"/>
          <w:lang w:val="es-VE" w:eastAsia="es-VE"/>
        </w:rPr>
        <w:drawing>
          <wp:inline distT="0" distB="0" distL="0" distR="0">
            <wp:extent cx="5612130" cy="2010228"/>
            <wp:effectExtent l="19050" t="19050" r="26670" b="28122"/>
            <wp:docPr id="55" name="Imagen 2" descr="C:\Users\AngelisC\Pictures\Sin títuloItgs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isC\Pictures\Sin títuloItgsend.png"/>
                    <pic:cNvPicPr>
                      <a:picLocks noChangeAspect="1" noChangeArrowheads="1"/>
                    </pic:cNvPicPr>
                  </pic:nvPicPr>
                  <pic:blipFill>
                    <a:blip r:embed="rId34"/>
                    <a:srcRect/>
                    <a:stretch>
                      <a:fillRect/>
                    </a:stretch>
                  </pic:blipFill>
                  <pic:spPr bwMode="auto">
                    <a:xfrm>
                      <a:off x="0" y="0"/>
                      <a:ext cx="5612130" cy="2010228"/>
                    </a:xfrm>
                    <a:prstGeom prst="rect">
                      <a:avLst/>
                    </a:prstGeom>
                    <a:noFill/>
                    <a:ln w="9525">
                      <a:solidFill>
                        <a:schemeClr val="tx1"/>
                      </a:solidFill>
                      <a:miter lim="800000"/>
                      <a:headEnd/>
                      <a:tailEnd/>
                    </a:ln>
                  </pic:spPr>
                </pic:pic>
              </a:graphicData>
            </a:graphic>
          </wp:inline>
        </w:drawing>
      </w:r>
    </w:p>
    <w:p w:rsidR="00653CFA" w:rsidRPr="00751A8E" w:rsidRDefault="00653CFA" w:rsidP="008E74C6">
      <w:pPr>
        <w:jc w:val="center"/>
        <w:rPr>
          <w:rFonts w:ascii="Arial" w:hAnsi="Arial" w:cs="Arial"/>
          <w:i w:val="0"/>
          <w:szCs w:val="24"/>
        </w:rPr>
      </w:pPr>
      <w:r w:rsidRPr="00751A8E">
        <w:rPr>
          <w:rFonts w:ascii="Arial" w:hAnsi="Arial" w:cs="Arial"/>
          <w:i w:val="0"/>
          <w:szCs w:val="24"/>
        </w:rPr>
        <w:t xml:space="preserve">Imagen N° 17: Comando para el servidor en </w:t>
      </w:r>
      <w:proofErr w:type="spellStart"/>
      <w:r w:rsidRPr="00751A8E">
        <w:rPr>
          <w:rFonts w:ascii="Arial" w:hAnsi="Arial" w:cs="Arial"/>
          <w:i w:val="0"/>
          <w:szCs w:val="24"/>
        </w:rPr>
        <w:t>DITG</w:t>
      </w:r>
      <w:proofErr w:type="spellEnd"/>
    </w:p>
    <w:p w:rsidR="00F559DF" w:rsidRPr="00751A8E" w:rsidRDefault="00653CFA" w:rsidP="00366EFD">
      <w:pPr>
        <w:spacing w:afterLines="1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DITG</w:t>
      </w:r>
      <w:proofErr w:type="spellEnd"/>
      <w:r w:rsidRPr="00751A8E">
        <w:rPr>
          <w:rFonts w:ascii="Arial" w:hAnsi="Arial" w:cs="Arial"/>
          <w:i w:val="0"/>
          <w:szCs w:val="24"/>
        </w:rPr>
        <w:t xml:space="preserve"> (2011)</w:t>
      </w:r>
    </w:p>
    <w:p w:rsidR="00653CFA" w:rsidRPr="00751A8E" w:rsidRDefault="00F559DF" w:rsidP="00366EFD">
      <w:pPr>
        <w:spacing w:afterLines="200" w:line="360" w:lineRule="auto"/>
        <w:ind w:firstLine="284"/>
        <w:jc w:val="both"/>
        <w:rPr>
          <w:rFonts w:ascii="Arial" w:hAnsi="Arial" w:cs="Arial"/>
          <w:bCs/>
          <w:i w:val="0"/>
          <w:noProof/>
          <w:szCs w:val="24"/>
          <w:lang w:eastAsia="es-VE"/>
        </w:rPr>
      </w:pPr>
      <w:r w:rsidRPr="00751A8E">
        <w:rPr>
          <w:rFonts w:ascii="Arial" w:hAnsi="Arial" w:cs="Arial"/>
          <w:bCs/>
          <w:i w:val="0"/>
          <w:noProof/>
          <w:szCs w:val="24"/>
          <w:lang w:eastAsia="es-VE"/>
        </w:rPr>
        <w:lastRenderedPageBreak/>
        <w:t>2.- Pasado lo 3 minutos, el servidor muestra un mensaje de que ha finalizado la prueba, luego se ejecuta el comando ITGDec (</w:t>
      </w:r>
      <w:r w:rsidR="009B65F1" w:rsidRPr="00751A8E">
        <w:rPr>
          <w:rFonts w:ascii="Arial" w:hAnsi="Arial" w:cs="Arial"/>
          <w:i w:val="0"/>
          <w:szCs w:val="24"/>
        </w:rPr>
        <w:t>Imagen N° 18</w:t>
      </w:r>
      <w:r w:rsidRPr="00751A8E">
        <w:rPr>
          <w:rFonts w:ascii="Arial" w:hAnsi="Arial" w:cs="Arial"/>
          <w:bCs/>
          <w:i w:val="0"/>
          <w:noProof/>
          <w:szCs w:val="24"/>
          <w:lang w:eastAsia="es-VE"/>
        </w:rPr>
        <w:t xml:space="preserve">) para visualizar los resultados. </w:t>
      </w:r>
    </w:p>
    <w:p w:rsidR="00B062E9" w:rsidRPr="005E79C3" w:rsidRDefault="008B0A7F" w:rsidP="005E79C3">
      <w:pPr>
        <w:spacing w:line="360" w:lineRule="auto"/>
        <w:jc w:val="center"/>
        <w:rPr>
          <w:rFonts w:ascii="Arial" w:hAnsi="Arial" w:cs="Arial"/>
          <w:bCs/>
          <w:szCs w:val="24"/>
        </w:rPr>
      </w:pPr>
      <w:r w:rsidRPr="00751A8E">
        <w:rPr>
          <w:rFonts w:ascii="Arial" w:hAnsi="Arial" w:cs="Arial"/>
          <w:noProof/>
          <w:szCs w:val="24"/>
          <w:lang w:val="es-VE" w:eastAsia="es-VE"/>
        </w:rPr>
        <w:drawing>
          <wp:inline distT="0" distB="0" distL="0" distR="0">
            <wp:extent cx="5486806" cy="2957208"/>
            <wp:effectExtent l="19050" t="19050" r="18644" b="14592"/>
            <wp:docPr id="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5"/>
                    <a:srcRect/>
                    <a:stretch>
                      <a:fillRect/>
                    </a:stretch>
                  </pic:blipFill>
                  <pic:spPr bwMode="auto">
                    <a:xfrm>
                      <a:off x="0" y="0"/>
                      <a:ext cx="5489121" cy="2958456"/>
                    </a:xfrm>
                    <a:prstGeom prst="rect">
                      <a:avLst/>
                    </a:prstGeom>
                    <a:noFill/>
                    <a:ln w="9525">
                      <a:solidFill>
                        <a:schemeClr val="tx1"/>
                      </a:solidFill>
                      <a:miter lim="800000"/>
                      <a:headEnd/>
                      <a:tailEnd/>
                    </a:ln>
                  </pic:spPr>
                </pic:pic>
              </a:graphicData>
            </a:graphic>
          </wp:inline>
        </w:drawing>
      </w:r>
    </w:p>
    <w:p w:rsidR="00F559DF" w:rsidRPr="00751A8E" w:rsidRDefault="00F559DF" w:rsidP="005E79C3">
      <w:pPr>
        <w:jc w:val="center"/>
        <w:rPr>
          <w:rFonts w:ascii="Arial" w:hAnsi="Arial" w:cs="Arial"/>
          <w:i w:val="0"/>
          <w:szCs w:val="24"/>
        </w:rPr>
      </w:pPr>
      <w:r w:rsidRPr="00751A8E">
        <w:rPr>
          <w:rFonts w:ascii="Arial" w:hAnsi="Arial" w:cs="Arial"/>
          <w:i w:val="0"/>
          <w:szCs w:val="24"/>
        </w:rPr>
        <w:t>Imagen N° 18: Coman</w:t>
      </w:r>
      <w:r w:rsidR="00C70421" w:rsidRPr="00751A8E">
        <w:rPr>
          <w:rFonts w:ascii="Arial" w:hAnsi="Arial" w:cs="Arial"/>
          <w:i w:val="0"/>
          <w:szCs w:val="24"/>
        </w:rPr>
        <w:t>do para visualizar el resultado</w:t>
      </w:r>
      <w:r w:rsidRPr="00751A8E">
        <w:rPr>
          <w:rFonts w:ascii="Arial" w:hAnsi="Arial" w:cs="Arial"/>
          <w:i w:val="0"/>
          <w:szCs w:val="24"/>
        </w:rPr>
        <w:t xml:space="preserve"> en el </w:t>
      </w:r>
      <w:proofErr w:type="spellStart"/>
      <w:r w:rsidRPr="00751A8E">
        <w:rPr>
          <w:rFonts w:ascii="Arial" w:hAnsi="Arial" w:cs="Arial"/>
          <w:i w:val="0"/>
          <w:szCs w:val="24"/>
        </w:rPr>
        <w:t>DITG</w:t>
      </w:r>
      <w:proofErr w:type="spellEnd"/>
    </w:p>
    <w:p w:rsidR="009824C5" w:rsidRPr="00DE3BF1"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DITG</w:t>
      </w:r>
      <w:proofErr w:type="spellEnd"/>
      <w:r w:rsidRPr="00751A8E">
        <w:rPr>
          <w:rFonts w:ascii="Arial" w:hAnsi="Arial" w:cs="Arial"/>
          <w:i w:val="0"/>
          <w:szCs w:val="24"/>
        </w:rPr>
        <w:t xml:space="preserve"> (2011)</w:t>
      </w:r>
    </w:p>
    <w:p w:rsidR="00F559DF"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Ante el escenario planteado, se realizaron pruebas  variando los parámetros del número de paquetes para generar tráfico de congestión al 0%, 50% y 100% con Ipv4 e Ipv6.</w:t>
      </w:r>
    </w:p>
    <w:p w:rsidR="00BB0DE3" w:rsidRDefault="00F559DF" w:rsidP="00366EFD">
      <w:pPr>
        <w:pStyle w:val="Prrafodelista"/>
        <w:numPr>
          <w:ilvl w:val="0"/>
          <w:numId w:val="26"/>
        </w:numPr>
        <w:spacing w:afterLines="100" w:line="360" w:lineRule="auto"/>
        <w:ind w:left="0" w:firstLine="284"/>
        <w:jc w:val="both"/>
        <w:rPr>
          <w:rFonts w:ascii="Arial" w:hAnsi="Arial" w:cs="Arial"/>
          <w:sz w:val="24"/>
          <w:szCs w:val="24"/>
        </w:rPr>
      </w:pPr>
      <w:r w:rsidRPr="00751A8E">
        <w:rPr>
          <w:rFonts w:ascii="Arial" w:hAnsi="Arial" w:cs="Arial"/>
          <w:sz w:val="24"/>
          <w:szCs w:val="24"/>
        </w:rPr>
        <w:t>Con el Tráfico al 0% se manejaron los parámetros de la siguiente manera:</w:t>
      </w:r>
    </w:p>
    <w:p w:rsidR="00BB0DE3"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Tamaño del paquete: 512, </w:t>
      </w:r>
    </w:p>
    <w:p w:rsidR="00BB0DE3"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Numero de paquetes: 2 paquetes </w:t>
      </w:r>
    </w:p>
    <w:p w:rsidR="00BB0DE3"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Tipo de protocolo: </w:t>
      </w:r>
      <w:proofErr w:type="spellStart"/>
      <w:r w:rsidRPr="00751A8E">
        <w:rPr>
          <w:rFonts w:ascii="Arial" w:hAnsi="Arial" w:cs="Arial"/>
          <w:sz w:val="24"/>
          <w:szCs w:val="24"/>
        </w:rPr>
        <w:t>UDP</w:t>
      </w:r>
      <w:proofErr w:type="spellEnd"/>
      <w:r w:rsidRPr="00751A8E">
        <w:rPr>
          <w:rFonts w:ascii="Arial" w:hAnsi="Arial" w:cs="Arial"/>
          <w:sz w:val="24"/>
          <w:szCs w:val="24"/>
        </w:rPr>
        <w:t xml:space="preserve">  </w:t>
      </w:r>
    </w:p>
    <w:p w:rsidR="00BB0DE3"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Tiempo: 180000</w:t>
      </w:r>
    </w:p>
    <w:p w:rsidR="00BB0DE3" w:rsidRDefault="003A7C36" w:rsidP="00366EFD">
      <w:pPr>
        <w:pStyle w:val="Sinespaciado"/>
        <w:spacing w:afterLines="100" w:line="360" w:lineRule="auto"/>
        <w:ind w:firstLine="284"/>
        <w:jc w:val="both"/>
        <w:rPr>
          <w:rFonts w:ascii="Arial" w:hAnsi="Arial" w:cs="Arial"/>
          <w:sz w:val="24"/>
          <w:szCs w:val="24"/>
          <w:lang w:val="en-US"/>
        </w:rPr>
      </w:pPr>
      <w:r w:rsidRPr="003A7C36">
        <w:rPr>
          <w:rFonts w:ascii="Arial" w:hAnsi="Arial" w:cs="Arial"/>
          <w:sz w:val="24"/>
          <w:szCs w:val="24"/>
        </w:rPr>
        <w:t xml:space="preserve">      </w:t>
      </w:r>
      <w:proofErr w:type="spellStart"/>
      <w:r w:rsidR="00F559DF" w:rsidRPr="00751A8E">
        <w:rPr>
          <w:rFonts w:ascii="Arial" w:hAnsi="Arial" w:cs="Arial"/>
          <w:sz w:val="24"/>
          <w:szCs w:val="24"/>
          <w:lang w:val="en-US"/>
        </w:rPr>
        <w:t>ITGSend</w:t>
      </w:r>
      <w:proofErr w:type="spellEnd"/>
      <w:r w:rsidR="00F559DF" w:rsidRPr="00751A8E">
        <w:rPr>
          <w:rFonts w:ascii="Arial" w:hAnsi="Arial" w:cs="Arial"/>
          <w:sz w:val="24"/>
          <w:szCs w:val="24"/>
          <w:lang w:val="en-US"/>
        </w:rPr>
        <w:t xml:space="preserve"> –a 192.168.1.5 –</w:t>
      </w:r>
      <w:proofErr w:type="spellStart"/>
      <w:r w:rsidR="00F559DF" w:rsidRPr="00751A8E">
        <w:rPr>
          <w:rFonts w:ascii="Arial" w:hAnsi="Arial" w:cs="Arial"/>
          <w:sz w:val="24"/>
          <w:szCs w:val="24"/>
          <w:lang w:val="en-US"/>
        </w:rPr>
        <w:t>rp</w:t>
      </w:r>
      <w:proofErr w:type="spellEnd"/>
      <w:r w:rsidR="00F559DF" w:rsidRPr="00751A8E">
        <w:rPr>
          <w:rFonts w:ascii="Arial" w:hAnsi="Arial" w:cs="Arial"/>
          <w:sz w:val="24"/>
          <w:szCs w:val="24"/>
          <w:lang w:val="en-US"/>
        </w:rPr>
        <w:t xml:space="preserve"> 8999 –T </w:t>
      </w:r>
      <w:proofErr w:type="spellStart"/>
      <w:r w:rsidR="00F559DF" w:rsidRPr="00751A8E">
        <w:rPr>
          <w:rFonts w:ascii="Arial" w:hAnsi="Arial" w:cs="Arial"/>
          <w:sz w:val="24"/>
          <w:szCs w:val="24"/>
          <w:lang w:val="en-US"/>
        </w:rPr>
        <w:t>udp</w:t>
      </w:r>
      <w:proofErr w:type="spellEnd"/>
      <w:r w:rsidR="00F559DF" w:rsidRPr="00751A8E">
        <w:rPr>
          <w:rFonts w:ascii="Arial" w:hAnsi="Arial" w:cs="Arial"/>
          <w:sz w:val="24"/>
          <w:szCs w:val="24"/>
          <w:lang w:val="en-US"/>
        </w:rPr>
        <w:t xml:space="preserve"> – t 180000 –C 2 –c 512 –l P1</w:t>
      </w:r>
    </w:p>
    <w:p w:rsidR="00BB0DE3"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lang w:val="en-US"/>
        </w:rPr>
        <w:lastRenderedPageBreak/>
        <w:tab/>
      </w:r>
      <w:proofErr w:type="spellStart"/>
      <w:r w:rsidRPr="00751A8E">
        <w:rPr>
          <w:rFonts w:ascii="Arial" w:hAnsi="Arial" w:cs="Arial"/>
          <w:sz w:val="24"/>
          <w:szCs w:val="24"/>
        </w:rPr>
        <w:t>ITGRecv</w:t>
      </w:r>
      <w:proofErr w:type="spellEnd"/>
      <w:r w:rsidRPr="00751A8E">
        <w:rPr>
          <w:rFonts w:ascii="Arial" w:hAnsi="Arial" w:cs="Arial"/>
          <w:sz w:val="24"/>
          <w:szCs w:val="24"/>
        </w:rPr>
        <w:t xml:space="preserve"> –l P1</w:t>
      </w:r>
    </w:p>
    <w:p w:rsidR="00BB0DE3"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ab/>
      </w:r>
      <w:proofErr w:type="spellStart"/>
      <w:r w:rsidRPr="00751A8E">
        <w:rPr>
          <w:rFonts w:ascii="Arial" w:hAnsi="Arial" w:cs="Arial"/>
          <w:sz w:val="24"/>
          <w:szCs w:val="24"/>
        </w:rPr>
        <w:t>ITGDec</w:t>
      </w:r>
      <w:proofErr w:type="spellEnd"/>
      <w:r w:rsidRPr="00751A8E">
        <w:rPr>
          <w:rFonts w:ascii="Arial" w:hAnsi="Arial" w:cs="Arial"/>
          <w:sz w:val="24"/>
          <w:szCs w:val="24"/>
        </w:rPr>
        <w:t xml:space="preserve"> P1</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Para Saber el total de paquetes que debe recibir el  receptor, Multiplicamos el número de paquetes por el tiempo de la prueba en segundos:</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ab/>
        <w:t>2 x 180= 360 paquetes</w:t>
      </w:r>
    </w:p>
    <w:p w:rsidR="00730310" w:rsidRDefault="00F559DF" w:rsidP="00366EFD">
      <w:pPr>
        <w:pStyle w:val="Prrafodelista"/>
        <w:numPr>
          <w:ilvl w:val="0"/>
          <w:numId w:val="25"/>
        </w:numPr>
        <w:spacing w:afterLines="100" w:line="360" w:lineRule="auto"/>
        <w:jc w:val="both"/>
        <w:rPr>
          <w:rFonts w:ascii="Arial" w:hAnsi="Arial" w:cs="Arial"/>
          <w:sz w:val="24"/>
          <w:szCs w:val="24"/>
        </w:rPr>
      </w:pPr>
      <w:r w:rsidRPr="00751A8E">
        <w:rPr>
          <w:rFonts w:ascii="Arial" w:hAnsi="Arial" w:cs="Arial"/>
          <w:sz w:val="24"/>
          <w:szCs w:val="24"/>
        </w:rPr>
        <w:t>Con el Tráfico al 50% se manejaron los parámetros de la siguiente manera:</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Tamaño del paquete: 512, </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Numero de paquetes: 15 paquetes</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Tipo de protocolo: </w:t>
      </w:r>
      <w:proofErr w:type="spellStart"/>
      <w:r w:rsidRPr="00751A8E">
        <w:rPr>
          <w:rFonts w:ascii="Arial" w:hAnsi="Arial" w:cs="Arial"/>
          <w:sz w:val="24"/>
          <w:szCs w:val="24"/>
        </w:rPr>
        <w:t>UDP</w:t>
      </w:r>
      <w:proofErr w:type="spellEnd"/>
      <w:r w:rsidRPr="00751A8E">
        <w:rPr>
          <w:rFonts w:ascii="Arial" w:hAnsi="Arial" w:cs="Arial"/>
          <w:sz w:val="24"/>
          <w:szCs w:val="24"/>
        </w:rPr>
        <w:t xml:space="preserve">  </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Tiempo: 180000 </w:t>
      </w:r>
      <w:r w:rsidRPr="00751A8E">
        <w:rPr>
          <w:rFonts w:ascii="Arial" w:hAnsi="Arial" w:cs="Arial"/>
          <w:sz w:val="24"/>
          <w:szCs w:val="24"/>
        </w:rPr>
        <w:tab/>
      </w:r>
    </w:p>
    <w:p w:rsidR="00730310" w:rsidRDefault="003A7C36" w:rsidP="00366EFD">
      <w:pPr>
        <w:pStyle w:val="Sinespaciado"/>
        <w:spacing w:afterLines="100" w:line="360" w:lineRule="auto"/>
        <w:ind w:firstLine="284"/>
        <w:jc w:val="both"/>
        <w:rPr>
          <w:rFonts w:ascii="Arial" w:hAnsi="Arial" w:cs="Arial"/>
          <w:sz w:val="24"/>
          <w:szCs w:val="24"/>
          <w:lang w:val="en-US"/>
        </w:rPr>
      </w:pPr>
      <w:r w:rsidRPr="003A7C36">
        <w:rPr>
          <w:rFonts w:ascii="Arial" w:hAnsi="Arial" w:cs="Arial"/>
          <w:sz w:val="24"/>
          <w:szCs w:val="24"/>
        </w:rPr>
        <w:t xml:space="preserve">      </w:t>
      </w:r>
      <w:proofErr w:type="spellStart"/>
      <w:r w:rsidR="00F559DF" w:rsidRPr="00751A8E">
        <w:rPr>
          <w:rFonts w:ascii="Arial" w:hAnsi="Arial" w:cs="Arial"/>
          <w:sz w:val="24"/>
          <w:szCs w:val="24"/>
          <w:lang w:val="en-US"/>
        </w:rPr>
        <w:t>ITGSend</w:t>
      </w:r>
      <w:proofErr w:type="spellEnd"/>
      <w:r w:rsidR="00F559DF" w:rsidRPr="00751A8E">
        <w:rPr>
          <w:rFonts w:ascii="Arial" w:hAnsi="Arial" w:cs="Arial"/>
          <w:sz w:val="24"/>
          <w:szCs w:val="24"/>
          <w:lang w:val="en-US"/>
        </w:rPr>
        <w:t xml:space="preserve"> –a 192.168.1.5 –</w:t>
      </w:r>
      <w:proofErr w:type="spellStart"/>
      <w:r w:rsidR="00F559DF" w:rsidRPr="00751A8E">
        <w:rPr>
          <w:rFonts w:ascii="Arial" w:hAnsi="Arial" w:cs="Arial"/>
          <w:sz w:val="24"/>
          <w:szCs w:val="24"/>
          <w:lang w:val="en-US"/>
        </w:rPr>
        <w:t>rp</w:t>
      </w:r>
      <w:proofErr w:type="spellEnd"/>
      <w:r w:rsidR="00F559DF" w:rsidRPr="00751A8E">
        <w:rPr>
          <w:rFonts w:ascii="Arial" w:hAnsi="Arial" w:cs="Arial"/>
          <w:sz w:val="24"/>
          <w:szCs w:val="24"/>
          <w:lang w:val="en-US"/>
        </w:rPr>
        <w:t xml:space="preserve"> 8999 –T </w:t>
      </w:r>
      <w:proofErr w:type="spellStart"/>
      <w:r w:rsidR="00F559DF" w:rsidRPr="00751A8E">
        <w:rPr>
          <w:rFonts w:ascii="Arial" w:hAnsi="Arial" w:cs="Arial"/>
          <w:sz w:val="24"/>
          <w:szCs w:val="24"/>
          <w:lang w:val="en-US"/>
        </w:rPr>
        <w:t>udp</w:t>
      </w:r>
      <w:proofErr w:type="spellEnd"/>
      <w:r w:rsidR="00F559DF" w:rsidRPr="00751A8E">
        <w:rPr>
          <w:rFonts w:ascii="Arial" w:hAnsi="Arial" w:cs="Arial"/>
          <w:sz w:val="24"/>
          <w:szCs w:val="24"/>
          <w:lang w:val="en-US"/>
        </w:rPr>
        <w:t xml:space="preserve"> – t 180000 –C 15 –c 512 –l P1</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lang w:val="en-US"/>
        </w:rPr>
        <w:tab/>
      </w:r>
      <w:proofErr w:type="spellStart"/>
      <w:r w:rsidRPr="00751A8E">
        <w:rPr>
          <w:rFonts w:ascii="Arial" w:hAnsi="Arial" w:cs="Arial"/>
          <w:sz w:val="24"/>
          <w:szCs w:val="24"/>
        </w:rPr>
        <w:t>ITGRecv</w:t>
      </w:r>
      <w:proofErr w:type="spellEnd"/>
      <w:r w:rsidRPr="00751A8E">
        <w:rPr>
          <w:rFonts w:ascii="Arial" w:hAnsi="Arial" w:cs="Arial"/>
          <w:sz w:val="24"/>
          <w:szCs w:val="24"/>
        </w:rPr>
        <w:t xml:space="preserve"> –l P1</w:t>
      </w:r>
    </w:p>
    <w:p w:rsidR="00730310"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ab/>
      </w:r>
      <w:proofErr w:type="spellStart"/>
      <w:r w:rsidRPr="00751A8E">
        <w:rPr>
          <w:rFonts w:ascii="Arial" w:hAnsi="Arial" w:cs="Arial"/>
          <w:i w:val="0"/>
          <w:szCs w:val="24"/>
        </w:rPr>
        <w:t>ITGDec</w:t>
      </w:r>
      <w:proofErr w:type="spellEnd"/>
      <w:r w:rsidRPr="00751A8E">
        <w:rPr>
          <w:rFonts w:ascii="Arial" w:hAnsi="Arial" w:cs="Arial"/>
          <w:i w:val="0"/>
          <w:szCs w:val="24"/>
        </w:rPr>
        <w:t xml:space="preserve"> P1</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Total de paquetes que debe recibir  15 x 180= 2700 paquetes</w:t>
      </w:r>
    </w:p>
    <w:p w:rsidR="00730310" w:rsidRDefault="00F559DF" w:rsidP="00366EFD">
      <w:pPr>
        <w:pStyle w:val="Prrafodelista"/>
        <w:numPr>
          <w:ilvl w:val="0"/>
          <w:numId w:val="24"/>
        </w:numPr>
        <w:spacing w:afterLines="100" w:line="360" w:lineRule="auto"/>
        <w:jc w:val="both"/>
        <w:rPr>
          <w:rFonts w:ascii="Arial" w:hAnsi="Arial" w:cs="Arial"/>
          <w:sz w:val="24"/>
          <w:szCs w:val="24"/>
        </w:rPr>
      </w:pPr>
      <w:r w:rsidRPr="00751A8E">
        <w:rPr>
          <w:rFonts w:ascii="Arial" w:hAnsi="Arial" w:cs="Arial"/>
          <w:sz w:val="24"/>
          <w:szCs w:val="24"/>
        </w:rPr>
        <w:t>Con el Tráfico al 100% se manejaron los parámetros de la siguiente manera:</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Tamaño del paquete: 512, </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Numero de paquetes: 30 paquetes</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Tipo de protocolo: </w:t>
      </w:r>
      <w:proofErr w:type="spellStart"/>
      <w:r w:rsidRPr="00751A8E">
        <w:rPr>
          <w:rFonts w:ascii="Arial" w:hAnsi="Arial" w:cs="Arial"/>
          <w:sz w:val="24"/>
          <w:szCs w:val="24"/>
        </w:rPr>
        <w:t>UDP</w:t>
      </w:r>
      <w:proofErr w:type="spellEnd"/>
      <w:r w:rsidRPr="00751A8E">
        <w:rPr>
          <w:rFonts w:ascii="Arial" w:hAnsi="Arial" w:cs="Arial"/>
          <w:sz w:val="24"/>
          <w:szCs w:val="24"/>
        </w:rPr>
        <w:t xml:space="preserve">  </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 xml:space="preserve">Tiempo: 180000 </w:t>
      </w:r>
    </w:p>
    <w:p w:rsidR="00730310" w:rsidRDefault="00F559DF" w:rsidP="00366EFD">
      <w:pPr>
        <w:pStyle w:val="Sinespaciado"/>
        <w:spacing w:afterLines="100" w:line="360" w:lineRule="auto"/>
        <w:ind w:firstLine="284"/>
        <w:jc w:val="both"/>
        <w:rPr>
          <w:rFonts w:ascii="Arial" w:hAnsi="Arial" w:cs="Arial"/>
          <w:sz w:val="24"/>
          <w:szCs w:val="24"/>
          <w:lang w:val="en-US"/>
        </w:rPr>
      </w:pPr>
      <w:r w:rsidRPr="00751A8E">
        <w:rPr>
          <w:rFonts w:ascii="Arial" w:hAnsi="Arial" w:cs="Arial"/>
          <w:sz w:val="24"/>
          <w:szCs w:val="24"/>
        </w:rPr>
        <w:tab/>
      </w:r>
      <w:proofErr w:type="spellStart"/>
      <w:r w:rsidRPr="00751A8E">
        <w:rPr>
          <w:rFonts w:ascii="Arial" w:hAnsi="Arial" w:cs="Arial"/>
          <w:sz w:val="24"/>
          <w:szCs w:val="24"/>
          <w:lang w:val="en-US"/>
        </w:rPr>
        <w:t>ITGSend</w:t>
      </w:r>
      <w:proofErr w:type="spellEnd"/>
      <w:r w:rsidRPr="00751A8E">
        <w:rPr>
          <w:rFonts w:ascii="Arial" w:hAnsi="Arial" w:cs="Arial"/>
          <w:sz w:val="24"/>
          <w:szCs w:val="24"/>
          <w:lang w:val="en-US"/>
        </w:rPr>
        <w:t xml:space="preserve"> –a 192.168.1.5 –</w:t>
      </w:r>
      <w:proofErr w:type="spellStart"/>
      <w:r w:rsidRPr="00751A8E">
        <w:rPr>
          <w:rFonts w:ascii="Arial" w:hAnsi="Arial" w:cs="Arial"/>
          <w:sz w:val="24"/>
          <w:szCs w:val="24"/>
          <w:lang w:val="en-US"/>
        </w:rPr>
        <w:t>rp</w:t>
      </w:r>
      <w:proofErr w:type="spellEnd"/>
      <w:r w:rsidRPr="00751A8E">
        <w:rPr>
          <w:rFonts w:ascii="Arial" w:hAnsi="Arial" w:cs="Arial"/>
          <w:sz w:val="24"/>
          <w:szCs w:val="24"/>
          <w:lang w:val="en-US"/>
        </w:rPr>
        <w:t xml:space="preserve"> 8999 –T </w:t>
      </w:r>
      <w:proofErr w:type="spellStart"/>
      <w:r w:rsidRPr="00751A8E">
        <w:rPr>
          <w:rFonts w:ascii="Arial" w:hAnsi="Arial" w:cs="Arial"/>
          <w:sz w:val="24"/>
          <w:szCs w:val="24"/>
          <w:lang w:val="en-US"/>
        </w:rPr>
        <w:t>udp</w:t>
      </w:r>
      <w:proofErr w:type="spellEnd"/>
      <w:r w:rsidRPr="00751A8E">
        <w:rPr>
          <w:rFonts w:ascii="Arial" w:hAnsi="Arial" w:cs="Arial"/>
          <w:sz w:val="24"/>
          <w:szCs w:val="24"/>
          <w:lang w:val="en-US"/>
        </w:rPr>
        <w:t xml:space="preserve"> – t 180000 –C 30 –c 512 –l P1</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lang w:val="en-US"/>
        </w:rPr>
        <w:lastRenderedPageBreak/>
        <w:tab/>
      </w:r>
      <w:proofErr w:type="spellStart"/>
      <w:r w:rsidRPr="00751A8E">
        <w:rPr>
          <w:rFonts w:ascii="Arial" w:hAnsi="Arial" w:cs="Arial"/>
          <w:sz w:val="24"/>
          <w:szCs w:val="24"/>
        </w:rPr>
        <w:t>ITGRecv</w:t>
      </w:r>
      <w:proofErr w:type="spellEnd"/>
      <w:r w:rsidRPr="00751A8E">
        <w:rPr>
          <w:rFonts w:ascii="Arial" w:hAnsi="Arial" w:cs="Arial"/>
          <w:sz w:val="24"/>
          <w:szCs w:val="24"/>
        </w:rPr>
        <w:t xml:space="preserve"> –l P1</w:t>
      </w:r>
    </w:p>
    <w:p w:rsidR="00730310"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ab/>
      </w:r>
      <w:proofErr w:type="spellStart"/>
      <w:r w:rsidRPr="00751A8E">
        <w:rPr>
          <w:rFonts w:ascii="Arial" w:hAnsi="Arial" w:cs="Arial"/>
          <w:i w:val="0"/>
          <w:szCs w:val="24"/>
        </w:rPr>
        <w:t>ITGDec</w:t>
      </w:r>
      <w:proofErr w:type="spellEnd"/>
      <w:r w:rsidRPr="00751A8E">
        <w:rPr>
          <w:rFonts w:ascii="Arial" w:hAnsi="Arial" w:cs="Arial"/>
          <w:i w:val="0"/>
          <w:szCs w:val="24"/>
        </w:rPr>
        <w:t xml:space="preserve"> P1</w:t>
      </w:r>
    </w:p>
    <w:p w:rsidR="00730310" w:rsidRDefault="00F559DF" w:rsidP="00366EFD">
      <w:pPr>
        <w:pStyle w:val="Sinespaciado"/>
        <w:spacing w:afterLines="100" w:line="360" w:lineRule="auto"/>
        <w:ind w:firstLine="284"/>
        <w:jc w:val="both"/>
        <w:rPr>
          <w:rFonts w:ascii="Arial" w:hAnsi="Arial" w:cs="Arial"/>
          <w:sz w:val="24"/>
          <w:szCs w:val="24"/>
        </w:rPr>
      </w:pPr>
      <w:r w:rsidRPr="00751A8E">
        <w:rPr>
          <w:rFonts w:ascii="Arial" w:hAnsi="Arial" w:cs="Arial"/>
          <w:sz w:val="24"/>
          <w:szCs w:val="24"/>
        </w:rPr>
        <w:t>Total de paquetes que debe recibir  30 x 180= 5400 paquetes</w:t>
      </w:r>
    </w:p>
    <w:p w:rsidR="00730310" w:rsidRDefault="00F559DF" w:rsidP="00366EFD">
      <w:pPr>
        <w:pStyle w:val="Sinespaciado"/>
        <w:spacing w:afterLines="100" w:line="360" w:lineRule="auto"/>
        <w:ind w:firstLine="284"/>
        <w:jc w:val="both"/>
        <w:rPr>
          <w:rFonts w:ascii="Arial" w:hAnsi="Arial" w:cs="Arial"/>
          <w:sz w:val="24"/>
          <w:szCs w:val="24"/>
        </w:rPr>
      </w:pPr>
      <w:r w:rsidRPr="00DE3BF1">
        <w:rPr>
          <w:rFonts w:ascii="Arial" w:hAnsi="Arial" w:cs="Arial"/>
          <w:sz w:val="24"/>
          <w:szCs w:val="24"/>
        </w:rPr>
        <w:t xml:space="preserve">Para el </w:t>
      </w:r>
      <w:r w:rsidR="009B65F1" w:rsidRPr="00DE3BF1">
        <w:rPr>
          <w:rFonts w:ascii="Arial" w:hAnsi="Arial" w:cs="Arial"/>
          <w:sz w:val="24"/>
          <w:szCs w:val="24"/>
        </w:rPr>
        <w:t>envío</w:t>
      </w:r>
      <w:r w:rsidRPr="00DE3BF1">
        <w:rPr>
          <w:rFonts w:ascii="Arial" w:hAnsi="Arial" w:cs="Arial"/>
          <w:sz w:val="24"/>
          <w:szCs w:val="24"/>
        </w:rPr>
        <w:t xml:space="preserve"> de Data se </w:t>
      </w:r>
      <w:r w:rsidR="00A11F38" w:rsidRPr="00DE3BF1">
        <w:rPr>
          <w:rFonts w:ascii="Arial" w:hAnsi="Arial" w:cs="Arial"/>
          <w:sz w:val="24"/>
          <w:szCs w:val="24"/>
        </w:rPr>
        <w:t xml:space="preserve">utilizó </w:t>
      </w:r>
      <w:proofErr w:type="spellStart"/>
      <w:r w:rsidRPr="00DE3BF1">
        <w:rPr>
          <w:rFonts w:ascii="Arial" w:hAnsi="Arial" w:cs="Arial"/>
          <w:sz w:val="24"/>
          <w:szCs w:val="24"/>
        </w:rPr>
        <w:t>TFTP</w:t>
      </w:r>
      <w:proofErr w:type="spellEnd"/>
      <w:r w:rsidRPr="00DE3BF1">
        <w:rPr>
          <w:rFonts w:ascii="Arial" w:hAnsi="Arial" w:cs="Arial"/>
          <w:sz w:val="24"/>
          <w:szCs w:val="24"/>
        </w:rPr>
        <w:t xml:space="preserve"> que e</w:t>
      </w:r>
      <w:r w:rsidRPr="00DE3BF1">
        <w:rPr>
          <w:rStyle w:val="apple-style-span"/>
          <w:rFonts w:ascii="Arial" w:hAnsi="Arial" w:cs="Arial"/>
          <w:color w:val="000000"/>
          <w:sz w:val="24"/>
          <w:szCs w:val="24"/>
          <w:shd w:val="clear" w:color="auto" w:fill="FFFFFF"/>
        </w:rPr>
        <w:t xml:space="preserve">s un protocolo de transferencia de datos </w:t>
      </w:r>
      <w:r w:rsidRPr="00DE3BF1">
        <w:rPr>
          <w:rFonts w:ascii="Arial" w:hAnsi="Arial" w:cs="Arial"/>
          <w:sz w:val="24"/>
          <w:szCs w:val="24"/>
        </w:rPr>
        <w:t>que funciona  de la siguiente manera:</w:t>
      </w:r>
    </w:p>
    <w:p w:rsidR="00730310" w:rsidRDefault="00F559DF" w:rsidP="00366EFD">
      <w:pPr>
        <w:pStyle w:val="Sinespaciado"/>
        <w:spacing w:afterLines="200" w:line="360" w:lineRule="auto"/>
        <w:ind w:firstLine="284"/>
        <w:jc w:val="both"/>
        <w:rPr>
          <w:rFonts w:ascii="Arial" w:hAnsi="Arial" w:cs="Arial"/>
          <w:sz w:val="24"/>
          <w:szCs w:val="24"/>
        </w:rPr>
      </w:pPr>
      <w:r w:rsidRPr="00DE3BF1">
        <w:rPr>
          <w:rFonts w:ascii="Arial" w:hAnsi="Arial" w:cs="Arial"/>
          <w:sz w:val="24"/>
          <w:szCs w:val="24"/>
        </w:rPr>
        <w:t xml:space="preserve">1.- En un computador se ejecuta el </w:t>
      </w:r>
      <w:proofErr w:type="spellStart"/>
      <w:r w:rsidRPr="00DE3BF1">
        <w:rPr>
          <w:rFonts w:ascii="Arial" w:hAnsi="Arial" w:cs="Arial"/>
          <w:sz w:val="24"/>
          <w:szCs w:val="24"/>
        </w:rPr>
        <w:t>Tftp</w:t>
      </w:r>
      <w:proofErr w:type="spellEnd"/>
      <w:r w:rsidRPr="00DE3BF1">
        <w:rPr>
          <w:rFonts w:ascii="Arial" w:hAnsi="Arial" w:cs="Arial"/>
          <w:sz w:val="24"/>
          <w:szCs w:val="24"/>
        </w:rPr>
        <w:t xml:space="preserve"> </w:t>
      </w:r>
      <w:proofErr w:type="spellStart"/>
      <w:r w:rsidRPr="00DE3BF1">
        <w:rPr>
          <w:rFonts w:ascii="Arial" w:hAnsi="Arial" w:cs="Arial"/>
          <w:sz w:val="24"/>
          <w:szCs w:val="24"/>
        </w:rPr>
        <w:t>Client</w:t>
      </w:r>
      <w:proofErr w:type="spellEnd"/>
      <w:r w:rsidRPr="00DE3BF1">
        <w:rPr>
          <w:rFonts w:ascii="Arial" w:hAnsi="Arial" w:cs="Arial"/>
          <w:sz w:val="24"/>
          <w:szCs w:val="24"/>
        </w:rPr>
        <w:t xml:space="preserve">  donde se coloca la dirección IP del otro computador (host), el  número de puerto (</w:t>
      </w:r>
      <w:proofErr w:type="spellStart"/>
      <w:r w:rsidRPr="00DE3BF1">
        <w:rPr>
          <w:rFonts w:ascii="Arial" w:hAnsi="Arial" w:cs="Arial"/>
          <w:sz w:val="24"/>
          <w:szCs w:val="24"/>
        </w:rPr>
        <w:t>port</w:t>
      </w:r>
      <w:proofErr w:type="spellEnd"/>
      <w:r w:rsidRPr="00DE3BF1">
        <w:rPr>
          <w:rFonts w:ascii="Arial" w:hAnsi="Arial" w:cs="Arial"/>
          <w:sz w:val="24"/>
          <w:szCs w:val="24"/>
        </w:rPr>
        <w:t xml:space="preserve">), la dirección del archivo que se va a enviar (Local </w:t>
      </w:r>
      <w:proofErr w:type="spellStart"/>
      <w:r w:rsidRPr="00DE3BF1">
        <w:rPr>
          <w:rFonts w:ascii="Arial" w:hAnsi="Arial" w:cs="Arial"/>
          <w:sz w:val="24"/>
          <w:szCs w:val="24"/>
        </w:rPr>
        <w:t>File</w:t>
      </w:r>
      <w:proofErr w:type="spellEnd"/>
      <w:r w:rsidRPr="00DE3BF1">
        <w:rPr>
          <w:rFonts w:ascii="Arial" w:hAnsi="Arial" w:cs="Arial"/>
          <w:sz w:val="24"/>
          <w:szCs w:val="24"/>
        </w:rPr>
        <w:t xml:space="preserve">), y el tamaño de los bloques (Block </w:t>
      </w:r>
      <w:proofErr w:type="spellStart"/>
      <w:r w:rsidRPr="00DE3BF1">
        <w:rPr>
          <w:rFonts w:ascii="Arial" w:hAnsi="Arial" w:cs="Arial"/>
          <w:sz w:val="24"/>
          <w:szCs w:val="24"/>
        </w:rPr>
        <w:t>Size</w:t>
      </w:r>
      <w:proofErr w:type="spellEnd"/>
      <w:r w:rsidRPr="00DE3BF1">
        <w:rPr>
          <w:rFonts w:ascii="Arial" w:hAnsi="Arial" w:cs="Arial"/>
          <w:sz w:val="24"/>
          <w:szCs w:val="24"/>
        </w:rPr>
        <w:t>). Ejemplo:</w:t>
      </w:r>
    </w:p>
    <w:p w:rsidR="00730310" w:rsidRDefault="008B0A7F" w:rsidP="00366EFD">
      <w:pPr>
        <w:pStyle w:val="Sinespaciado"/>
        <w:spacing w:afterLines="50" w:line="360" w:lineRule="auto"/>
        <w:ind w:firstLine="284"/>
        <w:jc w:val="center"/>
        <w:rPr>
          <w:rFonts w:ascii="Arial" w:hAnsi="Arial" w:cs="Arial"/>
          <w:sz w:val="24"/>
          <w:szCs w:val="24"/>
        </w:rPr>
      </w:pPr>
      <w:r w:rsidRPr="00DE3BF1">
        <w:rPr>
          <w:rFonts w:ascii="Arial" w:hAnsi="Arial" w:cs="Arial"/>
          <w:noProof/>
          <w:sz w:val="24"/>
          <w:szCs w:val="24"/>
          <w:lang w:eastAsia="es-VE"/>
        </w:rPr>
        <w:drawing>
          <wp:inline distT="0" distB="0" distL="0" distR="0">
            <wp:extent cx="2650845" cy="1962150"/>
            <wp:effectExtent l="19050" t="19050" r="16155" b="19050"/>
            <wp:docPr id="4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srcRect/>
                    <a:stretch>
                      <a:fillRect/>
                    </a:stretch>
                  </pic:blipFill>
                  <pic:spPr bwMode="auto">
                    <a:xfrm>
                      <a:off x="0" y="0"/>
                      <a:ext cx="2657074" cy="1966761"/>
                    </a:xfrm>
                    <a:prstGeom prst="rect">
                      <a:avLst/>
                    </a:prstGeom>
                    <a:noFill/>
                    <a:ln>
                      <a:solidFill>
                        <a:schemeClr val="tx1"/>
                      </a:solidFill>
                    </a:ln>
                  </pic:spPr>
                </pic:pic>
              </a:graphicData>
            </a:graphic>
          </wp:inline>
        </w:drawing>
      </w:r>
    </w:p>
    <w:p w:rsidR="00730310" w:rsidRDefault="00F559DF" w:rsidP="0098502A">
      <w:pPr>
        <w:jc w:val="center"/>
        <w:rPr>
          <w:rFonts w:ascii="Arial" w:hAnsi="Arial" w:cs="Arial"/>
          <w:i w:val="0"/>
          <w:szCs w:val="24"/>
        </w:rPr>
      </w:pPr>
      <w:r w:rsidRPr="00751A8E">
        <w:rPr>
          <w:rFonts w:ascii="Arial" w:hAnsi="Arial" w:cs="Arial"/>
          <w:i w:val="0"/>
          <w:szCs w:val="24"/>
        </w:rPr>
        <w:t xml:space="preserve">Imagen N° 19: </w:t>
      </w:r>
      <w:proofErr w:type="spellStart"/>
      <w:r w:rsidRPr="00751A8E">
        <w:rPr>
          <w:rFonts w:ascii="Arial" w:hAnsi="Arial" w:cs="Arial"/>
          <w:i w:val="0"/>
          <w:szCs w:val="24"/>
        </w:rPr>
        <w:t>TFTP</w:t>
      </w:r>
      <w:proofErr w:type="spellEnd"/>
      <w:r w:rsidRPr="00751A8E">
        <w:rPr>
          <w:rFonts w:ascii="Arial" w:hAnsi="Arial" w:cs="Arial"/>
          <w:i w:val="0"/>
          <w:szCs w:val="24"/>
        </w:rPr>
        <w:t xml:space="preserve"> Cliente</w:t>
      </w:r>
    </w:p>
    <w:p w:rsidR="00730310" w:rsidRDefault="009824C5" w:rsidP="00366EFD">
      <w:pPr>
        <w:spacing w:afterLines="200"/>
        <w:ind w:firstLine="284"/>
        <w:jc w:val="center"/>
        <w:rPr>
          <w:rFonts w:ascii="Arial" w:hAnsi="Arial" w:cs="Arial"/>
          <w:i w:val="0"/>
          <w:szCs w:val="24"/>
        </w:rPr>
      </w:pPr>
      <w:r>
        <w:rPr>
          <w:rFonts w:ascii="Arial" w:hAnsi="Arial" w:cs="Arial"/>
          <w:i w:val="0"/>
          <w:szCs w:val="24"/>
        </w:rPr>
        <w:t>Fuente: TFTP32 (2011)</w:t>
      </w:r>
    </w:p>
    <w:p w:rsidR="00730310" w:rsidRDefault="00F559DF" w:rsidP="00366EFD">
      <w:pPr>
        <w:spacing w:afterLines="200"/>
        <w:ind w:firstLine="284"/>
        <w:rPr>
          <w:rFonts w:ascii="Arial" w:hAnsi="Arial" w:cs="Arial"/>
          <w:i w:val="0"/>
          <w:szCs w:val="24"/>
        </w:rPr>
      </w:pPr>
      <w:r w:rsidRPr="00751A8E">
        <w:rPr>
          <w:rFonts w:ascii="Arial" w:hAnsi="Arial" w:cs="Arial"/>
          <w:i w:val="0"/>
          <w:szCs w:val="24"/>
        </w:rPr>
        <w:t xml:space="preserve">2.-  En el Otro computador solo se ejecuta el </w:t>
      </w:r>
      <w:proofErr w:type="spellStart"/>
      <w:r w:rsidRPr="00751A8E">
        <w:rPr>
          <w:rFonts w:ascii="Arial" w:hAnsi="Arial" w:cs="Arial"/>
          <w:i w:val="0"/>
          <w:szCs w:val="24"/>
        </w:rPr>
        <w:t>Tftp</w:t>
      </w:r>
      <w:proofErr w:type="spellEnd"/>
      <w:r w:rsidRPr="00751A8E">
        <w:rPr>
          <w:rFonts w:ascii="Arial" w:hAnsi="Arial" w:cs="Arial"/>
          <w:i w:val="0"/>
          <w:szCs w:val="24"/>
        </w:rPr>
        <w:t xml:space="preserve"> Server  Ejemplo:</w:t>
      </w:r>
    </w:p>
    <w:p w:rsidR="00B062E9" w:rsidRDefault="00B062E9" w:rsidP="00B062E9">
      <w:pPr>
        <w:spacing w:line="360" w:lineRule="auto"/>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2372555" cy="1063301"/>
            <wp:effectExtent l="19050" t="19050" r="27745" b="22549"/>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37"/>
                    <a:srcRect/>
                    <a:stretch>
                      <a:fillRect/>
                    </a:stretch>
                  </pic:blipFill>
                  <pic:spPr bwMode="auto">
                    <a:xfrm>
                      <a:off x="0" y="0"/>
                      <a:ext cx="2447305" cy="1096802"/>
                    </a:xfrm>
                    <a:prstGeom prst="rect">
                      <a:avLst/>
                    </a:prstGeom>
                    <a:noFill/>
                    <a:ln>
                      <a:solidFill>
                        <a:schemeClr val="tx1"/>
                      </a:solidFill>
                    </a:ln>
                  </pic:spPr>
                </pic:pic>
              </a:graphicData>
            </a:graphic>
          </wp:inline>
        </w:drawing>
      </w:r>
    </w:p>
    <w:p w:rsidR="00B062E9" w:rsidRDefault="00F559DF" w:rsidP="0098502A">
      <w:pPr>
        <w:ind w:firstLine="284"/>
        <w:jc w:val="center"/>
        <w:rPr>
          <w:rFonts w:ascii="Arial" w:hAnsi="Arial" w:cs="Arial"/>
          <w:i w:val="0"/>
          <w:szCs w:val="24"/>
        </w:rPr>
      </w:pPr>
      <w:r w:rsidRPr="00751A8E">
        <w:rPr>
          <w:rFonts w:ascii="Arial" w:hAnsi="Arial" w:cs="Arial"/>
          <w:i w:val="0"/>
          <w:szCs w:val="24"/>
        </w:rPr>
        <w:t xml:space="preserve">Imagen N° 20: </w:t>
      </w:r>
      <w:proofErr w:type="spellStart"/>
      <w:r w:rsidRPr="00751A8E">
        <w:rPr>
          <w:rFonts w:ascii="Arial" w:hAnsi="Arial" w:cs="Arial"/>
          <w:i w:val="0"/>
          <w:szCs w:val="24"/>
        </w:rPr>
        <w:t>TFTP</w:t>
      </w:r>
      <w:proofErr w:type="spellEnd"/>
      <w:r w:rsidRPr="00751A8E">
        <w:rPr>
          <w:rFonts w:ascii="Arial" w:hAnsi="Arial" w:cs="Arial"/>
          <w:i w:val="0"/>
          <w:szCs w:val="24"/>
        </w:rPr>
        <w:t xml:space="preserve"> Servidor</w:t>
      </w:r>
    </w:p>
    <w:p w:rsidR="00F00E49" w:rsidRPr="00751A8E" w:rsidRDefault="00F559DF" w:rsidP="0098502A">
      <w:pPr>
        <w:ind w:firstLine="284"/>
        <w:jc w:val="center"/>
        <w:rPr>
          <w:rFonts w:ascii="Arial" w:hAnsi="Arial" w:cs="Arial"/>
          <w:i w:val="0"/>
          <w:szCs w:val="24"/>
        </w:rPr>
      </w:pPr>
      <w:r w:rsidRPr="00751A8E">
        <w:rPr>
          <w:rFonts w:ascii="Arial" w:hAnsi="Arial" w:cs="Arial"/>
          <w:i w:val="0"/>
          <w:szCs w:val="24"/>
        </w:rPr>
        <w:t>Fuente: TFTP32 (2011)</w:t>
      </w:r>
    </w:p>
    <w:p w:rsidR="00C00A6F" w:rsidRPr="00751A8E" w:rsidRDefault="00824E4C" w:rsidP="00366EFD">
      <w:pPr>
        <w:spacing w:afterLines="50" w:line="360" w:lineRule="auto"/>
        <w:ind w:firstLine="284"/>
        <w:jc w:val="both"/>
        <w:rPr>
          <w:rFonts w:ascii="Arial" w:hAnsi="Arial" w:cs="Arial"/>
          <w:i w:val="0"/>
          <w:szCs w:val="24"/>
        </w:rPr>
      </w:pPr>
      <w:r>
        <w:rPr>
          <w:rFonts w:ascii="Arial" w:hAnsi="Arial" w:cs="Arial"/>
          <w:i w:val="0"/>
          <w:szCs w:val="24"/>
        </w:rPr>
        <w:lastRenderedPageBreak/>
        <w:t xml:space="preserve">3.- </w:t>
      </w:r>
      <w:r w:rsidR="00F559DF" w:rsidRPr="00751A8E">
        <w:rPr>
          <w:rFonts w:ascii="Arial" w:hAnsi="Arial" w:cs="Arial"/>
          <w:i w:val="0"/>
          <w:szCs w:val="24"/>
        </w:rPr>
        <w:t xml:space="preserve">Cuando se </w:t>
      </w:r>
      <w:r w:rsidR="00876D9C" w:rsidRPr="00751A8E">
        <w:rPr>
          <w:rFonts w:ascii="Arial" w:hAnsi="Arial" w:cs="Arial"/>
          <w:i w:val="0"/>
          <w:szCs w:val="24"/>
        </w:rPr>
        <w:t xml:space="preserve">encuentren </w:t>
      </w:r>
      <w:r w:rsidR="00F559DF" w:rsidRPr="00751A8E">
        <w:rPr>
          <w:rFonts w:ascii="Arial" w:hAnsi="Arial" w:cs="Arial"/>
          <w:i w:val="0"/>
          <w:szCs w:val="24"/>
        </w:rPr>
        <w:t>listo</w:t>
      </w:r>
      <w:r w:rsidR="00876D9C" w:rsidRPr="00751A8E">
        <w:rPr>
          <w:rFonts w:ascii="Arial" w:hAnsi="Arial" w:cs="Arial"/>
          <w:i w:val="0"/>
          <w:szCs w:val="24"/>
        </w:rPr>
        <w:t>s</w:t>
      </w:r>
      <w:r w:rsidR="00F559DF" w:rsidRPr="00751A8E">
        <w:rPr>
          <w:rFonts w:ascii="Arial" w:hAnsi="Arial" w:cs="Arial"/>
          <w:i w:val="0"/>
          <w:szCs w:val="24"/>
        </w:rPr>
        <w:t xml:space="preserve"> el Cliente y el Servidor, se oprime </w:t>
      </w:r>
      <w:proofErr w:type="spellStart"/>
      <w:r w:rsidR="00F559DF" w:rsidRPr="00751A8E">
        <w:rPr>
          <w:rFonts w:ascii="Arial" w:hAnsi="Arial" w:cs="Arial"/>
          <w:i w:val="0"/>
          <w:szCs w:val="24"/>
        </w:rPr>
        <w:t>PUT</w:t>
      </w:r>
      <w:proofErr w:type="spellEnd"/>
      <w:r w:rsidR="00F559DF" w:rsidRPr="00751A8E">
        <w:rPr>
          <w:rFonts w:ascii="Arial" w:hAnsi="Arial" w:cs="Arial"/>
          <w:i w:val="0"/>
          <w:szCs w:val="24"/>
        </w:rPr>
        <w:t xml:space="preserve"> y empieza la transmisión del archivo de un host a otro.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Ahora bien, para la captura del tráfico se utilizo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ya que el uso de esta es apropiado para obtener los distintos indicadores (%paquetes Perdidos, delay, bitrate) debido a que ni el </w:t>
      </w:r>
      <w:proofErr w:type="spellStart"/>
      <w:r w:rsidRPr="00751A8E">
        <w:rPr>
          <w:rFonts w:ascii="Arial" w:hAnsi="Arial" w:cs="Arial"/>
          <w:i w:val="0"/>
          <w:szCs w:val="24"/>
        </w:rPr>
        <w:t>TFTP</w:t>
      </w:r>
      <w:proofErr w:type="spellEnd"/>
      <w:r w:rsidRPr="00751A8E">
        <w:rPr>
          <w:rFonts w:ascii="Arial" w:hAnsi="Arial" w:cs="Arial"/>
          <w:i w:val="0"/>
          <w:szCs w:val="24"/>
        </w:rPr>
        <w:t xml:space="preserve"> ni el VideoLAN </w:t>
      </w:r>
      <w:r w:rsidR="00F3320F" w:rsidRPr="00751A8E">
        <w:rPr>
          <w:rFonts w:ascii="Arial" w:hAnsi="Arial" w:cs="Arial"/>
          <w:i w:val="0"/>
          <w:szCs w:val="24"/>
        </w:rPr>
        <w:t xml:space="preserve">proporciona </w:t>
      </w:r>
      <w:r w:rsidRPr="00751A8E">
        <w:rPr>
          <w:rFonts w:ascii="Arial" w:hAnsi="Arial" w:cs="Arial"/>
          <w:i w:val="0"/>
          <w:szCs w:val="24"/>
        </w:rPr>
        <w:t xml:space="preserve">estos valores. </w:t>
      </w:r>
    </w:p>
    <w:p w:rsidR="00BB0DE3"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El  </w:t>
      </w:r>
      <w:proofErr w:type="spellStart"/>
      <w:r w:rsidR="009B65F1" w:rsidRPr="00751A8E">
        <w:rPr>
          <w:rFonts w:ascii="Arial" w:hAnsi="Arial" w:cs="Arial"/>
          <w:i w:val="0"/>
          <w:szCs w:val="24"/>
        </w:rPr>
        <w:t>Wireshark</w:t>
      </w:r>
      <w:proofErr w:type="spellEnd"/>
      <w:r w:rsidR="009B65F1" w:rsidRPr="00751A8E">
        <w:rPr>
          <w:rFonts w:ascii="Arial" w:hAnsi="Arial" w:cs="Arial"/>
          <w:i w:val="0"/>
          <w:szCs w:val="24"/>
        </w:rPr>
        <w:t xml:space="preserve"> </w:t>
      </w:r>
      <w:r w:rsidRPr="00751A8E">
        <w:rPr>
          <w:rFonts w:ascii="Arial" w:hAnsi="Arial" w:cs="Arial"/>
          <w:i w:val="0"/>
          <w:szCs w:val="24"/>
        </w:rPr>
        <w:t xml:space="preserve">se ejecuta en las dos computadoras en el Cliente para capturar el número de paquetes que se enviaban y en el servidor para saber el número de paquetes que llegaban,  el bitrate, delay entre otros valores. También </w:t>
      </w:r>
      <w:r w:rsidR="00F3320F" w:rsidRPr="00751A8E">
        <w:rPr>
          <w:rFonts w:ascii="Arial" w:hAnsi="Arial" w:cs="Arial"/>
          <w:i w:val="0"/>
          <w:szCs w:val="24"/>
        </w:rPr>
        <w:t xml:space="preserve">proporcionó </w:t>
      </w:r>
      <w:r w:rsidRPr="00751A8E">
        <w:rPr>
          <w:rFonts w:ascii="Arial" w:hAnsi="Arial" w:cs="Arial"/>
          <w:i w:val="0"/>
          <w:szCs w:val="24"/>
        </w:rPr>
        <w:t xml:space="preserve">la facilidad de filtrar el </w:t>
      </w:r>
      <w:r w:rsidR="00F3320F" w:rsidRPr="00751A8E">
        <w:rPr>
          <w:rFonts w:ascii="Arial" w:hAnsi="Arial" w:cs="Arial"/>
          <w:i w:val="0"/>
          <w:szCs w:val="24"/>
        </w:rPr>
        <w:t xml:space="preserve">tráfico </w:t>
      </w:r>
      <w:r w:rsidRPr="00751A8E">
        <w:rPr>
          <w:rFonts w:ascii="Arial" w:hAnsi="Arial" w:cs="Arial"/>
          <w:i w:val="0"/>
          <w:szCs w:val="24"/>
        </w:rPr>
        <w:t xml:space="preserve">que </w:t>
      </w:r>
      <w:r w:rsidR="00F3320F" w:rsidRPr="00751A8E">
        <w:rPr>
          <w:rFonts w:ascii="Arial" w:hAnsi="Arial" w:cs="Arial"/>
          <w:i w:val="0"/>
          <w:szCs w:val="24"/>
        </w:rPr>
        <w:t>requería</w:t>
      </w:r>
      <w:r w:rsidRPr="00751A8E">
        <w:rPr>
          <w:rFonts w:ascii="Arial" w:hAnsi="Arial" w:cs="Arial"/>
          <w:i w:val="0"/>
          <w:szCs w:val="24"/>
        </w:rPr>
        <w:t xml:space="preserve"> ver</w:t>
      </w:r>
      <w:r w:rsidR="00F3320F" w:rsidRPr="00751A8E">
        <w:rPr>
          <w:rFonts w:ascii="Arial" w:hAnsi="Arial" w:cs="Arial"/>
          <w:i w:val="0"/>
          <w:szCs w:val="24"/>
        </w:rPr>
        <w:t>se</w:t>
      </w:r>
      <w:r w:rsidRPr="00751A8E">
        <w:rPr>
          <w:rFonts w:ascii="Arial" w:hAnsi="Arial" w:cs="Arial"/>
          <w:i w:val="0"/>
          <w:szCs w:val="24"/>
        </w:rPr>
        <w:t xml:space="preserve"> (</w:t>
      </w:r>
      <w:proofErr w:type="spellStart"/>
      <w:r w:rsidRPr="00751A8E">
        <w:rPr>
          <w:rFonts w:ascii="Arial" w:hAnsi="Arial" w:cs="Arial"/>
          <w:i w:val="0"/>
          <w:szCs w:val="24"/>
        </w:rPr>
        <w:t>TFTP</w:t>
      </w:r>
      <w:proofErr w:type="spellEnd"/>
      <w:r w:rsidRPr="00751A8E">
        <w:rPr>
          <w:rFonts w:ascii="Arial" w:hAnsi="Arial" w:cs="Arial"/>
          <w:i w:val="0"/>
          <w:szCs w:val="24"/>
        </w:rPr>
        <w:t xml:space="preserve"> o VideoLAN) colocando las direcciones IP de origen, IP destino y el puerto de destino.</w:t>
      </w:r>
    </w:p>
    <w:p w:rsidR="00BB0DE3" w:rsidRDefault="00F559DF" w:rsidP="00824E4C">
      <w:pPr>
        <w:spacing w:line="480" w:lineRule="auto"/>
        <w:rPr>
          <w:rFonts w:ascii="Arial" w:hAnsi="Arial" w:cs="Arial"/>
          <w:i w:val="0"/>
          <w:szCs w:val="24"/>
        </w:rPr>
      </w:pPr>
      <w:r w:rsidRPr="00751A8E">
        <w:rPr>
          <w:rFonts w:ascii="Arial" w:hAnsi="Arial" w:cs="Arial"/>
          <w:i w:val="0"/>
          <w:szCs w:val="24"/>
        </w:rPr>
        <w:t xml:space="preserve">Para </w:t>
      </w:r>
      <w:r w:rsidR="00F3320F" w:rsidRPr="00751A8E">
        <w:rPr>
          <w:rFonts w:ascii="Arial" w:hAnsi="Arial" w:cs="Arial"/>
          <w:i w:val="0"/>
          <w:szCs w:val="24"/>
        </w:rPr>
        <w:t xml:space="preserve">ver </w:t>
      </w:r>
      <w:r w:rsidRPr="00751A8E">
        <w:rPr>
          <w:rFonts w:ascii="Arial" w:hAnsi="Arial" w:cs="Arial"/>
          <w:i w:val="0"/>
          <w:szCs w:val="24"/>
        </w:rPr>
        <w:t xml:space="preserve">el tráfico de paquetes de </w:t>
      </w:r>
      <w:proofErr w:type="spellStart"/>
      <w:r w:rsidRPr="00751A8E">
        <w:rPr>
          <w:rFonts w:ascii="Arial" w:hAnsi="Arial" w:cs="Arial"/>
          <w:i w:val="0"/>
          <w:szCs w:val="24"/>
        </w:rPr>
        <w:t>TFTP</w:t>
      </w:r>
      <w:proofErr w:type="spellEnd"/>
      <w:r w:rsidRPr="00751A8E">
        <w:rPr>
          <w:rFonts w:ascii="Arial" w:hAnsi="Arial" w:cs="Arial"/>
          <w:i w:val="0"/>
          <w:szCs w:val="24"/>
        </w:rPr>
        <w:t xml:space="preserve"> en Ipv4</w:t>
      </w:r>
      <w:r w:rsidR="00F3320F" w:rsidRPr="00751A8E">
        <w:rPr>
          <w:rFonts w:ascii="Arial" w:hAnsi="Arial" w:cs="Arial"/>
          <w:i w:val="0"/>
          <w:szCs w:val="24"/>
        </w:rPr>
        <w:t>, se tiene</w:t>
      </w:r>
      <w:r w:rsidRPr="00751A8E">
        <w:rPr>
          <w:rFonts w:ascii="Arial" w:hAnsi="Arial" w:cs="Arial"/>
          <w:i w:val="0"/>
          <w:szCs w:val="24"/>
        </w:rPr>
        <w:t>:</w:t>
      </w:r>
    </w:p>
    <w:p w:rsidR="00BB0DE3" w:rsidRDefault="008B0A7F" w:rsidP="00366EFD">
      <w:pPr>
        <w:spacing w:afterLines="50" w:line="360" w:lineRule="auto"/>
        <w:jc w:val="center"/>
        <w:rPr>
          <w:rFonts w:ascii="Arial" w:hAnsi="Arial" w:cs="Arial"/>
          <w:i w:val="0"/>
          <w:szCs w:val="24"/>
        </w:rPr>
      </w:pPr>
      <w:r w:rsidRPr="00751A8E">
        <w:rPr>
          <w:rFonts w:ascii="Arial" w:hAnsi="Arial" w:cs="Arial"/>
          <w:i w:val="0"/>
          <w:noProof/>
          <w:szCs w:val="24"/>
          <w:lang w:val="es-VE" w:eastAsia="es-VE"/>
        </w:rPr>
        <w:drawing>
          <wp:inline distT="0" distB="0" distL="0" distR="0">
            <wp:extent cx="4997017" cy="992626"/>
            <wp:effectExtent l="19050" t="19050" r="13133" b="17024"/>
            <wp:docPr id="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38"/>
                    <a:srcRect/>
                    <a:stretch>
                      <a:fillRect/>
                    </a:stretch>
                  </pic:blipFill>
                  <pic:spPr bwMode="auto">
                    <a:xfrm>
                      <a:off x="0" y="0"/>
                      <a:ext cx="4984115" cy="990063"/>
                    </a:xfrm>
                    <a:prstGeom prst="rect">
                      <a:avLst/>
                    </a:prstGeom>
                    <a:noFill/>
                    <a:ln w="9525">
                      <a:solidFill>
                        <a:schemeClr val="tx1"/>
                      </a:solidFill>
                      <a:miter lim="800000"/>
                      <a:headEnd/>
                      <a:tailEnd/>
                    </a:ln>
                  </pic:spPr>
                </pic:pic>
              </a:graphicData>
            </a:graphic>
          </wp:inline>
        </w:drawing>
      </w:r>
    </w:p>
    <w:p w:rsidR="00536937" w:rsidRPr="00751A8E" w:rsidRDefault="00F559DF" w:rsidP="005E79C3">
      <w:pPr>
        <w:jc w:val="center"/>
        <w:rPr>
          <w:rFonts w:ascii="Arial" w:hAnsi="Arial" w:cs="Arial"/>
          <w:i w:val="0"/>
          <w:szCs w:val="24"/>
        </w:rPr>
      </w:pPr>
      <w:r w:rsidRPr="00751A8E">
        <w:rPr>
          <w:rFonts w:ascii="Arial" w:hAnsi="Arial" w:cs="Arial"/>
          <w:i w:val="0"/>
          <w:szCs w:val="24"/>
        </w:rPr>
        <w:t xml:space="preserve">Imagen N° 21: Filtro del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para el tráfico generado por el </w:t>
      </w:r>
      <w:proofErr w:type="spellStart"/>
      <w:r w:rsidRPr="00751A8E">
        <w:rPr>
          <w:rFonts w:ascii="Arial" w:hAnsi="Arial" w:cs="Arial"/>
          <w:i w:val="0"/>
          <w:szCs w:val="24"/>
        </w:rPr>
        <w:t>TFTP</w:t>
      </w:r>
      <w:proofErr w:type="spellEnd"/>
      <w:r w:rsidRPr="00751A8E">
        <w:rPr>
          <w:rFonts w:ascii="Arial" w:hAnsi="Arial" w:cs="Arial"/>
          <w:i w:val="0"/>
          <w:szCs w:val="24"/>
        </w:rPr>
        <w:t xml:space="preserve"> en IPv4  </w:t>
      </w:r>
    </w:p>
    <w:p w:rsidR="00536937" w:rsidRPr="00751A8E"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C00A6F" w:rsidRPr="00751A8E" w:rsidRDefault="00F559DF" w:rsidP="00824E4C">
      <w:pPr>
        <w:pStyle w:val="Sinespaciado"/>
        <w:spacing w:line="480" w:lineRule="auto"/>
        <w:rPr>
          <w:rFonts w:ascii="Arial" w:hAnsi="Arial" w:cs="Arial"/>
          <w:sz w:val="24"/>
          <w:szCs w:val="24"/>
        </w:rPr>
      </w:pPr>
      <w:r w:rsidRPr="00751A8E">
        <w:rPr>
          <w:rFonts w:ascii="Arial" w:hAnsi="Arial" w:cs="Arial"/>
          <w:sz w:val="24"/>
          <w:szCs w:val="24"/>
        </w:rPr>
        <w:t xml:space="preserve">Para ver el tráfico de paquetes de </w:t>
      </w:r>
      <w:proofErr w:type="spellStart"/>
      <w:r w:rsidRPr="00751A8E">
        <w:rPr>
          <w:rFonts w:ascii="Arial" w:hAnsi="Arial" w:cs="Arial"/>
          <w:sz w:val="24"/>
          <w:szCs w:val="24"/>
        </w:rPr>
        <w:t>TFTP</w:t>
      </w:r>
      <w:proofErr w:type="spellEnd"/>
      <w:r w:rsidRPr="00751A8E">
        <w:rPr>
          <w:rFonts w:ascii="Arial" w:hAnsi="Arial" w:cs="Arial"/>
          <w:sz w:val="24"/>
          <w:szCs w:val="24"/>
        </w:rPr>
        <w:t xml:space="preserve"> en Ipv6:</w:t>
      </w:r>
    </w:p>
    <w:p w:rsidR="00BB0DE3" w:rsidRDefault="008B0A7F" w:rsidP="00366EFD">
      <w:pPr>
        <w:pStyle w:val="Sinespaciado"/>
        <w:spacing w:afterLines="50" w:line="360" w:lineRule="auto"/>
        <w:ind w:firstLine="284"/>
        <w:jc w:val="center"/>
        <w:rPr>
          <w:rFonts w:ascii="Arial" w:hAnsi="Arial" w:cs="Arial"/>
          <w:sz w:val="24"/>
          <w:szCs w:val="24"/>
        </w:rPr>
      </w:pPr>
      <w:r w:rsidRPr="00751A8E">
        <w:rPr>
          <w:rFonts w:ascii="Arial" w:hAnsi="Arial" w:cs="Arial"/>
          <w:noProof/>
          <w:sz w:val="24"/>
          <w:szCs w:val="24"/>
          <w:lang w:eastAsia="es-VE"/>
        </w:rPr>
        <w:drawing>
          <wp:inline distT="0" distB="0" distL="0" distR="0">
            <wp:extent cx="5276215" cy="1416685"/>
            <wp:effectExtent l="19050" t="19050" r="19685" b="12065"/>
            <wp:docPr id="1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4"/>
                    <pic:cNvPicPr>
                      <a:picLocks noChangeAspect="1" noChangeArrowheads="1"/>
                    </pic:cNvPicPr>
                  </pic:nvPicPr>
                  <pic:blipFill>
                    <a:blip r:embed="rId39"/>
                    <a:srcRect/>
                    <a:stretch>
                      <a:fillRect/>
                    </a:stretch>
                  </pic:blipFill>
                  <pic:spPr bwMode="auto">
                    <a:xfrm>
                      <a:off x="0" y="0"/>
                      <a:ext cx="5276215" cy="1416685"/>
                    </a:xfrm>
                    <a:prstGeom prst="rect">
                      <a:avLst/>
                    </a:prstGeom>
                    <a:noFill/>
                    <a:ln w="9525">
                      <a:solidFill>
                        <a:schemeClr val="tx1"/>
                      </a:solidFill>
                      <a:miter lim="800000"/>
                      <a:headEnd/>
                      <a:tailEnd/>
                    </a:ln>
                  </pic:spPr>
                </pic:pic>
              </a:graphicData>
            </a:graphic>
          </wp:inline>
        </w:drawing>
      </w:r>
    </w:p>
    <w:p w:rsidR="00536937" w:rsidRPr="00751A8E" w:rsidRDefault="00F559DF" w:rsidP="005E79C3">
      <w:pPr>
        <w:jc w:val="center"/>
        <w:rPr>
          <w:rFonts w:ascii="Arial" w:hAnsi="Arial" w:cs="Arial"/>
          <w:i w:val="0"/>
          <w:szCs w:val="24"/>
        </w:rPr>
      </w:pPr>
      <w:r w:rsidRPr="00751A8E">
        <w:rPr>
          <w:rFonts w:ascii="Arial" w:hAnsi="Arial" w:cs="Arial"/>
          <w:i w:val="0"/>
          <w:szCs w:val="24"/>
        </w:rPr>
        <w:t xml:space="preserve">Imagen N° 22: Filtro del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para el tráfico generado por el </w:t>
      </w:r>
      <w:proofErr w:type="spellStart"/>
      <w:r w:rsidRPr="00751A8E">
        <w:rPr>
          <w:rFonts w:ascii="Arial" w:hAnsi="Arial" w:cs="Arial"/>
          <w:i w:val="0"/>
          <w:szCs w:val="24"/>
        </w:rPr>
        <w:t>TFTP</w:t>
      </w:r>
      <w:proofErr w:type="spellEnd"/>
      <w:r w:rsidRPr="00751A8E">
        <w:rPr>
          <w:rFonts w:ascii="Arial" w:hAnsi="Arial" w:cs="Arial"/>
          <w:i w:val="0"/>
          <w:szCs w:val="24"/>
        </w:rPr>
        <w:t xml:space="preserve"> en IPv6 </w:t>
      </w:r>
    </w:p>
    <w:p w:rsidR="00536937" w:rsidRPr="00ED0778"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BB0DE3" w:rsidRDefault="00F559DF" w:rsidP="00824E4C">
      <w:pPr>
        <w:pStyle w:val="Sinespaciado"/>
        <w:spacing w:line="480" w:lineRule="auto"/>
        <w:jc w:val="both"/>
        <w:rPr>
          <w:rFonts w:ascii="Arial" w:hAnsi="Arial" w:cs="Arial"/>
          <w:sz w:val="24"/>
          <w:szCs w:val="24"/>
        </w:rPr>
      </w:pPr>
      <w:r w:rsidRPr="00751A8E">
        <w:rPr>
          <w:rFonts w:ascii="Arial" w:hAnsi="Arial" w:cs="Arial"/>
          <w:sz w:val="24"/>
          <w:szCs w:val="24"/>
        </w:rPr>
        <w:lastRenderedPageBreak/>
        <w:t>Para ver el tráfico de paquetes de VideoLAN en Ipv4</w:t>
      </w:r>
      <w:r w:rsidR="009B65F1" w:rsidRPr="00751A8E">
        <w:rPr>
          <w:rFonts w:ascii="Arial" w:hAnsi="Arial" w:cs="Arial"/>
          <w:sz w:val="24"/>
          <w:szCs w:val="24"/>
        </w:rPr>
        <w:t>,</w:t>
      </w:r>
      <w:r w:rsidR="00F3320F" w:rsidRPr="00751A8E">
        <w:rPr>
          <w:rFonts w:ascii="Arial" w:hAnsi="Arial" w:cs="Arial"/>
          <w:sz w:val="24"/>
          <w:szCs w:val="24"/>
        </w:rPr>
        <w:t xml:space="preserve"> se tiene:</w:t>
      </w:r>
    </w:p>
    <w:p w:rsidR="00BB0DE3" w:rsidRDefault="008B0A7F" w:rsidP="00366EFD">
      <w:pPr>
        <w:spacing w:afterLines="50" w:line="360" w:lineRule="auto"/>
        <w:ind w:firstLine="284"/>
        <w:jc w:val="center"/>
        <w:rPr>
          <w:rFonts w:ascii="Arial" w:hAnsi="Arial" w:cs="Arial"/>
          <w:i w:val="0"/>
          <w:szCs w:val="24"/>
        </w:rPr>
      </w:pPr>
      <w:r w:rsidRPr="00751A8E">
        <w:rPr>
          <w:rFonts w:ascii="Arial" w:hAnsi="Arial" w:cs="Arial"/>
          <w:i w:val="0"/>
          <w:noProof/>
          <w:szCs w:val="24"/>
          <w:lang w:val="es-VE" w:eastAsia="es-VE"/>
        </w:rPr>
        <w:drawing>
          <wp:inline distT="0" distB="0" distL="0" distR="0">
            <wp:extent cx="5367020" cy="1066800"/>
            <wp:effectExtent l="19050" t="19050" r="24130" b="19050"/>
            <wp:docPr id="1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pic:cNvPicPr>
                      <a:picLocks noChangeAspect="1" noChangeArrowheads="1"/>
                    </pic:cNvPicPr>
                  </pic:nvPicPr>
                  <pic:blipFill>
                    <a:blip r:embed="rId40"/>
                    <a:srcRect/>
                    <a:stretch>
                      <a:fillRect/>
                    </a:stretch>
                  </pic:blipFill>
                  <pic:spPr bwMode="auto">
                    <a:xfrm>
                      <a:off x="0" y="0"/>
                      <a:ext cx="5367020" cy="1066800"/>
                    </a:xfrm>
                    <a:prstGeom prst="rect">
                      <a:avLst/>
                    </a:prstGeom>
                    <a:noFill/>
                    <a:ln w="9525">
                      <a:solidFill>
                        <a:schemeClr val="tx1"/>
                      </a:solidFill>
                      <a:miter lim="800000"/>
                      <a:headEnd/>
                      <a:tailEnd/>
                    </a:ln>
                  </pic:spPr>
                </pic:pic>
              </a:graphicData>
            </a:graphic>
          </wp:inline>
        </w:drawing>
      </w:r>
    </w:p>
    <w:p w:rsidR="00536937" w:rsidRPr="00751A8E" w:rsidRDefault="00F559DF" w:rsidP="005E79C3">
      <w:pPr>
        <w:jc w:val="center"/>
        <w:rPr>
          <w:rFonts w:ascii="Arial" w:hAnsi="Arial" w:cs="Arial"/>
          <w:i w:val="0"/>
          <w:szCs w:val="24"/>
        </w:rPr>
      </w:pPr>
      <w:r w:rsidRPr="00751A8E">
        <w:rPr>
          <w:rFonts w:ascii="Arial" w:hAnsi="Arial" w:cs="Arial"/>
          <w:i w:val="0"/>
          <w:szCs w:val="24"/>
        </w:rPr>
        <w:t xml:space="preserve">Imagen N° 23: Filtro de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para el tráfico generado por el VideoLan en IPv4</w:t>
      </w:r>
    </w:p>
    <w:p w:rsidR="00F00E49" w:rsidRPr="00751A8E"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BB0DE3" w:rsidRDefault="00F559DF" w:rsidP="00366EFD">
      <w:pPr>
        <w:pStyle w:val="Sinespaciado"/>
        <w:spacing w:afterLines="50" w:line="360" w:lineRule="auto"/>
        <w:jc w:val="both"/>
        <w:rPr>
          <w:rFonts w:ascii="Arial" w:hAnsi="Arial" w:cs="Arial"/>
          <w:sz w:val="24"/>
          <w:szCs w:val="24"/>
        </w:rPr>
      </w:pPr>
      <w:r w:rsidRPr="00751A8E">
        <w:rPr>
          <w:rFonts w:ascii="Arial" w:hAnsi="Arial" w:cs="Arial"/>
          <w:sz w:val="24"/>
          <w:szCs w:val="24"/>
        </w:rPr>
        <w:t>Para ver el tráfico de Paquetes de VideoLAN en Ipv6:</w:t>
      </w:r>
    </w:p>
    <w:p w:rsidR="00BB0DE3" w:rsidRDefault="008B0A7F" w:rsidP="00366EFD">
      <w:pPr>
        <w:spacing w:afterLines="50" w:line="360" w:lineRule="auto"/>
        <w:ind w:firstLine="284"/>
        <w:jc w:val="center"/>
        <w:rPr>
          <w:rFonts w:ascii="Arial" w:hAnsi="Arial" w:cs="Arial"/>
          <w:i w:val="0"/>
          <w:szCs w:val="24"/>
        </w:rPr>
      </w:pPr>
      <w:r w:rsidRPr="00751A8E">
        <w:rPr>
          <w:rFonts w:ascii="Arial" w:hAnsi="Arial" w:cs="Arial"/>
          <w:i w:val="0"/>
          <w:noProof/>
          <w:szCs w:val="24"/>
          <w:lang w:val="es-VE" w:eastAsia="es-VE"/>
        </w:rPr>
        <w:drawing>
          <wp:inline distT="0" distB="0" distL="0" distR="0">
            <wp:extent cx="5324475" cy="1085850"/>
            <wp:effectExtent l="19050" t="19050" r="28575" b="19050"/>
            <wp:docPr id="1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41"/>
                    <a:srcRect/>
                    <a:stretch>
                      <a:fillRect/>
                    </a:stretch>
                  </pic:blipFill>
                  <pic:spPr bwMode="auto">
                    <a:xfrm>
                      <a:off x="0" y="0"/>
                      <a:ext cx="5324475" cy="1085850"/>
                    </a:xfrm>
                    <a:prstGeom prst="rect">
                      <a:avLst/>
                    </a:prstGeom>
                    <a:noFill/>
                    <a:ln w="9525">
                      <a:solidFill>
                        <a:schemeClr val="tx1"/>
                      </a:solidFill>
                      <a:miter lim="800000"/>
                      <a:headEnd/>
                      <a:tailEnd/>
                    </a:ln>
                  </pic:spPr>
                </pic:pic>
              </a:graphicData>
            </a:graphic>
          </wp:inline>
        </w:drawing>
      </w:r>
    </w:p>
    <w:p w:rsidR="00536937" w:rsidRPr="00751A8E" w:rsidRDefault="00F559DF" w:rsidP="005E79C3">
      <w:pPr>
        <w:jc w:val="center"/>
        <w:rPr>
          <w:rFonts w:ascii="Arial" w:hAnsi="Arial" w:cs="Arial"/>
          <w:i w:val="0"/>
          <w:szCs w:val="24"/>
        </w:rPr>
      </w:pPr>
      <w:r w:rsidRPr="00751A8E">
        <w:rPr>
          <w:rFonts w:ascii="Arial" w:hAnsi="Arial" w:cs="Arial"/>
          <w:i w:val="0"/>
          <w:szCs w:val="24"/>
        </w:rPr>
        <w:t xml:space="preserve">Imagen N° 24: Filtro de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para el tráfico generado por el  VideoLan en IPv6</w:t>
      </w:r>
    </w:p>
    <w:p w:rsidR="006E0331"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536937" w:rsidRPr="00751A8E" w:rsidRDefault="00F559DF" w:rsidP="00366EFD">
      <w:pPr>
        <w:spacing w:afterLines="50" w:line="360" w:lineRule="auto"/>
        <w:ind w:firstLine="284"/>
        <w:jc w:val="both"/>
        <w:rPr>
          <w:rStyle w:val="apple-style-span"/>
          <w:rFonts w:ascii="Arial" w:hAnsi="Arial" w:cs="Arial"/>
          <w:i w:val="0"/>
          <w:color w:val="000000"/>
          <w:szCs w:val="24"/>
          <w:shd w:val="clear" w:color="auto" w:fill="FFFFFF"/>
        </w:rPr>
      </w:pPr>
      <w:r w:rsidRPr="00751A8E">
        <w:rPr>
          <w:rFonts w:ascii="Arial" w:hAnsi="Arial" w:cs="Arial"/>
          <w:i w:val="0"/>
          <w:szCs w:val="24"/>
        </w:rPr>
        <w:t xml:space="preserve">Para el </w:t>
      </w:r>
      <w:r w:rsidR="00F3320F" w:rsidRPr="00751A8E">
        <w:rPr>
          <w:rFonts w:ascii="Arial" w:hAnsi="Arial" w:cs="Arial"/>
          <w:i w:val="0"/>
          <w:szCs w:val="24"/>
        </w:rPr>
        <w:t xml:space="preserve">envío </w:t>
      </w:r>
      <w:r w:rsidRPr="00751A8E">
        <w:rPr>
          <w:rFonts w:ascii="Arial" w:hAnsi="Arial" w:cs="Arial"/>
          <w:i w:val="0"/>
          <w:szCs w:val="24"/>
        </w:rPr>
        <w:t xml:space="preserve">de video como se ha dicho anteriormente se </w:t>
      </w:r>
      <w:r w:rsidR="00F3320F" w:rsidRPr="00751A8E">
        <w:rPr>
          <w:rFonts w:ascii="Arial" w:hAnsi="Arial" w:cs="Arial"/>
          <w:i w:val="0"/>
          <w:szCs w:val="24"/>
        </w:rPr>
        <w:t xml:space="preserve">utilizó </w:t>
      </w:r>
      <w:r w:rsidRPr="00751A8E">
        <w:rPr>
          <w:rFonts w:ascii="Arial" w:hAnsi="Arial" w:cs="Arial"/>
          <w:i w:val="0"/>
          <w:szCs w:val="24"/>
        </w:rPr>
        <w:t>VideoLAN, que es</w:t>
      </w:r>
      <w:r w:rsidRPr="00751A8E">
        <w:rPr>
          <w:rStyle w:val="apple-style-span"/>
          <w:rFonts w:ascii="Arial" w:hAnsi="Arial" w:cs="Arial"/>
          <w:i w:val="0"/>
          <w:color w:val="000000"/>
          <w:szCs w:val="24"/>
          <w:shd w:val="clear" w:color="auto" w:fill="FFFFFF"/>
        </w:rPr>
        <w:t xml:space="preserve"> una solución de software completa para transmisión de vídeo y se </w:t>
      </w:r>
      <w:r w:rsidR="00F3320F" w:rsidRPr="00751A8E">
        <w:rPr>
          <w:rStyle w:val="apple-style-span"/>
          <w:rFonts w:ascii="Arial" w:hAnsi="Arial" w:cs="Arial"/>
          <w:i w:val="0"/>
          <w:color w:val="000000"/>
          <w:szCs w:val="24"/>
          <w:shd w:val="clear" w:color="auto" w:fill="FFFFFF"/>
        </w:rPr>
        <w:t xml:space="preserve">utilizó </w:t>
      </w:r>
      <w:r w:rsidRPr="00751A8E">
        <w:rPr>
          <w:rStyle w:val="apple-style-span"/>
          <w:rFonts w:ascii="Arial" w:hAnsi="Arial" w:cs="Arial"/>
          <w:i w:val="0"/>
          <w:color w:val="000000"/>
          <w:szCs w:val="24"/>
          <w:shd w:val="clear" w:color="auto" w:fill="FFFFFF"/>
        </w:rPr>
        <w:t>de la siguiente manera:</w:t>
      </w:r>
    </w:p>
    <w:p w:rsidR="00BB0DE3" w:rsidRDefault="00F559DF" w:rsidP="00366EFD">
      <w:pPr>
        <w:spacing w:afterLines="100" w:line="360" w:lineRule="auto"/>
        <w:jc w:val="both"/>
        <w:rPr>
          <w:rStyle w:val="apple-style-span"/>
          <w:rFonts w:ascii="Arial" w:hAnsi="Arial" w:cs="Arial"/>
          <w:i w:val="0"/>
          <w:color w:val="000000"/>
          <w:szCs w:val="24"/>
          <w:shd w:val="clear" w:color="auto" w:fill="FFFFFF"/>
        </w:rPr>
      </w:pPr>
      <w:r w:rsidRPr="00751A8E">
        <w:rPr>
          <w:rStyle w:val="apple-style-span"/>
          <w:rFonts w:ascii="Arial" w:hAnsi="Arial" w:cs="Arial"/>
          <w:i w:val="0"/>
          <w:color w:val="000000"/>
          <w:szCs w:val="24"/>
          <w:shd w:val="clear" w:color="auto" w:fill="FFFFFF"/>
        </w:rPr>
        <w:t>1.-  Se ejecuta VideoLan en ambas Computadoras</w:t>
      </w:r>
    </w:p>
    <w:p w:rsidR="00BB0DE3" w:rsidRDefault="00F559DF" w:rsidP="00366EFD">
      <w:pPr>
        <w:spacing w:afterLines="100" w:line="360" w:lineRule="auto"/>
        <w:jc w:val="both"/>
        <w:rPr>
          <w:rStyle w:val="apple-style-span"/>
          <w:rFonts w:ascii="Arial" w:hAnsi="Arial" w:cs="Arial"/>
          <w:i w:val="0"/>
          <w:color w:val="000000"/>
          <w:szCs w:val="24"/>
          <w:shd w:val="clear" w:color="auto" w:fill="FFFFFF"/>
        </w:rPr>
      </w:pPr>
      <w:r w:rsidRPr="00751A8E">
        <w:rPr>
          <w:rStyle w:val="apple-style-span"/>
          <w:rFonts w:ascii="Arial" w:hAnsi="Arial" w:cs="Arial"/>
          <w:i w:val="0"/>
          <w:color w:val="000000"/>
          <w:szCs w:val="24"/>
          <w:shd w:val="clear" w:color="auto" w:fill="FFFFFF"/>
        </w:rPr>
        <w:t xml:space="preserve">2.- Se establece una como Receptor: Medio, Abrir volcado de Red e introducir </w:t>
      </w:r>
      <w:proofErr w:type="spellStart"/>
      <w:r w:rsidRPr="00751A8E">
        <w:rPr>
          <w:rStyle w:val="apple-style-span"/>
          <w:rFonts w:ascii="Arial" w:hAnsi="Arial" w:cs="Arial"/>
          <w:i w:val="0"/>
          <w:color w:val="000000"/>
          <w:szCs w:val="24"/>
          <w:shd w:val="clear" w:color="auto" w:fill="FFFFFF"/>
        </w:rPr>
        <w:t>URL</w:t>
      </w:r>
      <w:proofErr w:type="spellEnd"/>
      <w:r w:rsidRPr="00751A8E">
        <w:rPr>
          <w:rStyle w:val="apple-style-span"/>
          <w:rFonts w:ascii="Arial" w:hAnsi="Arial" w:cs="Arial"/>
          <w:i w:val="0"/>
          <w:color w:val="000000"/>
          <w:szCs w:val="24"/>
          <w:shd w:val="clear" w:color="auto" w:fill="FFFFFF"/>
        </w:rPr>
        <w:t xml:space="preserve"> (rtp</w:t>
      </w:r>
      <w:proofErr w:type="gramStart"/>
      <w:r w:rsidRPr="00751A8E">
        <w:rPr>
          <w:rStyle w:val="apple-style-span"/>
          <w:rFonts w:ascii="Arial" w:hAnsi="Arial" w:cs="Arial"/>
          <w:i w:val="0"/>
          <w:color w:val="000000"/>
          <w:szCs w:val="24"/>
          <w:shd w:val="clear" w:color="auto" w:fill="FFFFFF"/>
        </w:rPr>
        <w:t>:/</w:t>
      </w:r>
      <w:proofErr w:type="gramEnd"/>
      <w:r w:rsidRPr="00751A8E">
        <w:rPr>
          <w:rStyle w:val="apple-style-span"/>
          <w:rFonts w:ascii="Arial" w:hAnsi="Arial" w:cs="Arial"/>
          <w:i w:val="0"/>
          <w:color w:val="000000"/>
          <w:szCs w:val="24"/>
          <w:shd w:val="clear" w:color="auto" w:fill="FFFFFF"/>
        </w:rPr>
        <w:t>/@[DireccionIP]:1234)</w:t>
      </w:r>
      <w:r w:rsidR="00D43450">
        <w:rPr>
          <w:rStyle w:val="apple-style-span"/>
          <w:rFonts w:ascii="Arial" w:hAnsi="Arial" w:cs="Arial"/>
          <w:i w:val="0"/>
          <w:color w:val="000000"/>
          <w:szCs w:val="24"/>
          <w:shd w:val="clear" w:color="auto" w:fill="FFFFFF"/>
        </w:rPr>
        <w:t>.</w:t>
      </w:r>
    </w:p>
    <w:p w:rsidR="00BB0DE3" w:rsidRDefault="008B0A7F" w:rsidP="00366EFD">
      <w:pPr>
        <w:spacing w:afterLines="50" w:line="360" w:lineRule="auto"/>
        <w:ind w:firstLine="284"/>
        <w:jc w:val="center"/>
        <w:rPr>
          <w:rStyle w:val="apple-style-span"/>
          <w:rFonts w:ascii="Arial" w:hAnsi="Arial" w:cs="Arial"/>
          <w:color w:val="000000"/>
          <w:szCs w:val="24"/>
          <w:shd w:val="clear" w:color="auto" w:fill="FFFFFF"/>
        </w:rPr>
      </w:pPr>
      <w:r w:rsidRPr="00751A8E">
        <w:rPr>
          <w:rFonts w:ascii="Arial" w:hAnsi="Arial" w:cs="Arial"/>
          <w:noProof/>
          <w:color w:val="000000"/>
          <w:szCs w:val="24"/>
          <w:shd w:val="clear" w:color="auto" w:fill="FFFFFF"/>
          <w:lang w:val="es-VE" w:eastAsia="es-VE"/>
        </w:rPr>
        <w:lastRenderedPageBreak/>
        <w:drawing>
          <wp:inline distT="0" distB="0" distL="0" distR="0">
            <wp:extent cx="5337175" cy="1619885"/>
            <wp:effectExtent l="19050" t="19050" r="15875" b="18415"/>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42"/>
                    <a:srcRect/>
                    <a:stretch>
                      <a:fillRect/>
                    </a:stretch>
                  </pic:blipFill>
                  <pic:spPr bwMode="auto">
                    <a:xfrm>
                      <a:off x="0" y="0"/>
                      <a:ext cx="5337175" cy="1619885"/>
                    </a:xfrm>
                    <a:prstGeom prst="rect">
                      <a:avLst/>
                    </a:prstGeom>
                    <a:noFill/>
                    <a:ln w="9525">
                      <a:solidFill>
                        <a:schemeClr val="tx1"/>
                      </a:solidFill>
                      <a:miter lim="800000"/>
                      <a:headEnd/>
                      <a:tailEnd/>
                    </a:ln>
                  </pic:spPr>
                </pic:pic>
              </a:graphicData>
            </a:graphic>
          </wp:inline>
        </w:drawing>
      </w:r>
    </w:p>
    <w:p w:rsidR="00536937" w:rsidRPr="00751A8E" w:rsidRDefault="00F559DF" w:rsidP="005E79C3">
      <w:pPr>
        <w:spacing w:before="240"/>
        <w:ind w:firstLine="284"/>
        <w:jc w:val="center"/>
        <w:rPr>
          <w:rFonts w:ascii="Arial" w:hAnsi="Arial" w:cs="Arial"/>
          <w:i w:val="0"/>
          <w:szCs w:val="24"/>
        </w:rPr>
      </w:pPr>
      <w:r w:rsidRPr="00751A8E">
        <w:rPr>
          <w:rFonts w:ascii="Arial" w:hAnsi="Arial" w:cs="Arial"/>
          <w:i w:val="0"/>
          <w:szCs w:val="24"/>
        </w:rPr>
        <w:t>Imagen N° 25: Configuración de VideoLAN en el computador receptor</w:t>
      </w:r>
    </w:p>
    <w:p w:rsidR="0086700E" w:rsidRDefault="00F559DF" w:rsidP="00366EFD">
      <w:pPr>
        <w:spacing w:afterLines="200"/>
        <w:ind w:firstLine="284"/>
        <w:jc w:val="center"/>
        <w:rPr>
          <w:rFonts w:ascii="Arial" w:hAnsi="Arial" w:cs="Arial"/>
          <w:i w:val="0"/>
          <w:szCs w:val="24"/>
        </w:rPr>
      </w:pPr>
      <w:r w:rsidRPr="00751A8E">
        <w:rPr>
          <w:rFonts w:ascii="Arial" w:hAnsi="Arial" w:cs="Arial"/>
          <w:i w:val="0"/>
          <w:szCs w:val="24"/>
        </w:rPr>
        <w:t>Fuente: VideoLAN (2011)</w:t>
      </w:r>
    </w:p>
    <w:p w:rsidR="00BB0DE3"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3.- Y el otro computador como Emisor: Se presiono Medio, Emitir, Añadir luego emitir nuevamente.</w:t>
      </w:r>
    </w:p>
    <w:p w:rsidR="00BB0DE3" w:rsidRDefault="008B0A7F" w:rsidP="00366EFD">
      <w:pPr>
        <w:spacing w:afterLines="50" w:line="360" w:lineRule="auto"/>
        <w:ind w:firstLine="284"/>
        <w:jc w:val="center"/>
        <w:rPr>
          <w:rFonts w:ascii="Arial" w:hAnsi="Arial" w:cs="Arial"/>
          <w:i w:val="0"/>
          <w:szCs w:val="24"/>
        </w:rPr>
      </w:pPr>
      <w:r w:rsidRPr="00751A8E">
        <w:rPr>
          <w:rFonts w:ascii="Arial" w:hAnsi="Arial" w:cs="Arial"/>
          <w:i w:val="0"/>
          <w:noProof/>
          <w:szCs w:val="24"/>
          <w:lang w:val="es-VE" w:eastAsia="es-VE"/>
        </w:rPr>
        <w:drawing>
          <wp:inline distT="0" distB="0" distL="0" distR="0">
            <wp:extent cx="5558789" cy="2476500"/>
            <wp:effectExtent l="19050" t="19050" r="22861" b="19050"/>
            <wp:docPr id="1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3"/>
                    <pic:cNvPicPr>
                      <a:picLocks noChangeAspect="1" noChangeArrowheads="1"/>
                    </pic:cNvPicPr>
                  </pic:nvPicPr>
                  <pic:blipFill>
                    <a:blip r:embed="rId43"/>
                    <a:srcRect/>
                    <a:stretch>
                      <a:fillRect/>
                    </a:stretch>
                  </pic:blipFill>
                  <pic:spPr bwMode="auto">
                    <a:xfrm>
                      <a:off x="0" y="0"/>
                      <a:ext cx="5563958" cy="2478803"/>
                    </a:xfrm>
                    <a:prstGeom prst="rect">
                      <a:avLst/>
                    </a:prstGeom>
                    <a:noFill/>
                    <a:ln w="9525">
                      <a:solidFill>
                        <a:schemeClr val="tx1"/>
                      </a:solidFill>
                      <a:miter lim="800000"/>
                      <a:headEnd/>
                      <a:tailEnd/>
                    </a:ln>
                  </pic:spPr>
                </pic:pic>
              </a:graphicData>
            </a:graphic>
          </wp:inline>
        </w:drawing>
      </w:r>
    </w:p>
    <w:p w:rsidR="00536937" w:rsidRPr="00751A8E" w:rsidRDefault="00F559DF" w:rsidP="005E79C3">
      <w:pPr>
        <w:spacing w:before="240"/>
        <w:ind w:firstLine="284"/>
        <w:jc w:val="center"/>
        <w:rPr>
          <w:rFonts w:ascii="Arial" w:hAnsi="Arial" w:cs="Arial"/>
          <w:i w:val="0"/>
          <w:szCs w:val="24"/>
        </w:rPr>
      </w:pPr>
      <w:r w:rsidRPr="00751A8E">
        <w:rPr>
          <w:rFonts w:ascii="Arial" w:hAnsi="Arial" w:cs="Arial"/>
          <w:i w:val="0"/>
          <w:szCs w:val="24"/>
        </w:rPr>
        <w:t>Imagen N° 26: Configuración de VideoLAN en el computador emisor</w:t>
      </w:r>
    </w:p>
    <w:p w:rsidR="00536937" w:rsidRDefault="00F559DF" w:rsidP="00366EFD">
      <w:pPr>
        <w:spacing w:afterLines="200"/>
        <w:ind w:firstLine="284"/>
        <w:jc w:val="center"/>
        <w:rPr>
          <w:rFonts w:ascii="Arial" w:hAnsi="Arial" w:cs="Arial"/>
          <w:i w:val="0"/>
          <w:szCs w:val="24"/>
        </w:rPr>
      </w:pPr>
      <w:r w:rsidRPr="00751A8E">
        <w:rPr>
          <w:rFonts w:ascii="Arial" w:hAnsi="Arial" w:cs="Arial"/>
          <w:i w:val="0"/>
          <w:szCs w:val="24"/>
        </w:rPr>
        <w:t>Fuente: VideoLAN (2011)</w:t>
      </w:r>
    </w:p>
    <w:p w:rsidR="00824E4C" w:rsidRDefault="00824E4C" w:rsidP="00366EFD">
      <w:pPr>
        <w:spacing w:afterLines="200"/>
        <w:ind w:firstLine="284"/>
        <w:jc w:val="center"/>
        <w:rPr>
          <w:rFonts w:ascii="Arial" w:hAnsi="Arial" w:cs="Arial"/>
          <w:i w:val="0"/>
          <w:szCs w:val="24"/>
        </w:rPr>
      </w:pPr>
    </w:p>
    <w:p w:rsidR="00824E4C" w:rsidRPr="00751A8E" w:rsidRDefault="00824E4C" w:rsidP="00366EFD">
      <w:pPr>
        <w:spacing w:afterLines="200"/>
        <w:ind w:firstLine="284"/>
        <w:jc w:val="center"/>
        <w:rPr>
          <w:rFonts w:ascii="Arial" w:hAnsi="Arial" w:cs="Arial"/>
          <w:i w:val="0"/>
          <w:szCs w:val="24"/>
        </w:rPr>
      </w:pPr>
    </w:p>
    <w:p w:rsidR="00BB0DE3" w:rsidRDefault="00F559DF" w:rsidP="00366EFD">
      <w:pPr>
        <w:tabs>
          <w:tab w:val="left" w:pos="3767"/>
        </w:tabs>
        <w:spacing w:afterLines="200" w:line="360" w:lineRule="auto"/>
        <w:ind w:firstLine="284"/>
        <w:jc w:val="both"/>
        <w:rPr>
          <w:rFonts w:ascii="Arial" w:hAnsi="Arial" w:cs="Arial"/>
          <w:i w:val="0"/>
          <w:szCs w:val="24"/>
        </w:rPr>
      </w:pPr>
      <w:r w:rsidRPr="00751A8E">
        <w:rPr>
          <w:rFonts w:ascii="Arial" w:hAnsi="Arial" w:cs="Arial"/>
          <w:i w:val="0"/>
          <w:szCs w:val="24"/>
        </w:rPr>
        <w:lastRenderedPageBreak/>
        <w:t xml:space="preserve">4.- </w:t>
      </w:r>
      <w:r w:rsidR="00F3320F" w:rsidRPr="00751A8E">
        <w:rPr>
          <w:rFonts w:ascii="Arial" w:hAnsi="Arial" w:cs="Arial"/>
          <w:i w:val="0"/>
          <w:szCs w:val="24"/>
        </w:rPr>
        <w:t>Luego se a</w:t>
      </w:r>
      <w:r w:rsidRPr="00751A8E">
        <w:rPr>
          <w:rFonts w:ascii="Arial" w:hAnsi="Arial" w:cs="Arial"/>
          <w:i w:val="0"/>
          <w:szCs w:val="24"/>
        </w:rPr>
        <w:t xml:space="preserve">vanza hasta la pestaña opciones y </w:t>
      </w:r>
      <w:r w:rsidR="00F3320F" w:rsidRPr="00751A8E">
        <w:rPr>
          <w:rFonts w:ascii="Arial" w:hAnsi="Arial" w:cs="Arial"/>
          <w:i w:val="0"/>
          <w:szCs w:val="24"/>
        </w:rPr>
        <w:t xml:space="preserve">se </w:t>
      </w:r>
      <w:r w:rsidRPr="00751A8E">
        <w:rPr>
          <w:rFonts w:ascii="Arial" w:hAnsi="Arial" w:cs="Arial"/>
          <w:i w:val="0"/>
          <w:szCs w:val="24"/>
        </w:rPr>
        <w:t xml:space="preserve">selecciona el protocolo RTP para emitir (Imagen N° 27)  posteriormente se oprime añadir para colocar la dirección y el puerto de la computadora Destino  (Imagen N° 28) y continúa en siguiente. </w:t>
      </w:r>
    </w:p>
    <w:p w:rsidR="00A07378" w:rsidRDefault="008B0A7F" w:rsidP="00366EFD">
      <w:pPr>
        <w:spacing w:afterLines="50" w:line="360" w:lineRule="auto"/>
        <w:ind w:firstLine="284"/>
        <w:jc w:val="center"/>
        <w:rPr>
          <w:rFonts w:ascii="Arial" w:hAnsi="Arial" w:cs="Arial"/>
          <w:szCs w:val="24"/>
        </w:rPr>
      </w:pPr>
      <w:r w:rsidRPr="00751A8E">
        <w:rPr>
          <w:rFonts w:ascii="Arial" w:hAnsi="Arial" w:cs="Arial"/>
          <w:noProof/>
          <w:szCs w:val="24"/>
          <w:lang w:val="es-VE" w:eastAsia="es-VE"/>
        </w:rPr>
        <w:drawing>
          <wp:inline distT="0" distB="0" distL="0" distR="0">
            <wp:extent cx="4146063" cy="2763060"/>
            <wp:effectExtent l="19050" t="19050" r="25887" b="18240"/>
            <wp:docPr id="4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a:picLocks noChangeAspect="1" noChangeArrowheads="1"/>
                    </pic:cNvPicPr>
                  </pic:nvPicPr>
                  <pic:blipFill>
                    <a:blip r:embed="rId44"/>
                    <a:srcRect/>
                    <a:stretch>
                      <a:fillRect/>
                    </a:stretch>
                  </pic:blipFill>
                  <pic:spPr bwMode="auto">
                    <a:xfrm>
                      <a:off x="0" y="0"/>
                      <a:ext cx="4153807" cy="2768221"/>
                    </a:xfrm>
                    <a:prstGeom prst="rect">
                      <a:avLst/>
                    </a:prstGeom>
                    <a:noFill/>
                    <a:ln>
                      <a:solidFill>
                        <a:schemeClr val="tx1"/>
                      </a:solidFill>
                    </a:ln>
                  </pic:spPr>
                </pic:pic>
              </a:graphicData>
            </a:graphic>
          </wp:inline>
        </w:drawing>
      </w:r>
    </w:p>
    <w:p w:rsidR="00536937" w:rsidRPr="00A07378" w:rsidRDefault="00F559DF" w:rsidP="00824E4C">
      <w:pPr>
        <w:ind w:firstLine="284"/>
        <w:jc w:val="center"/>
        <w:rPr>
          <w:rFonts w:ascii="Arial" w:hAnsi="Arial" w:cs="Arial"/>
          <w:szCs w:val="24"/>
        </w:rPr>
      </w:pPr>
      <w:r w:rsidRPr="00B83DE5">
        <w:rPr>
          <w:rFonts w:ascii="Arial" w:hAnsi="Arial" w:cs="Arial"/>
          <w:i w:val="0"/>
          <w:szCs w:val="24"/>
        </w:rPr>
        <w:t>Imagen N° 27: Elección del protocolo RTP</w:t>
      </w:r>
    </w:p>
    <w:p w:rsidR="00536937" w:rsidRPr="00B83DE5" w:rsidRDefault="00F559DF" w:rsidP="00366EFD">
      <w:pPr>
        <w:spacing w:afterLines="200"/>
        <w:ind w:firstLine="284"/>
        <w:jc w:val="center"/>
        <w:rPr>
          <w:rFonts w:ascii="Arial" w:hAnsi="Arial" w:cs="Arial"/>
          <w:i w:val="0"/>
          <w:szCs w:val="24"/>
        </w:rPr>
      </w:pPr>
      <w:r w:rsidRPr="00B83DE5">
        <w:rPr>
          <w:rFonts w:ascii="Arial" w:hAnsi="Arial" w:cs="Arial"/>
          <w:i w:val="0"/>
          <w:szCs w:val="24"/>
        </w:rPr>
        <w:t>Fuente: VideoLAN (2011)</w:t>
      </w:r>
    </w:p>
    <w:p w:rsidR="00824E4C" w:rsidRDefault="00824E4C" w:rsidP="00366EFD">
      <w:pPr>
        <w:spacing w:afterLines="50" w:line="360" w:lineRule="auto"/>
        <w:ind w:firstLine="284"/>
        <w:jc w:val="center"/>
        <w:rPr>
          <w:rFonts w:ascii="Arial" w:hAnsi="Arial" w:cs="Arial"/>
          <w:szCs w:val="24"/>
        </w:rPr>
      </w:pPr>
      <w:r>
        <w:rPr>
          <w:rFonts w:ascii="Arial" w:hAnsi="Arial" w:cs="Arial"/>
          <w:noProof/>
          <w:szCs w:val="24"/>
          <w:lang w:val="es-VE" w:eastAsia="es-VE"/>
        </w:rPr>
        <w:drawing>
          <wp:inline distT="0" distB="0" distL="0" distR="0">
            <wp:extent cx="3910965" cy="2367280"/>
            <wp:effectExtent l="19050" t="19050" r="13335" b="13970"/>
            <wp:docPr id="4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7"/>
                    <pic:cNvPicPr>
                      <a:picLocks noChangeAspect="1" noChangeArrowheads="1"/>
                    </pic:cNvPicPr>
                  </pic:nvPicPr>
                  <pic:blipFill>
                    <a:blip r:embed="rId45"/>
                    <a:srcRect/>
                    <a:stretch>
                      <a:fillRect/>
                    </a:stretch>
                  </pic:blipFill>
                  <pic:spPr bwMode="auto">
                    <a:xfrm>
                      <a:off x="0" y="0"/>
                      <a:ext cx="3910965" cy="2367280"/>
                    </a:xfrm>
                    <a:prstGeom prst="rect">
                      <a:avLst/>
                    </a:prstGeom>
                    <a:noFill/>
                    <a:ln>
                      <a:solidFill>
                        <a:schemeClr val="tx1"/>
                      </a:solidFill>
                    </a:ln>
                  </pic:spPr>
                </pic:pic>
              </a:graphicData>
            </a:graphic>
          </wp:inline>
        </w:drawing>
      </w:r>
    </w:p>
    <w:p w:rsidR="00C00A6F" w:rsidRPr="00B83DE5" w:rsidRDefault="00F559DF" w:rsidP="00A07378">
      <w:pPr>
        <w:spacing w:before="240"/>
        <w:jc w:val="center"/>
        <w:rPr>
          <w:rFonts w:ascii="Arial" w:hAnsi="Arial" w:cs="Arial"/>
          <w:i w:val="0"/>
          <w:szCs w:val="24"/>
        </w:rPr>
      </w:pPr>
      <w:r w:rsidRPr="00B83DE5">
        <w:rPr>
          <w:rFonts w:ascii="Arial" w:hAnsi="Arial" w:cs="Arial"/>
          <w:i w:val="0"/>
          <w:szCs w:val="24"/>
        </w:rPr>
        <w:t>Imagen N° 28: Asignación de la dirección del receptor, el puerto y el tipo de video</w:t>
      </w:r>
    </w:p>
    <w:p w:rsidR="00824E4C" w:rsidRDefault="00F559DF" w:rsidP="00366EFD">
      <w:pPr>
        <w:spacing w:afterLines="200"/>
        <w:ind w:firstLine="284"/>
        <w:jc w:val="center"/>
        <w:rPr>
          <w:rFonts w:ascii="Arial" w:hAnsi="Arial" w:cs="Arial"/>
          <w:i w:val="0"/>
          <w:szCs w:val="24"/>
        </w:rPr>
      </w:pPr>
      <w:r w:rsidRPr="00B83DE5">
        <w:rPr>
          <w:rFonts w:ascii="Arial" w:hAnsi="Arial" w:cs="Arial"/>
          <w:i w:val="0"/>
          <w:szCs w:val="24"/>
        </w:rPr>
        <w:t>Fuente: VideoLAN (2011)</w:t>
      </w:r>
    </w:p>
    <w:p w:rsidR="00C00A6F" w:rsidRPr="00751A8E" w:rsidRDefault="00F559DF" w:rsidP="00366EFD">
      <w:pPr>
        <w:tabs>
          <w:tab w:val="left" w:pos="3767"/>
        </w:tabs>
        <w:spacing w:afterLines="100" w:line="360" w:lineRule="auto"/>
        <w:jc w:val="both"/>
        <w:rPr>
          <w:rFonts w:ascii="Arial" w:hAnsi="Arial" w:cs="Arial"/>
          <w:i w:val="0"/>
          <w:szCs w:val="24"/>
        </w:rPr>
      </w:pPr>
      <w:r w:rsidRPr="00751A8E">
        <w:rPr>
          <w:rFonts w:ascii="Arial" w:hAnsi="Arial" w:cs="Arial"/>
          <w:i w:val="0"/>
          <w:szCs w:val="24"/>
        </w:rPr>
        <w:lastRenderedPageBreak/>
        <w:t xml:space="preserve">5.- Finalmente, </w:t>
      </w:r>
      <w:r w:rsidR="00F3320F" w:rsidRPr="00751A8E">
        <w:rPr>
          <w:rFonts w:ascii="Arial" w:hAnsi="Arial" w:cs="Arial"/>
          <w:i w:val="0"/>
          <w:szCs w:val="24"/>
        </w:rPr>
        <w:t xml:space="preserve">se </w:t>
      </w:r>
      <w:r w:rsidRPr="00751A8E">
        <w:rPr>
          <w:rFonts w:ascii="Arial" w:hAnsi="Arial" w:cs="Arial"/>
          <w:i w:val="0"/>
          <w:szCs w:val="24"/>
        </w:rPr>
        <w:t xml:space="preserve">presiona el botón emitir para iniciar la transmisión de Video. </w:t>
      </w:r>
    </w:p>
    <w:p w:rsidR="007B1C38" w:rsidRDefault="008B0A7F" w:rsidP="00366EFD">
      <w:pPr>
        <w:spacing w:afterLines="50" w:line="360" w:lineRule="auto"/>
        <w:ind w:firstLine="284"/>
        <w:jc w:val="center"/>
        <w:rPr>
          <w:rFonts w:ascii="Arial" w:hAnsi="Arial" w:cs="Arial"/>
          <w:szCs w:val="24"/>
        </w:rPr>
      </w:pPr>
      <w:r w:rsidRPr="00751A8E">
        <w:rPr>
          <w:rFonts w:ascii="Arial" w:hAnsi="Arial" w:cs="Arial"/>
          <w:noProof/>
          <w:szCs w:val="24"/>
          <w:lang w:val="es-VE" w:eastAsia="es-VE"/>
        </w:rPr>
        <w:drawing>
          <wp:inline distT="0" distB="0" distL="0" distR="0">
            <wp:extent cx="4422775" cy="3009900"/>
            <wp:effectExtent l="19050" t="19050" r="15875" b="19050"/>
            <wp:docPr id="4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0"/>
                    <pic:cNvPicPr>
                      <a:picLocks noChangeAspect="1" noChangeArrowheads="1"/>
                    </pic:cNvPicPr>
                  </pic:nvPicPr>
                  <pic:blipFill>
                    <a:blip r:embed="rId46"/>
                    <a:srcRect/>
                    <a:stretch>
                      <a:fillRect/>
                    </a:stretch>
                  </pic:blipFill>
                  <pic:spPr bwMode="auto">
                    <a:xfrm>
                      <a:off x="0" y="0"/>
                      <a:ext cx="4422322" cy="3009592"/>
                    </a:xfrm>
                    <a:prstGeom prst="rect">
                      <a:avLst/>
                    </a:prstGeom>
                    <a:noFill/>
                    <a:ln>
                      <a:solidFill>
                        <a:schemeClr val="tx1"/>
                      </a:solidFill>
                    </a:ln>
                  </pic:spPr>
                </pic:pic>
              </a:graphicData>
            </a:graphic>
          </wp:inline>
        </w:drawing>
      </w:r>
    </w:p>
    <w:p w:rsidR="00C00A6F" w:rsidRPr="007B1C38" w:rsidRDefault="00F559DF" w:rsidP="00824E4C">
      <w:pPr>
        <w:ind w:firstLine="284"/>
        <w:jc w:val="center"/>
        <w:rPr>
          <w:rFonts w:ascii="Arial" w:hAnsi="Arial" w:cs="Arial"/>
          <w:szCs w:val="24"/>
        </w:rPr>
      </w:pPr>
      <w:r w:rsidRPr="00751A8E">
        <w:rPr>
          <w:rFonts w:ascii="Arial" w:hAnsi="Arial" w:cs="Arial"/>
          <w:i w:val="0"/>
          <w:szCs w:val="24"/>
        </w:rPr>
        <w:t>Imagen N° 29: Último paso para empezar a emitir</w:t>
      </w:r>
    </w:p>
    <w:p w:rsidR="00C00A6F" w:rsidRDefault="00F559DF" w:rsidP="00366EFD">
      <w:pPr>
        <w:spacing w:afterLines="200"/>
        <w:ind w:firstLine="284"/>
        <w:jc w:val="center"/>
        <w:rPr>
          <w:rFonts w:ascii="Arial" w:hAnsi="Arial" w:cs="Arial"/>
          <w:i w:val="0"/>
          <w:szCs w:val="24"/>
        </w:rPr>
      </w:pPr>
      <w:r w:rsidRPr="00751A8E">
        <w:rPr>
          <w:rFonts w:ascii="Arial" w:hAnsi="Arial" w:cs="Arial"/>
          <w:i w:val="0"/>
          <w:szCs w:val="24"/>
        </w:rPr>
        <w:t>Fuente: VideoLan (2011)</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Hecha todas las consideraciones anteriores se realizaron pruebas de Datos y video</w:t>
      </w:r>
      <w:r w:rsidR="00F3320F" w:rsidRPr="00751A8E">
        <w:rPr>
          <w:rFonts w:ascii="Arial" w:hAnsi="Arial" w:cs="Arial"/>
          <w:i w:val="0"/>
          <w:szCs w:val="24"/>
        </w:rPr>
        <w:t>;</w:t>
      </w:r>
      <w:r w:rsidRPr="00751A8E">
        <w:rPr>
          <w:rFonts w:ascii="Arial" w:hAnsi="Arial" w:cs="Arial"/>
          <w:i w:val="0"/>
          <w:szCs w:val="24"/>
        </w:rPr>
        <w:t xml:space="preserve"> para cada caso se realizaron tres (3) repeticiones, para los tres tipos de tráficos 0%, 50% y 100%, esto fue necesario para conseguir un análisis representativo en cada protocolo, de tal forma que se pudiera garantizar datos más confiables (Montgomery, 2004).</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Asimismo, los valores reflejados en las tablas de los parámetros (indicadores) estudiados se refieren a su valor promedio. En otras palabras, se promedian los resultados de las tres mediciones realizadas.</w:t>
      </w:r>
    </w:p>
    <w:p w:rsidR="00BB0DE3" w:rsidRDefault="00F559DF" w:rsidP="00366EFD">
      <w:pPr>
        <w:autoSpaceDE w:val="0"/>
        <w:autoSpaceDN w:val="0"/>
        <w:adjustRightInd w:val="0"/>
        <w:spacing w:afterLines="50" w:line="360" w:lineRule="auto"/>
        <w:ind w:firstLine="284"/>
        <w:jc w:val="both"/>
        <w:rPr>
          <w:rFonts w:ascii="Arial" w:hAnsi="Arial" w:cs="Arial"/>
          <w:i w:val="0"/>
          <w:szCs w:val="24"/>
        </w:rPr>
      </w:pPr>
      <w:r w:rsidRPr="00751A8E">
        <w:rPr>
          <w:rFonts w:ascii="Arial" w:hAnsi="Arial" w:cs="Arial"/>
          <w:i w:val="0"/>
          <w:szCs w:val="24"/>
        </w:rPr>
        <w:t>Se realizó un total de 36 pruebas</w:t>
      </w:r>
      <w:r w:rsidR="00F3320F" w:rsidRPr="00751A8E">
        <w:rPr>
          <w:rFonts w:ascii="Arial" w:hAnsi="Arial" w:cs="Arial"/>
          <w:i w:val="0"/>
          <w:szCs w:val="24"/>
        </w:rPr>
        <w:t xml:space="preserve">: </w:t>
      </w:r>
      <w:r w:rsidRPr="00751A8E">
        <w:rPr>
          <w:rFonts w:ascii="Arial" w:hAnsi="Arial" w:cs="Arial"/>
          <w:i w:val="0"/>
          <w:szCs w:val="24"/>
        </w:rPr>
        <w:t>18 pruebas para cada protocolo, basadas en 2 tipos de ambientes que consistían en transmisión de data y video.</w:t>
      </w:r>
    </w:p>
    <w:p w:rsidR="00BB0DE3" w:rsidRDefault="00F559DF" w:rsidP="00366EFD">
      <w:pPr>
        <w:autoSpaceDE w:val="0"/>
        <w:autoSpaceDN w:val="0"/>
        <w:adjustRightInd w:val="0"/>
        <w:spacing w:afterLines="50" w:line="360" w:lineRule="auto"/>
        <w:ind w:firstLine="284"/>
        <w:jc w:val="both"/>
        <w:rPr>
          <w:rFonts w:ascii="Arial" w:hAnsi="Arial" w:cs="Arial"/>
          <w:i w:val="0"/>
          <w:szCs w:val="24"/>
        </w:rPr>
      </w:pPr>
      <w:r w:rsidRPr="00751A8E">
        <w:rPr>
          <w:rFonts w:ascii="Arial" w:hAnsi="Arial" w:cs="Arial"/>
          <w:i w:val="0"/>
          <w:szCs w:val="24"/>
        </w:rPr>
        <w:t>Para el desa</w:t>
      </w:r>
      <w:r w:rsidR="0009459F">
        <w:rPr>
          <w:rFonts w:ascii="Arial" w:hAnsi="Arial" w:cs="Arial"/>
          <w:i w:val="0"/>
          <w:szCs w:val="24"/>
        </w:rPr>
        <w:t>rrollo de las pruebas se trabajó</w:t>
      </w:r>
      <w:r w:rsidRPr="00751A8E">
        <w:rPr>
          <w:rFonts w:ascii="Arial" w:hAnsi="Arial" w:cs="Arial"/>
          <w:i w:val="0"/>
          <w:szCs w:val="24"/>
        </w:rPr>
        <w:t xml:space="preserve"> como Cliente la computadora dos (2) y como Servidor la computadora (1)</w:t>
      </w:r>
      <w:r w:rsidR="00F3320F" w:rsidRPr="00751A8E">
        <w:rPr>
          <w:rFonts w:ascii="Arial" w:hAnsi="Arial" w:cs="Arial"/>
          <w:i w:val="0"/>
          <w:szCs w:val="24"/>
        </w:rPr>
        <w:t xml:space="preserve">, (ver </w:t>
      </w:r>
      <w:r w:rsidR="00081E29" w:rsidRPr="00751A8E">
        <w:rPr>
          <w:rFonts w:ascii="Arial" w:hAnsi="Arial" w:cs="Arial"/>
          <w:i w:val="0"/>
          <w:szCs w:val="24"/>
        </w:rPr>
        <w:t xml:space="preserve"> Imagen N° 14</w:t>
      </w:r>
      <w:r w:rsidR="00F3320F" w:rsidRPr="00751A8E">
        <w:rPr>
          <w:rFonts w:ascii="Arial" w:hAnsi="Arial" w:cs="Arial"/>
          <w:i w:val="0"/>
          <w:szCs w:val="24"/>
        </w:rPr>
        <w:t>)</w:t>
      </w:r>
      <w:r w:rsidR="00081E29" w:rsidRPr="00751A8E">
        <w:rPr>
          <w:rFonts w:ascii="Arial" w:hAnsi="Arial" w:cs="Arial"/>
          <w:i w:val="0"/>
          <w:szCs w:val="24"/>
        </w:rPr>
        <w:t>.</w:t>
      </w:r>
    </w:p>
    <w:p w:rsidR="00824E4C" w:rsidRDefault="00824E4C" w:rsidP="00366EFD">
      <w:pPr>
        <w:autoSpaceDE w:val="0"/>
        <w:autoSpaceDN w:val="0"/>
        <w:adjustRightInd w:val="0"/>
        <w:spacing w:afterLines="100" w:line="360" w:lineRule="auto"/>
        <w:jc w:val="both"/>
        <w:rPr>
          <w:rFonts w:ascii="Arial" w:hAnsi="Arial" w:cs="Arial"/>
          <w:i w:val="0"/>
          <w:szCs w:val="24"/>
        </w:rPr>
      </w:pPr>
    </w:p>
    <w:p w:rsidR="00730310" w:rsidRDefault="00F559DF" w:rsidP="00366EFD">
      <w:pPr>
        <w:autoSpaceDE w:val="0"/>
        <w:autoSpaceDN w:val="0"/>
        <w:adjustRightInd w:val="0"/>
        <w:spacing w:afterLines="50" w:line="360" w:lineRule="auto"/>
        <w:jc w:val="both"/>
        <w:rPr>
          <w:rFonts w:ascii="Arial" w:hAnsi="Arial" w:cs="Arial"/>
          <w:i w:val="0"/>
          <w:szCs w:val="24"/>
        </w:rPr>
      </w:pPr>
      <w:r w:rsidRPr="007B1C38">
        <w:rPr>
          <w:rFonts w:ascii="Arial" w:hAnsi="Arial" w:cs="Arial"/>
          <w:i w:val="0"/>
          <w:szCs w:val="24"/>
        </w:rPr>
        <w:lastRenderedPageBreak/>
        <w:t>Pruebas de Datos:</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Para las pruebas de Datos se utilizaron los siguientes Software </w:t>
      </w:r>
      <w:proofErr w:type="spellStart"/>
      <w:r w:rsidRPr="00751A8E">
        <w:rPr>
          <w:rFonts w:ascii="Arial" w:hAnsi="Arial" w:cs="Arial"/>
          <w:i w:val="0"/>
          <w:szCs w:val="24"/>
        </w:rPr>
        <w:t>DITG</w:t>
      </w:r>
      <w:proofErr w:type="spellEnd"/>
      <w:r w:rsidRPr="00751A8E">
        <w:rPr>
          <w:rFonts w:ascii="Arial" w:hAnsi="Arial" w:cs="Arial"/>
          <w:i w:val="0"/>
          <w:szCs w:val="24"/>
        </w:rPr>
        <w:t xml:space="preserve">, TFTP32 y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en Ipv4 y en Ipv6. </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1.- Se </w:t>
      </w:r>
      <w:r w:rsidR="00F3320F" w:rsidRPr="00751A8E">
        <w:rPr>
          <w:rFonts w:ascii="Arial" w:hAnsi="Arial" w:cs="Arial"/>
          <w:i w:val="0"/>
          <w:szCs w:val="24"/>
        </w:rPr>
        <w:t xml:space="preserve">ejecutó </w:t>
      </w:r>
      <w:r w:rsidRPr="00751A8E">
        <w:rPr>
          <w:rFonts w:ascii="Arial" w:hAnsi="Arial" w:cs="Arial"/>
          <w:i w:val="0"/>
          <w:szCs w:val="24"/>
        </w:rPr>
        <w:t xml:space="preserve">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en las dos computadoras con sus respectivos filtros para la captura de tráfico de los paquetes transmitidos por </w:t>
      </w:r>
      <w:proofErr w:type="spellStart"/>
      <w:r w:rsidRPr="00751A8E">
        <w:rPr>
          <w:rFonts w:ascii="Arial" w:hAnsi="Arial" w:cs="Arial"/>
          <w:i w:val="0"/>
          <w:szCs w:val="24"/>
        </w:rPr>
        <w:t>TFTP</w:t>
      </w:r>
      <w:proofErr w:type="spellEnd"/>
      <w:r w:rsidRPr="00751A8E">
        <w:rPr>
          <w:rFonts w:ascii="Arial" w:hAnsi="Arial" w:cs="Arial"/>
          <w:i w:val="0"/>
          <w:szCs w:val="24"/>
        </w:rPr>
        <w:t>.</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2.- Se abrió el </w:t>
      </w:r>
      <w:proofErr w:type="spellStart"/>
      <w:r w:rsidRPr="00751A8E">
        <w:rPr>
          <w:rFonts w:ascii="Arial" w:hAnsi="Arial" w:cs="Arial"/>
          <w:i w:val="0"/>
          <w:szCs w:val="24"/>
        </w:rPr>
        <w:t>TFTP</w:t>
      </w:r>
      <w:proofErr w:type="spellEnd"/>
      <w:r w:rsidRPr="00751A8E">
        <w:rPr>
          <w:rFonts w:ascii="Arial" w:hAnsi="Arial" w:cs="Arial"/>
          <w:i w:val="0"/>
          <w:szCs w:val="24"/>
        </w:rPr>
        <w:t xml:space="preserve"> en el computador cliente y el </w:t>
      </w:r>
      <w:proofErr w:type="spellStart"/>
      <w:r w:rsidRPr="00751A8E">
        <w:rPr>
          <w:rFonts w:ascii="Arial" w:hAnsi="Arial" w:cs="Arial"/>
          <w:i w:val="0"/>
          <w:szCs w:val="24"/>
        </w:rPr>
        <w:t>TFTP</w:t>
      </w:r>
      <w:proofErr w:type="spellEnd"/>
      <w:r w:rsidRPr="00751A8E">
        <w:rPr>
          <w:rFonts w:ascii="Arial" w:hAnsi="Arial" w:cs="Arial"/>
          <w:i w:val="0"/>
          <w:szCs w:val="24"/>
        </w:rPr>
        <w:t xml:space="preserve"> S</w:t>
      </w:r>
      <w:r w:rsidR="00D43450">
        <w:rPr>
          <w:rFonts w:ascii="Arial" w:hAnsi="Arial" w:cs="Arial"/>
          <w:i w:val="0"/>
          <w:szCs w:val="24"/>
        </w:rPr>
        <w:t>erver en el computador servidor.</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3.- Se abrió el sistema de símbolos (Consola) en los dos computad</w:t>
      </w:r>
      <w:r w:rsidR="0009459F">
        <w:rPr>
          <w:rFonts w:ascii="Arial" w:hAnsi="Arial" w:cs="Arial"/>
          <w:i w:val="0"/>
          <w:szCs w:val="24"/>
        </w:rPr>
        <w:t>ores, en el cliente se configuró</w:t>
      </w:r>
      <w:r w:rsidRPr="00751A8E">
        <w:rPr>
          <w:rFonts w:ascii="Arial" w:hAnsi="Arial" w:cs="Arial"/>
          <w:i w:val="0"/>
          <w:szCs w:val="24"/>
        </w:rPr>
        <w:t xml:space="preserve"> los comandos de </w:t>
      </w:r>
      <w:proofErr w:type="spellStart"/>
      <w:r w:rsidRPr="00751A8E">
        <w:rPr>
          <w:rFonts w:ascii="Arial" w:hAnsi="Arial" w:cs="Arial"/>
          <w:i w:val="0"/>
          <w:szCs w:val="24"/>
        </w:rPr>
        <w:t>ITGSend</w:t>
      </w:r>
      <w:proofErr w:type="spellEnd"/>
      <w:r w:rsidRPr="00751A8E">
        <w:rPr>
          <w:rFonts w:ascii="Arial" w:hAnsi="Arial" w:cs="Arial"/>
          <w:i w:val="0"/>
          <w:szCs w:val="24"/>
        </w:rPr>
        <w:t xml:space="preserve"> y en el Servidor los comandos de </w:t>
      </w:r>
      <w:proofErr w:type="spellStart"/>
      <w:r w:rsidRPr="00751A8E">
        <w:rPr>
          <w:rFonts w:ascii="Arial" w:hAnsi="Arial" w:cs="Arial"/>
          <w:i w:val="0"/>
          <w:szCs w:val="24"/>
        </w:rPr>
        <w:t>ITGRecv</w:t>
      </w:r>
      <w:proofErr w:type="spellEnd"/>
      <w:r w:rsidRPr="00751A8E">
        <w:rPr>
          <w:rFonts w:ascii="Arial" w:hAnsi="Arial" w:cs="Arial"/>
          <w:i w:val="0"/>
          <w:szCs w:val="24"/>
        </w:rPr>
        <w:t>.</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4.- Se ejecuto </w:t>
      </w:r>
      <w:proofErr w:type="spellStart"/>
      <w:r w:rsidRPr="00751A8E">
        <w:rPr>
          <w:rFonts w:ascii="Arial" w:hAnsi="Arial" w:cs="Arial"/>
          <w:i w:val="0"/>
          <w:szCs w:val="24"/>
        </w:rPr>
        <w:t>ITGRecv</w:t>
      </w:r>
      <w:proofErr w:type="spellEnd"/>
      <w:r w:rsidRPr="00751A8E">
        <w:rPr>
          <w:rFonts w:ascii="Arial" w:hAnsi="Arial" w:cs="Arial"/>
          <w:i w:val="0"/>
          <w:szCs w:val="24"/>
        </w:rPr>
        <w:t xml:space="preserve"> enseguida </w:t>
      </w:r>
      <w:proofErr w:type="spellStart"/>
      <w:r w:rsidRPr="00751A8E">
        <w:rPr>
          <w:rFonts w:ascii="Arial" w:hAnsi="Arial" w:cs="Arial"/>
          <w:i w:val="0"/>
          <w:szCs w:val="24"/>
        </w:rPr>
        <w:t>ITGSend</w:t>
      </w:r>
      <w:proofErr w:type="spellEnd"/>
      <w:r w:rsidRPr="00751A8E">
        <w:rPr>
          <w:rFonts w:ascii="Arial" w:hAnsi="Arial" w:cs="Arial"/>
          <w:i w:val="0"/>
          <w:szCs w:val="24"/>
        </w:rPr>
        <w:t xml:space="preserve">, luego en el </w:t>
      </w:r>
      <w:proofErr w:type="spellStart"/>
      <w:r w:rsidRPr="00751A8E">
        <w:rPr>
          <w:rFonts w:ascii="Arial" w:hAnsi="Arial" w:cs="Arial"/>
          <w:i w:val="0"/>
          <w:szCs w:val="24"/>
        </w:rPr>
        <w:t>TFTP</w:t>
      </w:r>
      <w:proofErr w:type="spellEnd"/>
      <w:r w:rsidRPr="00751A8E">
        <w:rPr>
          <w:rFonts w:ascii="Arial" w:hAnsi="Arial" w:cs="Arial"/>
          <w:i w:val="0"/>
          <w:szCs w:val="24"/>
        </w:rPr>
        <w:t xml:space="preserve"> Cliente se </w:t>
      </w:r>
      <w:r w:rsidR="0074475D" w:rsidRPr="00751A8E">
        <w:rPr>
          <w:rFonts w:ascii="Arial" w:hAnsi="Arial" w:cs="Arial"/>
          <w:i w:val="0"/>
          <w:szCs w:val="24"/>
        </w:rPr>
        <w:t>oprimió</w:t>
      </w:r>
      <w:r w:rsidRPr="00751A8E">
        <w:rPr>
          <w:rFonts w:ascii="Arial" w:hAnsi="Arial" w:cs="Arial"/>
          <w:i w:val="0"/>
          <w:szCs w:val="24"/>
        </w:rPr>
        <w:t xml:space="preserve"> </w:t>
      </w:r>
      <w:proofErr w:type="spellStart"/>
      <w:r w:rsidRPr="00751A8E">
        <w:rPr>
          <w:rFonts w:ascii="Arial" w:hAnsi="Arial" w:cs="Arial"/>
          <w:i w:val="0"/>
          <w:szCs w:val="24"/>
        </w:rPr>
        <w:t>PUT</w:t>
      </w:r>
      <w:proofErr w:type="spellEnd"/>
      <w:r w:rsidRPr="00751A8E">
        <w:rPr>
          <w:rFonts w:ascii="Arial" w:hAnsi="Arial" w:cs="Arial"/>
          <w:i w:val="0"/>
          <w:szCs w:val="24"/>
        </w:rPr>
        <w:t xml:space="preserve"> y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tanto el de cliente como el del servidor comenzó a capturar tráfico.</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5.- </w:t>
      </w:r>
      <w:r w:rsidR="00F3320F" w:rsidRPr="00751A8E">
        <w:rPr>
          <w:rFonts w:ascii="Arial" w:hAnsi="Arial" w:cs="Arial"/>
          <w:i w:val="0"/>
          <w:szCs w:val="24"/>
        </w:rPr>
        <w:t>Luego de</w:t>
      </w:r>
      <w:r w:rsidRPr="00751A8E">
        <w:rPr>
          <w:rFonts w:ascii="Arial" w:hAnsi="Arial" w:cs="Arial"/>
          <w:i w:val="0"/>
          <w:szCs w:val="24"/>
        </w:rPr>
        <w:t xml:space="preserve"> 3 minutos en el </w:t>
      </w:r>
      <w:proofErr w:type="spellStart"/>
      <w:r w:rsidRPr="00751A8E">
        <w:rPr>
          <w:rFonts w:ascii="Arial" w:hAnsi="Arial" w:cs="Arial"/>
          <w:i w:val="0"/>
          <w:szCs w:val="24"/>
        </w:rPr>
        <w:t>DITG</w:t>
      </w:r>
      <w:proofErr w:type="spellEnd"/>
      <w:r w:rsidRPr="00751A8E">
        <w:rPr>
          <w:rFonts w:ascii="Arial" w:hAnsi="Arial" w:cs="Arial"/>
          <w:i w:val="0"/>
          <w:szCs w:val="24"/>
        </w:rPr>
        <w:t xml:space="preserve"> servidor se oprimió </w:t>
      </w:r>
      <w:proofErr w:type="spellStart"/>
      <w:r w:rsidRPr="00751A8E">
        <w:rPr>
          <w:rFonts w:ascii="Arial" w:hAnsi="Arial" w:cs="Arial"/>
          <w:i w:val="0"/>
          <w:szCs w:val="24"/>
        </w:rPr>
        <w:t>Ctrl</w:t>
      </w:r>
      <w:proofErr w:type="spellEnd"/>
      <w:r w:rsidRPr="00751A8E">
        <w:rPr>
          <w:rFonts w:ascii="Arial" w:hAnsi="Arial" w:cs="Arial"/>
          <w:i w:val="0"/>
          <w:szCs w:val="24"/>
        </w:rPr>
        <w:t xml:space="preserve">-c y en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cliente y servidor se oprimió stop al mismo tiempo para detener la captura.</w:t>
      </w:r>
    </w:p>
    <w:p w:rsidR="00730310"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6.- </w:t>
      </w:r>
      <w:r w:rsidR="00F3320F" w:rsidRPr="00751A8E">
        <w:rPr>
          <w:rFonts w:ascii="Arial" w:hAnsi="Arial" w:cs="Arial"/>
          <w:i w:val="0"/>
          <w:szCs w:val="24"/>
        </w:rPr>
        <w:t xml:space="preserve">Luego </w:t>
      </w:r>
      <w:r w:rsidRPr="00751A8E">
        <w:rPr>
          <w:rFonts w:ascii="Arial" w:hAnsi="Arial" w:cs="Arial"/>
          <w:i w:val="0"/>
          <w:szCs w:val="24"/>
        </w:rPr>
        <w:t xml:space="preserve">se </w:t>
      </w:r>
      <w:r w:rsidR="00F3320F" w:rsidRPr="00751A8E">
        <w:rPr>
          <w:rFonts w:ascii="Arial" w:hAnsi="Arial" w:cs="Arial"/>
          <w:i w:val="0"/>
          <w:szCs w:val="24"/>
        </w:rPr>
        <w:t xml:space="preserve">ejecutó </w:t>
      </w:r>
      <w:proofErr w:type="spellStart"/>
      <w:r w:rsidRPr="00751A8E">
        <w:rPr>
          <w:rFonts w:ascii="Arial" w:hAnsi="Arial" w:cs="Arial"/>
          <w:i w:val="0"/>
          <w:szCs w:val="24"/>
        </w:rPr>
        <w:t>ITGDec</w:t>
      </w:r>
      <w:proofErr w:type="spellEnd"/>
      <w:r w:rsidRPr="00751A8E">
        <w:rPr>
          <w:rFonts w:ascii="Arial" w:hAnsi="Arial" w:cs="Arial"/>
          <w:i w:val="0"/>
          <w:szCs w:val="24"/>
        </w:rPr>
        <w:t xml:space="preserve"> para guardar los resultados y en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cliente y servidor se oprimía </w:t>
      </w:r>
      <w:proofErr w:type="spellStart"/>
      <w:r w:rsidRPr="00751A8E">
        <w:rPr>
          <w:rFonts w:ascii="Arial" w:hAnsi="Arial" w:cs="Arial"/>
          <w:i w:val="0"/>
          <w:szCs w:val="24"/>
        </w:rPr>
        <w:t>Statistics</w:t>
      </w:r>
      <w:proofErr w:type="spellEnd"/>
      <w:r w:rsidRPr="00751A8E">
        <w:rPr>
          <w:rFonts w:ascii="Arial" w:hAnsi="Arial" w:cs="Arial"/>
          <w:i w:val="0"/>
          <w:szCs w:val="24"/>
        </w:rPr>
        <w:t xml:space="preserve">, </w:t>
      </w:r>
      <w:proofErr w:type="spellStart"/>
      <w:r w:rsidRPr="00751A8E">
        <w:rPr>
          <w:rFonts w:ascii="Arial" w:hAnsi="Arial" w:cs="Arial"/>
          <w:i w:val="0"/>
          <w:szCs w:val="24"/>
        </w:rPr>
        <w:t>Protocol</w:t>
      </w:r>
      <w:proofErr w:type="spellEnd"/>
      <w:r w:rsidRPr="00751A8E">
        <w:rPr>
          <w:rFonts w:ascii="Arial" w:hAnsi="Arial" w:cs="Arial"/>
          <w:i w:val="0"/>
          <w:szCs w:val="24"/>
        </w:rPr>
        <w:t xml:space="preserve"> </w:t>
      </w:r>
      <w:proofErr w:type="spellStart"/>
      <w:r w:rsidRPr="00751A8E">
        <w:rPr>
          <w:rFonts w:ascii="Arial" w:hAnsi="Arial" w:cs="Arial"/>
          <w:i w:val="0"/>
          <w:szCs w:val="24"/>
        </w:rPr>
        <w:t>Hierarchy</w:t>
      </w:r>
      <w:proofErr w:type="spellEnd"/>
      <w:r w:rsidRPr="00751A8E">
        <w:rPr>
          <w:rFonts w:ascii="Arial" w:hAnsi="Arial" w:cs="Arial"/>
          <w:i w:val="0"/>
          <w:szCs w:val="24"/>
        </w:rPr>
        <w:t xml:space="preserve"> (Imagen N° 30) para observar los valores y proceder a guardar los resultados. </w:t>
      </w:r>
    </w:p>
    <w:p w:rsidR="00730310" w:rsidRDefault="008B0A7F" w:rsidP="00366EFD">
      <w:pPr>
        <w:spacing w:afterLines="50" w:line="360" w:lineRule="auto"/>
        <w:ind w:firstLine="284"/>
        <w:jc w:val="both"/>
        <w:rPr>
          <w:rFonts w:ascii="Arial" w:hAnsi="Arial" w:cs="Arial"/>
          <w:i w:val="0"/>
          <w:szCs w:val="24"/>
        </w:rPr>
      </w:pPr>
      <w:r w:rsidRPr="00751A8E">
        <w:rPr>
          <w:rFonts w:ascii="Arial" w:hAnsi="Arial" w:cs="Arial"/>
          <w:noProof/>
          <w:szCs w:val="24"/>
          <w:lang w:val="es-VE" w:eastAsia="es-VE"/>
        </w:rPr>
        <w:drawing>
          <wp:anchor distT="0" distB="0" distL="114300" distR="114300" simplePos="0" relativeHeight="251650560" behindDoc="0" locked="0" layoutInCell="1" allowOverlap="1">
            <wp:simplePos x="0" y="0"/>
            <wp:positionH relativeFrom="column">
              <wp:posOffset>634365</wp:posOffset>
            </wp:positionH>
            <wp:positionV relativeFrom="paragraph">
              <wp:posOffset>8890</wp:posOffset>
            </wp:positionV>
            <wp:extent cx="4448175" cy="1266825"/>
            <wp:effectExtent l="19050" t="19050" r="28575" b="28575"/>
            <wp:wrapNone/>
            <wp:docPr id="4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1"/>
                    <pic:cNvPicPr>
                      <a:picLocks noChangeAspect="1" noChangeArrowheads="1"/>
                    </pic:cNvPicPr>
                  </pic:nvPicPr>
                  <pic:blipFill>
                    <a:blip r:embed="rId47"/>
                    <a:srcRect/>
                    <a:stretch>
                      <a:fillRect/>
                    </a:stretch>
                  </pic:blipFill>
                  <pic:spPr bwMode="auto">
                    <a:xfrm>
                      <a:off x="0" y="0"/>
                      <a:ext cx="4448175" cy="1266825"/>
                    </a:xfrm>
                    <a:prstGeom prst="rect">
                      <a:avLst/>
                    </a:prstGeom>
                    <a:noFill/>
                    <a:ln>
                      <a:solidFill>
                        <a:schemeClr val="tx1"/>
                      </a:solidFill>
                    </a:ln>
                  </pic:spPr>
                </pic:pic>
              </a:graphicData>
            </a:graphic>
          </wp:anchor>
        </w:drawing>
      </w:r>
    </w:p>
    <w:p w:rsidR="00730310" w:rsidRDefault="00730310" w:rsidP="00366EFD">
      <w:pPr>
        <w:spacing w:afterLines="50" w:line="360" w:lineRule="auto"/>
        <w:rPr>
          <w:rFonts w:ascii="Arial" w:hAnsi="Arial" w:cs="Arial"/>
          <w:i w:val="0"/>
          <w:szCs w:val="24"/>
        </w:rPr>
      </w:pPr>
    </w:p>
    <w:p w:rsidR="00730310" w:rsidRDefault="00730310" w:rsidP="00366EFD">
      <w:pPr>
        <w:spacing w:afterLines="50" w:line="360" w:lineRule="auto"/>
        <w:ind w:firstLine="284"/>
        <w:jc w:val="both"/>
        <w:rPr>
          <w:rFonts w:ascii="Arial" w:hAnsi="Arial" w:cs="Arial"/>
          <w:szCs w:val="24"/>
        </w:rPr>
      </w:pPr>
    </w:p>
    <w:p w:rsidR="00730310" w:rsidRDefault="00730310" w:rsidP="00366EFD">
      <w:pPr>
        <w:spacing w:afterLines="50" w:line="360" w:lineRule="auto"/>
        <w:ind w:firstLine="284"/>
        <w:jc w:val="both"/>
        <w:rPr>
          <w:rFonts w:ascii="Arial" w:hAnsi="Arial" w:cs="Arial"/>
          <w:i w:val="0"/>
          <w:szCs w:val="24"/>
        </w:rPr>
      </w:pPr>
    </w:p>
    <w:p w:rsidR="00536937" w:rsidRPr="00751A8E" w:rsidRDefault="00F559DF" w:rsidP="005B5BA5">
      <w:pPr>
        <w:spacing w:before="240"/>
        <w:jc w:val="center"/>
        <w:rPr>
          <w:rFonts w:ascii="Arial" w:hAnsi="Arial" w:cs="Arial"/>
          <w:i w:val="0"/>
          <w:szCs w:val="24"/>
        </w:rPr>
      </w:pPr>
      <w:r w:rsidRPr="00751A8E">
        <w:rPr>
          <w:rFonts w:ascii="Arial" w:hAnsi="Arial" w:cs="Arial"/>
          <w:i w:val="0"/>
          <w:szCs w:val="24"/>
        </w:rPr>
        <w:t>Imagen N° 30: Paso para observar los resultados</w:t>
      </w:r>
    </w:p>
    <w:p w:rsidR="00C00A6F" w:rsidRPr="00751A8E"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C00A6F" w:rsidRPr="00751A8E" w:rsidRDefault="004D4E0D" w:rsidP="00366EFD">
      <w:pPr>
        <w:spacing w:afterLines="200" w:line="360" w:lineRule="auto"/>
        <w:ind w:firstLine="284"/>
        <w:jc w:val="both"/>
        <w:rPr>
          <w:rFonts w:ascii="Arial" w:hAnsi="Arial" w:cs="Arial"/>
          <w:i w:val="0"/>
          <w:szCs w:val="24"/>
        </w:rPr>
      </w:pPr>
      <w:r>
        <w:rPr>
          <w:rFonts w:ascii="Arial" w:hAnsi="Arial" w:cs="Arial"/>
          <w:i w:val="0"/>
          <w:szCs w:val="24"/>
        </w:rPr>
        <w:t>Ahora bien, p</w:t>
      </w:r>
      <w:r w:rsidR="00F559DF" w:rsidRPr="00751A8E">
        <w:rPr>
          <w:rFonts w:ascii="Arial" w:hAnsi="Arial" w:cs="Arial"/>
          <w:i w:val="0"/>
          <w:szCs w:val="24"/>
        </w:rPr>
        <w:t>ara conocer la cantidad de Paquetes que se envió y la cantidad de paquetes que se perdió, se restaba el número de paquetes que había enviado el Cliente y el número de paquetes que había recibido el servidor</w:t>
      </w:r>
      <w:r w:rsidR="00A40A2B" w:rsidRPr="00751A8E">
        <w:rPr>
          <w:rFonts w:ascii="Arial" w:hAnsi="Arial" w:cs="Arial"/>
          <w:i w:val="0"/>
          <w:szCs w:val="24"/>
        </w:rPr>
        <w:t xml:space="preserve"> y para el bitrate simplemente </w:t>
      </w:r>
      <w:r w:rsidR="00A40A2B" w:rsidRPr="00751A8E">
        <w:rPr>
          <w:rFonts w:ascii="Arial" w:hAnsi="Arial" w:cs="Arial"/>
          <w:i w:val="0"/>
          <w:szCs w:val="24"/>
        </w:rPr>
        <w:lastRenderedPageBreak/>
        <w:t xml:space="preserve">nos fijamos en la columna </w:t>
      </w:r>
      <w:proofErr w:type="spellStart"/>
      <w:r w:rsidR="00A40A2B" w:rsidRPr="00751A8E">
        <w:rPr>
          <w:rFonts w:ascii="Arial" w:hAnsi="Arial" w:cs="Arial"/>
          <w:i w:val="0"/>
          <w:szCs w:val="24"/>
        </w:rPr>
        <w:t>Mbits</w:t>
      </w:r>
      <w:proofErr w:type="spellEnd"/>
      <w:r w:rsidR="00A40A2B" w:rsidRPr="00751A8E">
        <w:rPr>
          <w:rFonts w:ascii="Arial" w:hAnsi="Arial" w:cs="Arial"/>
          <w:i w:val="0"/>
          <w:szCs w:val="24"/>
        </w:rPr>
        <w:t>/s que es la cantidad de Megabits por segundos que se enviaron durante el tiempo de captura de la prueba</w:t>
      </w:r>
      <w:r w:rsidR="00F559DF" w:rsidRPr="00751A8E">
        <w:rPr>
          <w:rFonts w:ascii="Arial" w:hAnsi="Arial" w:cs="Arial"/>
          <w:i w:val="0"/>
          <w:szCs w:val="24"/>
        </w:rPr>
        <w:t xml:space="preserve">. </w:t>
      </w:r>
    </w:p>
    <w:p w:rsidR="00BB0DE3" w:rsidRDefault="00F559DF" w:rsidP="00366EFD">
      <w:pPr>
        <w:spacing w:afterLines="50" w:line="360" w:lineRule="auto"/>
        <w:jc w:val="both"/>
        <w:rPr>
          <w:rFonts w:ascii="Arial" w:hAnsi="Arial" w:cs="Arial"/>
          <w:i w:val="0"/>
          <w:szCs w:val="24"/>
        </w:rPr>
      </w:pPr>
      <w:proofErr w:type="spellStart"/>
      <w:r w:rsidRPr="00751A8E">
        <w:rPr>
          <w:rFonts w:ascii="Arial" w:hAnsi="Arial" w:cs="Arial"/>
          <w:i w:val="0"/>
          <w:szCs w:val="24"/>
        </w:rPr>
        <w:t>Wireshark</w:t>
      </w:r>
      <w:proofErr w:type="spellEnd"/>
      <w:r w:rsidRPr="00751A8E">
        <w:rPr>
          <w:rFonts w:ascii="Arial" w:hAnsi="Arial" w:cs="Arial"/>
          <w:i w:val="0"/>
          <w:szCs w:val="24"/>
        </w:rPr>
        <w:t xml:space="preserve"> Cliente:</w:t>
      </w:r>
    </w:p>
    <w:p w:rsidR="00BB0DE3" w:rsidRDefault="00081E29" w:rsidP="00366EFD">
      <w:pPr>
        <w:spacing w:afterLines="50" w:line="360" w:lineRule="auto"/>
        <w:ind w:firstLine="284"/>
        <w:jc w:val="both"/>
        <w:rPr>
          <w:rFonts w:ascii="Arial" w:hAnsi="Arial" w:cs="Arial"/>
          <w:i w:val="0"/>
          <w:szCs w:val="24"/>
        </w:rPr>
      </w:pPr>
      <w:r w:rsidRPr="00751A8E">
        <w:rPr>
          <w:rFonts w:ascii="Arial" w:hAnsi="Arial" w:cs="Arial"/>
          <w:noProof/>
          <w:szCs w:val="24"/>
          <w:lang w:val="es-VE" w:eastAsia="es-VE"/>
        </w:rPr>
        <w:drawing>
          <wp:anchor distT="0" distB="0" distL="114300" distR="114300" simplePos="0" relativeHeight="251682304" behindDoc="1" locked="0" layoutInCell="1" allowOverlap="1">
            <wp:simplePos x="0" y="0"/>
            <wp:positionH relativeFrom="column">
              <wp:posOffset>-16056</wp:posOffset>
            </wp:positionH>
            <wp:positionV relativeFrom="paragraph">
              <wp:posOffset>2994</wp:posOffset>
            </wp:positionV>
            <wp:extent cx="5612130" cy="1153885"/>
            <wp:effectExtent l="19050" t="19050" r="26670" b="27215"/>
            <wp:wrapNone/>
            <wp:docPr id="56" name="Imagen 3" descr="C:\Users\AngelisC\AppData\Local\Microsoft\Windows\Temporary Internet Files\Content.Word\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isC\AppData\Local\Microsoft\Windows\Temporary Internet Files\Content.Word\224.png"/>
                    <pic:cNvPicPr>
                      <a:picLocks noChangeAspect="1" noChangeArrowheads="1"/>
                    </pic:cNvPicPr>
                  </pic:nvPicPr>
                  <pic:blipFill>
                    <a:blip r:embed="rId48"/>
                    <a:srcRect/>
                    <a:stretch>
                      <a:fillRect/>
                    </a:stretch>
                  </pic:blipFill>
                  <pic:spPr bwMode="auto">
                    <a:xfrm>
                      <a:off x="0" y="0"/>
                      <a:ext cx="5612130" cy="1153885"/>
                    </a:xfrm>
                    <a:prstGeom prst="rect">
                      <a:avLst/>
                    </a:prstGeom>
                    <a:noFill/>
                    <a:ln w="9525">
                      <a:solidFill>
                        <a:schemeClr val="tx1"/>
                      </a:solidFill>
                      <a:miter lim="800000"/>
                      <a:headEnd/>
                      <a:tailEnd/>
                    </a:ln>
                  </pic:spPr>
                </pic:pic>
              </a:graphicData>
            </a:graphic>
          </wp:anchor>
        </w:drawing>
      </w:r>
    </w:p>
    <w:p w:rsidR="00BB0DE3" w:rsidRDefault="00BB0DE3" w:rsidP="00366EFD">
      <w:pPr>
        <w:spacing w:before="240" w:afterLines="50" w:line="360" w:lineRule="auto"/>
        <w:ind w:firstLine="284"/>
        <w:jc w:val="center"/>
        <w:rPr>
          <w:rFonts w:ascii="Arial" w:hAnsi="Arial" w:cs="Arial"/>
          <w:i w:val="0"/>
          <w:szCs w:val="24"/>
        </w:rPr>
      </w:pPr>
    </w:p>
    <w:p w:rsidR="00BB0DE3" w:rsidRDefault="00BB0DE3" w:rsidP="00366EFD">
      <w:pPr>
        <w:spacing w:before="240" w:afterLines="50" w:line="360" w:lineRule="auto"/>
        <w:ind w:firstLine="284"/>
        <w:jc w:val="center"/>
        <w:rPr>
          <w:rFonts w:ascii="Arial" w:hAnsi="Arial" w:cs="Arial"/>
          <w:i w:val="0"/>
          <w:szCs w:val="24"/>
        </w:rPr>
      </w:pPr>
    </w:p>
    <w:p w:rsidR="00536937" w:rsidRPr="00751A8E" w:rsidRDefault="00751A8E" w:rsidP="008B2896">
      <w:pPr>
        <w:spacing w:before="240"/>
        <w:ind w:firstLine="284"/>
        <w:jc w:val="center"/>
        <w:rPr>
          <w:rFonts w:ascii="Arial" w:hAnsi="Arial" w:cs="Arial"/>
          <w:i w:val="0"/>
          <w:szCs w:val="24"/>
        </w:rPr>
      </w:pPr>
      <w:r w:rsidRPr="00751A8E">
        <w:rPr>
          <w:rFonts w:ascii="Arial" w:hAnsi="Arial" w:cs="Arial"/>
          <w:i w:val="0"/>
          <w:szCs w:val="24"/>
        </w:rPr>
        <w:t>Imagen N° 31</w:t>
      </w:r>
      <w:r w:rsidR="00F559DF" w:rsidRPr="00751A8E">
        <w:rPr>
          <w:rFonts w:ascii="Arial" w:hAnsi="Arial" w:cs="Arial"/>
          <w:i w:val="0"/>
          <w:szCs w:val="24"/>
        </w:rPr>
        <w:t>: Resultado de la captura del cliente</w:t>
      </w:r>
    </w:p>
    <w:p w:rsidR="004A40BA" w:rsidRDefault="00F559DF" w:rsidP="00366EFD">
      <w:pPr>
        <w:spacing w:afterLines="200"/>
        <w:ind w:firstLine="284"/>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C00A6F" w:rsidRPr="00751A8E" w:rsidRDefault="00F559DF" w:rsidP="00366EFD">
      <w:pPr>
        <w:spacing w:afterLines="50" w:line="360" w:lineRule="auto"/>
        <w:jc w:val="both"/>
        <w:rPr>
          <w:rFonts w:ascii="Arial" w:hAnsi="Arial" w:cs="Arial"/>
          <w:i w:val="0"/>
          <w:szCs w:val="24"/>
        </w:rPr>
      </w:pPr>
      <w:proofErr w:type="spellStart"/>
      <w:r w:rsidRPr="00751A8E">
        <w:rPr>
          <w:rFonts w:ascii="Arial" w:hAnsi="Arial" w:cs="Arial"/>
          <w:i w:val="0"/>
          <w:szCs w:val="24"/>
        </w:rPr>
        <w:t>Wireshark</w:t>
      </w:r>
      <w:proofErr w:type="spellEnd"/>
      <w:r w:rsidRPr="00751A8E">
        <w:rPr>
          <w:rFonts w:ascii="Arial" w:hAnsi="Arial" w:cs="Arial"/>
          <w:i w:val="0"/>
          <w:szCs w:val="24"/>
        </w:rPr>
        <w:t xml:space="preserve"> servidor:</w:t>
      </w:r>
    </w:p>
    <w:p w:rsidR="00BB0DE3" w:rsidRDefault="00081E29" w:rsidP="00366EFD">
      <w:pPr>
        <w:spacing w:afterLines="50" w:line="360" w:lineRule="auto"/>
        <w:ind w:firstLine="284"/>
        <w:jc w:val="both"/>
        <w:rPr>
          <w:rFonts w:ascii="Arial" w:hAnsi="Arial" w:cs="Arial"/>
          <w:i w:val="0"/>
          <w:szCs w:val="24"/>
        </w:rPr>
      </w:pPr>
      <w:r w:rsidRPr="00751A8E">
        <w:rPr>
          <w:rFonts w:ascii="Arial" w:hAnsi="Arial" w:cs="Arial"/>
          <w:noProof/>
          <w:szCs w:val="24"/>
          <w:lang w:val="es-VE" w:eastAsia="es-VE"/>
        </w:rPr>
        <w:drawing>
          <wp:anchor distT="0" distB="0" distL="114300" distR="114300" simplePos="0" relativeHeight="251683328" behindDoc="1" locked="0" layoutInCell="1" allowOverlap="1">
            <wp:simplePos x="0" y="0"/>
            <wp:positionH relativeFrom="column">
              <wp:posOffset>27486</wp:posOffset>
            </wp:positionH>
            <wp:positionV relativeFrom="paragraph">
              <wp:posOffset>817</wp:posOffset>
            </wp:positionV>
            <wp:extent cx="5612130" cy="1168400"/>
            <wp:effectExtent l="19050" t="19050" r="26670" b="12700"/>
            <wp:wrapNone/>
            <wp:docPr id="57" name="Imagen 6" descr="C:\Users\AngelisC\AppData\Local\Microsoft\Windows\Temporary Internet Files\Content.Word\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gelisC\AppData\Local\Microsoft\Windows\Temporary Internet Files\Content.Word\154.png"/>
                    <pic:cNvPicPr>
                      <a:picLocks noChangeAspect="1" noChangeArrowheads="1"/>
                    </pic:cNvPicPr>
                  </pic:nvPicPr>
                  <pic:blipFill>
                    <a:blip r:embed="rId49"/>
                    <a:srcRect/>
                    <a:stretch>
                      <a:fillRect/>
                    </a:stretch>
                  </pic:blipFill>
                  <pic:spPr bwMode="auto">
                    <a:xfrm>
                      <a:off x="0" y="0"/>
                      <a:ext cx="5612130" cy="1168400"/>
                    </a:xfrm>
                    <a:prstGeom prst="rect">
                      <a:avLst/>
                    </a:prstGeom>
                    <a:noFill/>
                    <a:ln w="9525">
                      <a:solidFill>
                        <a:schemeClr val="tx1"/>
                      </a:solidFill>
                      <a:miter lim="800000"/>
                      <a:headEnd/>
                      <a:tailEnd/>
                    </a:ln>
                  </pic:spPr>
                </pic:pic>
              </a:graphicData>
            </a:graphic>
          </wp:anchor>
        </w:drawing>
      </w:r>
    </w:p>
    <w:p w:rsidR="00BB0DE3" w:rsidRDefault="00BB0DE3" w:rsidP="00366EFD">
      <w:pPr>
        <w:spacing w:before="240" w:afterLines="50" w:line="360" w:lineRule="auto"/>
        <w:ind w:firstLine="284"/>
        <w:jc w:val="center"/>
        <w:rPr>
          <w:rFonts w:ascii="Arial" w:hAnsi="Arial" w:cs="Arial"/>
          <w:i w:val="0"/>
          <w:szCs w:val="24"/>
        </w:rPr>
      </w:pPr>
    </w:p>
    <w:p w:rsidR="00BB0DE3" w:rsidRDefault="00BB0DE3" w:rsidP="00366EFD">
      <w:pPr>
        <w:spacing w:before="240" w:afterLines="50" w:line="360" w:lineRule="auto"/>
        <w:ind w:firstLine="284"/>
        <w:jc w:val="center"/>
        <w:rPr>
          <w:rFonts w:ascii="Arial" w:hAnsi="Arial" w:cs="Arial"/>
          <w:i w:val="0"/>
          <w:szCs w:val="24"/>
        </w:rPr>
      </w:pPr>
    </w:p>
    <w:p w:rsidR="00536937" w:rsidRPr="00751A8E" w:rsidRDefault="00F559DF" w:rsidP="008B2896">
      <w:pPr>
        <w:spacing w:before="240"/>
        <w:ind w:firstLine="284"/>
        <w:jc w:val="center"/>
        <w:rPr>
          <w:rFonts w:ascii="Arial" w:hAnsi="Arial" w:cs="Arial"/>
          <w:i w:val="0"/>
          <w:szCs w:val="24"/>
        </w:rPr>
      </w:pPr>
      <w:r w:rsidRPr="00751A8E">
        <w:rPr>
          <w:rFonts w:ascii="Arial" w:hAnsi="Arial" w:cs="Arial"/>
          <w:i w:val="0"/>
          <w:szCs w:val="24"/>
        </w:rPr>
        <w:t>Imagen N° 3</w:t>
      </w:r>
      <w:r w:rsidR="00751A8E" w:rsidRPr="00751A8E">
        <w:rPr>
          <w:rFonts w:ascii="Arial" w:hAnsi="Arial" w:cs="Arial"/>
          <w:i w:val="0"/>
          <w:szCs w:val="24"/>
        </w:rPr>
        <w:t>2</w:t>
      </w:r>
      <w:r w:rsidRPr="00751A8E">
        <w:rPr>
          <w:rFonts w:ascii="Arial" w:hAnsi="Arial" w:cs="Arial"/>
          <w:i w:val="0"/>
          <w:szCs w:val="24"/>
        </w:rPr>
        <w:t>: Resultado de la captura del servidor</w:t>
      </w:r>
    </w:p>
    <w:p w:rsidR="00BB0DE3" w:rsidRDefault="007B1C38" w:rsidP="00366EFD">
      <w:pPr>
        <w:spacing w:afterLines="200"/>
        <w:ind w:firstLine="284"/>
        <w:jc w:val="center"/>
        <w:rPr>
          <w:rFonts w:ascii="Arial" w:hAnsi="Arial" w:cs="Arial"/>
          <w:i w:val="0"/>
          <w:szCs w:val="24"/>
        </w:rPr>
      </w:pPr>
      <w:r>
        <w:rPr>
          <w:rFonts w:ascii="Arial" w:hAnsi="Arial" w:cs="Arial"/>
          <w:i w:val="0"/>
          <w:szCs w:val="24"/>
        </w:rPr>
        <w:t xml:space="preserve">Fuente: </w:t>
      </w:r>
      <w:proofErr w:type="spellStart"/>
      <w:r>
        <w:rPr>
          <w:rFonts w:ascii="Arial" w:hAnsi="Arial" w:cs="Arial"/>
          <w:i w:val="0"/>
          <w:szCs w:val="24"/>
        </w:rPr>
        <w:t>Wireshark</w:t>
      </w:r>
      <w:proofErr w:type="spellEnd"/>
      <w:r>
        <w:rPr>
          <w:rFonts w:ascii="Arial" w:hAnsi="Arial" w:cs="Arial"/>
          <w:i w:val="0"/>
          <w:szCs w:val="24"/>
        </w:rPr>
        <w:t xml:space="preserve"> (2011)</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Paq. Perdidos = Paq. Enviados - Paq. Recibidos</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Paq. Perdidos = 224 - 154</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Paq. Perdidos = 70</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Para </w:t>
      </w:r>
      <w:r w:rsidR="00F3320F" w:rsidRPr="00751A8E">
        <w:rPr>
          <w:rFonts w:ascii="Arial" w:hAnsi="Arial" w:cs="Arial"/>
          <w:i w:val="0"/>
          <w:szCs w:val="24"/>
        </w:rPr>
        <w:t xml:space="preserve">calcular </w:t>
      </w:r>
      <w:r w:rsidRPr="00751A8E">
        <w:rPr>
          <w:rFonts w:ascii="Arial" w:hAnsi="Arial" w:cs="Arial"/>
          <w:i w:val="0"/>
          <w:szCs w:val="24"/>
        </w:rPr>
        <w:t>el porcentaje de los paquetes perdidos</w:t>
      </w:r>
      <w:r w:rsidR="00F3320F" w:rsidRPr="00751A8E">
        <w:rPr>
          <w:rFonts w:ascii="Arial" w:hAnsi="Arial" w:cs="Arial"/>
          <w:i w:val="0"/>
          <w:szCs w:val="24"/>
        </w:rPr>
        <w:t>,</w:t>
      </w:r>
      <w:r w:rsidRPr="00751A8E">
        <w:rPr>
          <w:rFonts w:ascii="Arial" w:hAnsi="Arial" w:cs="Arial"/>
          <w:i w:val="0"/>
          <w:szCs w:val="24"/>
        </w:rPr>
        <w:t xml:space="preserve"> se </w:t>
      </w:r>
      <w:r w:rsidR="00F3320F" w:rsidRPr="00751A8E">
        <w:rPr>
          <w:rFonts w:ascii="Arial" w:hAnsi="Arial" w:cs="Arial"/>
          <w:i w:val="0"/>
          <w:szCs w:val="24"/>
        </w:rPr>
        <w:t xml:space="preserve">utilizó </w:t>
      </w:r>
      <w:r w:rsidRPr="00751A8E">
        <w:rPr>
          <w:rFonts w:ascii="Arial" w:hAnsi="Arial" w:cs="Arial"/>
          <w:i w:val="0"/>
          <w:szCs w:val="24"/>
        </w:rPr>
        <w:t>la siguiente fórmula:</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Paq. Perdidos = (Paq. Perdidos/Paq. Enviados) * 100</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Paq. Perdidos = (70 / 224) * 100</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 Paq. Perdidos = 31,25% </w:t>
      </w:r>
    </w:p>
    <w:p w:rsidR="00BB0DE3" w:rsidRDefault="00A40A2B" w:rsidP="00366EFD">
      <w:pPr>
        <w:spacing w:afterLines="100" w:line="360" w:lineRule="auto"/>
        <w:ind w:firstLine="284"/>
        <w:jc w:val="both"/>
        <w:rPr>
          <w:rFonts w:ascii="Arial" w:hAnsi="Arial" w:cs="Arial"/>
          <w:i w:val="0"/>
          <w:szCs w:val="24"/>
        </w:rPr>
      </w:pPr>
      <w:r w:rsidRPr="00751A8E">
        <w:rPr>
          <w:rFonts w:ascii="Arial" w:hAnsi="Arial" w:cs="Arial"/>
          <w:i w:val="0"/>
          <w:szCs w:val="24"/>
        </w:rPr>
        <w:lastRenderedPageBreak/>
        <w:t xml:space="preserve">Para </w:t>
      </w:r>
      <w:r w:rsidR="00182F7B" w:rsidRPr="00751A8E">
        <w:rPr>
          <w:rFonts w:ascii="Arial" w:hAnsi="Arial" w:cs="Arial"/>
          <w:i w:val="0"/>
          <w:szCs w:val="24"/>
        </w:rPr>
        <w:t xml:space="preserve">calcular </w:t>
      </w:r>
      <w:r w:rsidRPr="00751A8E">
        <w:rPr>
          <w:rFonts w:ascii="Arial" w:hAnsi="Arial" w:cs="Arial"/>
          <w:i w:val="0"/>
          <w:szCs w:val="24"/>
        </w:rPr>
        <w:t xml:space="preserve">el Bitrate de la prueba debemos convertir los </w:t>
      </w:r>
      <w:proofErr w:type="spellStart"/>
      <w:r w:rsidRPr="00751A8E">
        <w:rPr>
          <w:rFonts w:ascii="Arial" w:hAnsi="Arial" w:cs="Arial"/>
          <w:i w:val="0"/>
          <w:szCs w:val="24"/>
        </w:rPr>
        <w:t>Mbits</w:t>
      </w:r>
      <w:proofErr w:type="spellEnd"/>
      <w:r w:rsidRPr="00751A8E">
        <w:rPr>
          <w:rFonts w:ascii="Arial" w:hAnsi="Arial" w:cs="Arial"/>
          <w:i w:val="0"/>
          <w:szCs w:val="24"/>
        </w:rPr>
        <w:t xml:space="preserve">/s que nos da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en </w:t>
      </w:r>
      <w:r w:rsidR="00182F7B" w:rsidRPr="00751A8E">
        <w:rPr>
          <w:rFonts w:ascii="Arial" w:hAnsi="Arial" w:cs="Arial"/>
          <w:i w:val="0"/>
          <w:szCs w:val="24"/>
        </w:rPr>
        <w:t>K</w:t>
      </w:r>
      <w:r w:rsidRPr="00751A8E">
        <w:rPr>
          <w:rFonts w:ascii="Arial" w:hAnsi="Arial" w:cs="Arial"/>
          <w:i w:val="0"/>
          <w:szCs w:val="24"/>
        </w:rPr>
        <w:t xml:space="preserve">bits/s  </w:t>
      </w:r>
    </w:p>
    <w:p w:rsidR="00730310" w:rsidRDefault="00182F7B" w:rsidP="00366EFD">
      <w:pPr>
        <w:spacing w:afterLines="100" w:line="360" w:lineRule="auto"/>
        <w:jc w:val="both"/>
        <w:rPr>
          <w:rFonts w:ascii="Arial" w:hAnsi="Arial" w:cs="Arial"/>
          <w:i w:val="0"/>
          <w:szCs w:val="24"/>
          <w:lang w:val="en-US"/>
        </w:rPr>
      </w:pPr>
      <w:r w:rsidRPr="00751A8E">
        <w:rPr>
          <w:rFonts w:ascii="Arial" w:hAnsi="Arial" w:cs="Arial"/>
          <w:i w:val="0"/>
          <w:szCs w:val="24"/>
          <w:lang w:val="en-US"/>
        </w:rPr>
        <w:t xml:space="preserve">Bitrate = 0,010 </w:t>
      </w:r>
      <w:proofErr w:type="spellStart"/>
      <w:r w:rsidRPr="00751A8E">
        <w:rPr>
          <w:rFonts w:ascii="Arial" w:hAnsi="Arial" w:cs="Arial"/>
          <w:i w:val="0"/>
          <w:szCs w:val="24"/>
          <w:lang w:val="en-US"/>
        </w:rPr>
        <w:t>Mbits</w:t>
      </w:r>
      <w:proofErr w:type="spellEnd"/>
      <w:r w:rsidRPr="00751A8E">
        <w:rPr>
          <w:rFonts w:ascii="Arial" w:hAnsi="Arial" w:cs="Arial"/>
          <w:i w:val="0"/>
          <w:szCs w:val="24"/>
          <w:lang w:val="en-US"/>
        </w:rPr>
        <w:t xml:space="preserve"> * 1000</w:t>
      </w:r>
    </w:p>
    <w:p w:rsidR="00730310" w:rsidRDefault="00182F7B" w:rsidP="00366EFD">
      <w:pPr>
        <w:spacing w:afterLines="100" w:line="360" w:lineRule="auto"/>
        <w:jc w:val="both"/>
        <w:rPr>
          <w:rFonts w:ascii="Arial" w:hAnsi="Arial" w:cs="Arial"/>
          <w:i w:val="0"/>
          <w:szCs w:val="24"/>
          <w:lang w:val="en-US"/>
        </w:rPr>
      </w:pPr>
      <w:r w:rsidRPr="00E711D0">
        <w:rPr>
          <w:rFonts w:ascii="Arial" w:hAnsi="Arial" w:cs="Arial"/>
          <w:i w:val="0"/>
          <w:szCs w:val="24"/>
          <w:lang w:val="en-US"/>
        </w:rPr>
        <w:t>Bitrate = 10 Kbits/s</w:t>
      </w:r>
      <w:r w:rsidR="008B025A" w:rsidRPr="00E711D0">
        <w:rPr>
          <w:rFonts w:ascii="Arial" w:hAnsi="Arial" w:cs="Arial"/>
          <w:i w:val="0"/>
          <w:szCs w:val="24"/>
          <w:lang w:val="en-US"/>
        </w:rPr>
        <w:t>.</w:t>
      </w:r>
    </w:p>
    <w:p w:rsidR="00730310" w:rsidRDefault="0086700E" w:rsidP="00366EFD">
      <w:pPr>
        <w:spacing w:afterLines="100" w:line="360" w:lineRule="auto"/>
        <w:ind w:firstLine="284"/>
        <w:jc w:val="both"/>
        <w:rPr>
          <w:rFonts w:ascii="Arial" w:hAnsi="Arial" w:cs="Arial"/>
          <w:i w:val="0"/>
          <w:szCs w:val="24"/>
        </w:rPr>
      </w:pPr>
      <w:r w:rsidRPr="00751A8E">
        <w:rPr>
          <w:rFonts w:ascii="Arial" w:hAnsi="Arial" w:cs="Arial"/>
          <w:i w:val="0"/>
          <w:szCs w:val="24"/>
        </w:rPr>
        <w:t xml:space="preserve">7.- </w:t>
      </w:r>
      <w:r w:rsidR="00B90A5F" w:rsidRPr="00751A8E">
        <w:rPr>
          <w:rFonts w:ascii="Arial" w:hAnsi="Arial" w:cs="Arial"/>
          <w:i w:val="0"/>
          <w:szCs w:val="24"/>
        </w:rPr>
        <w:t xml:space="preserve">Se procede a guardar la prueba de la siguiente manera para luego hallar el Delay: </w:t>
      </w:r>
      <w:proofErr w:type="spellStart"/>
      <w:r w:rsidR="00B90A5F" w:rsidRPr="00751A8E">
        <w:rPr>
          <w:rFonts w:ascii="Arial" w:hAnsi="Arial" w:cs="Arial"/>
          <w:szCs w:val="24"/>
        </w:rPr>
        <w:t>file</w:t>
      </w:r>
      <w:proofErr w:type="spellEnd"/>
      <w:r w:rsidR="00B90A5F" w:rsidRPr="00751A8E">
        <w:rPr>
          <w:rFonts w:ascii="Arial" w:hAnsi="Arial" w:cs="Arial"/>
          <w:szCs w:val="24"/>
        </w:rPr>
        <w:t xml:space="preserve">, </w:t>
      </w:r>
      <w:proofErr w:type="spellStart"/>
      <w:r w:rsidR="00B90A5F" w:rsidRPr="00751A8E">
        <w:rPr>
          <w:rFonts w:ascii="Arial" w:hAnsi="Arial" w:cs="Arial"/>
          <w:szCs w:val="24"/>
        </w:rPr>
        <w:t>export</w:t>
      </w:r>
      <w:proofErr w:type="spellEnd"/>
      <w:r w:rsidR="00B90A5F" w:rsidRPr="00751A8E">
        <w:rPr>
          <w:rFonts w:ascii="Arial" w:hAnsi="Arial" w:cs="Arial"/>
          <w:szCs w:val="24"/>
        </w:rPr>
        <w:t xml:space="preserve">, </w:t>
      </w:r>
      <w:proofErr w:type="spellStart"/>
      <w:r w:rsidR="00B90A5F" w:rsidRPr="00751A8E">
        <w:rPr>
          <w:rFonts w:ascii="Arial" w:hAnsi="Arial" w:cs="Arial"/>
          <w:szCs w:val="24"/>
        </w:rPr>
        <w:t>file</w:t>
      </w:r>
      <w:proofErr w:type="spellEnd"/>
      <w:r w:rsidR="00B90A5F" w:rsidRPr="00751A8E">
        <w:rPr>
          <w:rFonts w:ascii="Arial" w:hAnsi="Arial" w:cs="Arial"/>
          <w:szCs w:val="24"/>
        </w:rPr>
        <w:t xml:space="preserve"> </w:t>
      </w:r>
      <w:r w:rsidR="009C1514" w:rsidRPr="00751A8E">
        <w:rPr>
          <w:rFonts w:ascii="Arial" w:hAnsi="Arial" w:cs="Arial"/>
          <w:i w:val="0"/>
          <w:szCs w:val="24"/>
        </w:rPr>
        <w:t xml:space="preserve">se abrirá la siguiente ventana (ver </w:t>
      </w:r>
      <w:r w:rsidR="00751A8E" w:rsidRPr="00751A8E">
        <w:rPr>
          <w:rFonts w:ascii="Arial" w:hAnsi="Arial" w:cs="Arial"/>
          <w:i w:val="0"/>
          <w:szCs w:val="24"/>
        </w:rPr>
        <w:t>Imagen N° 33</w:t>
      </w:r>
      <w:r w:rsidR="009C1514" w:rsidRPr="00751A8E">
        <w:rPr>
          <w:rFonts w:ascii="Arial" w:hAnsi="Arial" w:cs="Arial"/>
          <w:i w:val="0"/>
          <w:szCs w:val="24"/>
        </w:rPr>
        <w:t>)</w:t>
      </w:r>
      <w:r w:rsidR="00D43450">
        <w:rPr>
          <w:rFonts w:ascii="Arial" w:hAnsi="Arial" w:cs="Arial"/>
          <w:i w:val="0"/>
          <w:szCs w:val="24"/>
        </w:rPr>
        <w:t>.</w:t>
      </w:r>
    </w:p>
    <w:p w:rsidR="00730310" w:rsidRDefault="00B90A5F" w:rsidP="00366EFD">
      <w:pPr>
        <w:spacing w:afterLines="50" w:line="360" w:lineRule="auto"/>
        <w:jc w:val="both"/>
        <w:rPr>
          <w:rFonts w:ascii="Arial" w:hAnsi="Arial" w:cs="Arial"/>
          <w:i w:val="0"/>
          <w:szCs w:val="24"/>
        </w:rPr>
      </w:pPr>
      <w:r w:rsidRPr="00751A8E">
        <w:rPr>
          <w:rFonts w:ascii="Arial" w:hAnsi="Arial" w:cs="Arial"/>
          <w:noProof/>
          <w:szCs w:val="24"/>
          <w:lang w:val="es-VE" w:eastAsia="es-VE"/>
        </w:rPr>
        <w:drawing>
          <wp:anchor distT="0" distB="0" distL="114300" distR="114300" simplePos="0" relativeHeight="251684352" behindDoc="1" locked="0" layoutInCell="1" allowOverlap="1">
            <wp:simplePos x="0" y="0"/>
            <wp:positionH relativeFrom="column">
              <wp:posOffset>1441158</wp:posOffset>
            </wp:positionH>
            <wp:positionV relativeFrom="paragraph">
              <wp:posOffset>-600</wp:posOffset>
            </wp:positionV>
            <wp:extent cx="3209016" cy="1025096"/>
            <wp:effectExtent l="19050" t="19050" r="10434" b="22654"/>
            <wp:wrapNone/>
            <wp:docPr id="64" name="Imagen 12" descr="C:\Users\AngelisC\Pictures\pasodelay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ngelisC\Pictures\pasodelay1.png"/>
                    <pic:cNvPicPr>
                      <a:picLocks noChangeAspect="1" noChangeArrowheads="1"/>
                    </pic:cNvPicPr>
                  </pic:nvPicPr>
                  <pic:blipFill>
                    <a:blip r:embed="rId50"/>
                    <a:srcRect/>
                    <a:stretch>
                      <a:fillRect/>
                    </a:stretch>
                  </pic:blipFill>
                  <pic:spPr bwMode="auto">
                    <a:xfrm>
                      <a:off x="0" y="0"/>
                      <a:ext cx="3210379" cy="1025531"/>
                    </a:xfrm>
                    <a:prstGeom prst="rect">
                      <a:avLst/>
                    </a:prstGeom>
                    <a:noFill/>
                    <a:ln w="9525">
                      <a:solidFill>
                        <a:schemeClr val="tx1"/>
                      </a:solidFill>
                      <a:miter lim="800000"/>
                      <a:headEnd/>
                      <a:tailEnd/>
                    </a:ln>
                  </pic:spPr>
                </pic:pic>
              </a:graphicData>
            </a:graphic>
          </wp:anchor>
        </w:drawing>
      </w:r>
      <w:r w:rsidRPr="00751A8E">
        <w:rPr>
          <w:rFonts w:ascii="Arial" w:hAnsi="Arial" w:cs="Arial"/>
          <w:szCs w:val="24"/>
        </w:rPr>
        <w:t xml:space="preserve"> </w:t>
      </w:r>
      <w:r w:rsidR="0086700E" w:rsidRPr="00751A8E">
        <w:rPr>
          <w:rFonts w:ascii="Arial" w:hAnsi="Arial" w:cs="Arial"/>
          <w:i w:val="0"/>
          <w:szCs w:val="24"/>
        </w:rPr>
        <w:t xml:space="preserve"> </w:t>
      </w:r>
    </w:p>
    <w:p w:rsidR="00730310" w:rsidRDefault="00730310" w:rsidP="00366EFD">
      <w:pPr>
        <w:spacing w:afterLines="50" w:line="360" w:lineRule="auto"/>
        <w:ind w:firstLine="284"/>
        <w:jc w:val="both"/>
        <w:rPr>
          <w:rFonts w:ascii="Arial" w:hAnsi="Arial" w:cs="Arial"/>
          <w:i w:val="0"/>
          <w:szCs w:val="24"/>
        </w:rPr>
      </w:pPr>
    </w:p>
    <w:p w:rsidR="00730310" w:rsidRDefault="00730310" w:rsidP="00366EFD">
      <w:pPr>
        <w:spacing w:afterLines="50" w:line="360" w:lineRule="auto"/>
        <w:jc w:val="both"/>
        <w:rPr>
          <w:rFonts w:ascii="Arial" w:hAnsi="Arial" w:cs="Arial"/>
          <w:b/>
          <w:i w:val="0"/>
          <w:szCs w:val="24"/>
        </w:rPr>
      </w:pPr>
    </w:p>
    <w:p w:rsidR="009C1514" w:rsidRPr="00751A8E" w:rsidRDefault="00751A8E" w:rsidP="008B2896">
      <w:pPr>
        <w:spacing w:before="240"/>
        <w:jc w:val="center"/>
        <w:rPr>
          <w:rFonts w:ascii="Arial" w:hAnsi="Arial" w:cs="Arial"/>
          <w:i w:val="0"/>
          <w:szCs w:val="24"/>
        </w:rPr>
      </w:pPr>
      <w:r w:rsidRPr="00751A8E">
        <w:rPr>
          <w:rFonts w:ascii="Arial" w:hAnsi="Arial" w:cs="Arial"/>
          <w:i w:val="0"/>
          <w:szCs w:val="24"/>
        </w:rPr>
        <w:t>Imagen N° 33</w:t>
      </w:r>
      <w:r w:rsidR="009C1514" w:rsidRPr="00751A8E">
        <w:rPr>
          <w:rFonts w:ascii="Arial" w:hAnsi="Arial" w:cs="Arial"/>
          <w:i w:val="0"/>
          <w:szCs w:val="24"/>
        </w:rPr>
        <w:t xml:space="preserve">: </w:t>
      </w:r>
      <w:r w:rsidR="00117BD7">
        <w:rPr>
          <w:rFonts w:ascii="Arial" w:hAnsi="Arial" w:cs="Arial"/>
          <w:i w:val="0"/>
          <w:szCs w:val="24"/>
        </w:rPr>
        <w:t>Tipo de Archivo .</w:t>
      </w:r>
      <w:proofErr w:type="spellStart"/>
      <w:r w:rsidR="00117BD7">
        <w:rPr>
          <w:rFonts w:ascii="Arial" w:hAnsi="Arial" w:cs="Arial"/>
          <w:i w:val="0"/>
          <w:szCs w:val="24"/>
        </w:rPr>
        <w:t>CSV</w:t>
      </w:r>
      <w:proofErr w:type="spellEnd"/>
    </w:p>
    <w:p w:rsidR="007B1C38" w:rsidRDefault="009C1514" w:rsidP="00366EFD">
      <w:pPr>
        <w:spacing w:afterLines="200"/>
        <w:ind w:firstLine="284"/>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7B1C38" w:rsidRDefault="009C1514" w:rsidP="00366EFD">
      <w:pPr>
        <w:spacing w:afterLines="200" w:line="360" w:lineRule="auto"/>
        <w:ind w:firstLine="284"/>
        <w:jc w:val="both"/>
        <w:rPr>
          <w:rFonts w:ascii="Arial" w:hAnsi="Arial" w:cs="Arial"/>
          <w:i w:val="0"/>
          <w:szCs w:val="24"/>
        </w:rPr>
      </w:pPr>
      <w:r w:rsidRPr="00751A8E">
        <w:rPr>
          <w:rFonts w:ascii="Arial" w:hAnsi="Arial" w:cs="Arial"/>
          <w:i w:val="0"/>
          <w:szCs w:val="24"/>
        </w:rPr>
        <w:t>Se exporta el archivo a .</w:t>
      </w:r>
      <w:proofErr w:type="spellStart"/>
      <w:r w:rsidRPr="00751A8E">
        <w:rPr>
          <w:rFonts w:ascii="Arial" w:hAnsi="Arial" w:cs="Arial"/>
          <w:i w:val="0"/>
          <w:szCs w:val="24"/>
        </w:rPr>
        <w:t>CSV</w:t>
      </w:r>
      <w:proofErr w:type="spellEnd"/>
      <w:r w:rsidRPr="00751A8E">
        <w:rPr>
          <w:rFonts w:ascii="Arial" w:hAnsi="Arial" w:cs="Arial"/>
          <w:i w:val="0"/>
          <w:szCs w:val="24"/>
        </w:rPr>
        <w:t>, luego l</w:t>
      </w:r>
      <w:r w:rsidR="004D4E0D">
        <w:rPr>
          <w:rFonts w:ascii="Arial" w:hAnsi="Arial" w:cs="Arial"/>
          <w:i w:val="0"/>
          <w:szCs w:val="24"/>
        </w:rPr>
        <w:t>o abrimos en Excel y se mostrará</w:t>
      </w:r>
      <w:r w:rsidRPr="00751A8E">
        <w:rPr>
          <w:rFonts w:ascii="Arial" w:hAnsi="Arial" w:cs="Arial"/>
          <w:i w:val="0"/>
          <w:szCs w:val="24"/>
        </w:rPr>
        <w:t xml:space="preserve"> el archivo. Para hallar el delay  sombreamos  la columna de </w:t>
      </w:r>
      <w:r w:rsidRPr="00751A8E">
        <w:rPr>
          <w:rFonts w:ascii="Arial" w:hAnsi="Arial" w:cs="Arial"/>
          <w:szCs w:val="24"/>
        </w:rPr>
        <w:t xml:space="preserve">time, </w:t>
      </w:r>
      <w:r w:rsidRPr="00751A8E">
        <w:rPr>
          <w:rFonts w:ascii="Arial" w:hAnsi="Arial" w:cs="Arial"/>
          <w:i w:val="0"/>
          <w:szCs w:val="24"/>
        </w:rPr>
        <w:t xml:space="preserve">en el menú </w:t>
      </w:r>
      <w:r w:rsidR="00A20CED" w:rsidRPr="00751A8E">
        <w:rPr>
          <w:rFonts w:ascii="Arial" w:hAnsi="Arial" w:cs="Arial"/>
          <w:i w:val="0"/>
          <w:szCs w:val="24"/>
        </w:rPr>
        <w:t>de</w:t>
      </w:r>
      <w:r w:rsidRPr="00751A8E">
        <w:rPr>
          <w:rFonts w:ascii="Arial" w:hAnsi="Arial" w:cs="Arial"/>
          <w:i w:val="0"/>
          <w:szCs w:val="24"/>
        </w:rPr>
        <w:t xml:space="preserve"> Excel </w:t>
      </w:r>
      <w:r w:rsidR="00A20CED" w:rsidRPr="00751A8E">
        <w:rPr>
          <w:rFonts w:ascii="Arial" w:hAnsi="Arial" w:cs="Arial"/>
          <w:i w:val="0"/>
          <w:szCs w:val="24"/>
        </w:rPr>
        <w:t xml:space="preserve">seleccionamos </w:t>
      </w:r>
      <w:r w:rsidR="00A20CED" w:rsidRPr="00751A8E">
        <w:rPr>
          <w:rFonts w:ascii="Arial" w:hAnsi="Arial" w:cs="Arial"/>
          <w:szCs w:val="24"/>
        </w:rPr>
        <w:t>fórmulas, autosuma</w:t>
      </w:r>
      <w:r w:rsidR="00A20CED" w:rsidRPr="00751A8E">
        <w:rPr>
          <w:rFonts w:ascii="Arial" w:hAnsi="Arial" w:cs="Arial"/>
          <w:i w:val="0"/>
          <w:szCs w:val="24"/>
        </w:rPr>
        <w:t xml:space="preserve"> </w:t>
      </w:r>
      <w:r w:rsidRPr="00751A8E">
        <w:rPr>
          <w:rFonts w:ascii="Arial" w:hAnsi="Arial" w:cs="Arial"/>
          <w:i w:val="0"/>
          <w:szCs w:val="24"/>
        </w:rPr>
        <w:t xml:space="preserve">y calculamos el </w:t>
      </w:r>
      <w:r w:rsidR="00A20CED" w:rsidRPr="00751A8E">
        <w:rPr>
          <w:rFonts w:ascii="Arial" w:hAnsi="Arial" w:cs="Arial"/>
          <w:szCs w:val="24"/>
        </w:rPr>
        <w:t xml:space="preserve">promedio </w:t>
      </w:r>
      <w:r w:rsidR="00751A8E" w:rsidRPr="00751A8E">
        <w:rPr>
          <w:rFonts w:ascii="Arial" w:hAnsi="Arial" w:cs="Arial"/>
          <w:i w:val="0"/>
          <w:szCs w:val="24"/>
        </w:rPr>
        <w:t>total (Imagen N° 34</w:t>
      </w:r>
      <w:r w:rsidR="00D43450">
        <w:rPr>
          <w:rFonts w:ascii="Arial" w:hAnsi="Arial" w:cs="Arial"/>
          <w:i w:val="0"/>
          <w:szCs w:val="24"/>
        </w:rPr>
        <w:t>).</w:t>
      </w:r>
    </w:p>
    <w:p w:rsidR="005B5BA5" w:rsidRDefault="005B5BA5" w:rsidP="00366EFD">
      <w:pPr>
        <w:spacing w:afterLines="100" w:line="360" w:lineRule="auto"/>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2838450" cy="1514475"/>
            <wp:effectExtent l="19050" t="19050" r="19050" b="28575"/>
            <wp:docPr id="45" name="Imagen 13" descr="C:\Users\AngelisC\Pictures\pasodela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gelisC\Pictures\pasodelay2.png"/>
                    <pic:cNvPicPr>
                      <a:picLocks noChangeAspect="1" noChangeArrowheads="1"/>
                    </pic:cNvPicPr>
                  </pic:nvPicPr>
                  <pic:blipFill>
                    <a:blip r:embed="rId51"/>
                    <a:srcRect/>
                    <a:stretch>
                      <a:fillRect/>
                    </a:stretch>
                  </pic:blipFill>
                  <pic:spPr bwMode="auto">
                    <a:xfrm>
                      <a:off x="0" y="0"/>
                      <a:ext cx="2838450" cy="1514475"/>
                    </a:xfrm>
                    <a:prstGeom prst="rect">
                      <a:avLst/>
                    </a:prstGeom>
                    <a:noFill/>
                    <a:ln w="9525">
                      <a:solidFill>
                        <a:schemeClr val="tx1"/>
                      </a:solidFill>
                      <a:miter lim="800000"/>
                      <a:headEnd/>
                      <a:tailEnd/>
                    </a:ln>
                  </pic:spPr>
                </pic:pic>
              </a:graphicData>
            </a:graphic>
          </wp:inline>
        </w:drawing>
      </w:r>
    </w:p>
    <w:p w:rsidR="00A20CED" w:rsidRPr="00751A8E" w:rsidRDefault="00751A8E" w:rsidP="004C19EC">
      <w:pPr>
        <w:jc w:val="center"/>
        <w:rPr>
          <w:rFonts w:ascii="Arial" w:hAnsi="Arial" w:cs="Arial"/>
          <w:i w:val="0"/>
          <w:szCs w:val="24"/>
        </w:rPr>
      </w:pPr>
      <w:r w:rsidRPr="00751A8E">
        <w:rPr>
          <w:rFonts w:ascii="Arial" w:hAnsi="Arial" w:cs="Arial"/>
          <w:i w:val="0"/>
          <w:szCs w:val="24"/>
        </w:rPr>
        <w:t>Imagen N° 34</w:t>
      </w:r>
      <w:r w:rsidR="00A20CED" w:rsidRPr="00751A8E">
        <w:rPr>
          <w:rFonts w:ascii="Arial" w:hAnsi="Arial" w:cs="Arial"/>
          <w:i w:val="0"/>
          <w:szCs w:val="24"/>
        </w:rPr>
        <w:t xml:space="preserve">: </w:t>
      </w:r>
      <w:r w:rsidR="00117BD7">
        <w:rPr>
          <w:rFonts w:ascii="Arial" w:hAnsi="Arial" w:cs="Arial"/>
          <w:i w:val="0"/>
          <w:szCs w:val="24"/>
        </w:rPr>
        <w:t>Pasos para calcular el promedio</w:t>
      </w:r>
    </w:p>
    <w:p w:rsidR="00981F9C" w:rsidRDefault="00A20CED" w:rsidP="00366EFD">
      <w:pPr>
        <w:spacing w:afterLines="200"/>
        <w:ind w:firstLine="284"/>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4C19EC" w:rsidRDefault="004C19EC" w:rsidP="00366EFD">
      <w:pPr>
        <w:spacing w:afterLines="200"/>
        <w:ind w:firstLine="284"/>
        <w:jc w:val="center"/>
        <w:rPr>
          <w:rFonts w:ascii="Arial" w:hAnsi="Arial" w:cs="Arial"/>
          <w:i w:val="0"/>
          <w:szCs w:val="24"/>
        </w:rPr>
      </w:pPr>
    </w:p>
    <w:p w:rsidR="00BB0DE3" w:rsidRPr="007B1C38" w:rsidRDefault="00F559DF" w:rsidP="004C19EC">
      <w:pPr>
        <w:spacing w:line="480" w:lineRule="auto"/>
        <w:jc w:val="both"/>
        <w:rPr>
          <w:rFonts w:ascii="Arial" w:hAnsi="Arial" w:cs="Arial"/>
          <w:i w:val="0"/>
          <w:szCs w:val="24"/>
        </w:rPr>
      </w:pPr>
      <w:r w:rsidRPr="007B1C38">
        <w:rPr>
          <w:rFonts w:ascii="Arial" w:hAnsi="Arial" w:cs="Arial"/>
          <w:i w:val="0"/>
          <w:szCs w:val="24"/>
        </w:rPr>
        <w:lastRenderedPageBreak/>
        <w:t>Pruebas de Video:</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Para las pruebas de Video se utilizaron los siguientes Software </w:t>
      </w:r>
      <w:proofErr w:type="spellStart"/>
      <w:r w:rsidRPr="00751A8E">
        <w:rPr>
          <w:rFonts w:ascii="Arial" w:hAnsi="Arial" w:cs="Arial"/>
          <w:i w:val="0"/>
          <w:szCs w:val="24"/>
        </w:rPr>
        <w:t>DITG</w:t>
      </w:r>
      <w:proofErr w:type="spellEnd"/>
      <w:r w:rsidRPr="00751A8E">
        <w:rPr>
          <w:rFonts w:ascii="Arial" w:hAnsi="Arial" w:cs="Arial"/>
          <w:i w:val="0"/>
          <w:szCs w:val="24"/>
        </w:rPr>
        <w:t xml:space="preserve">, VideoLAN  y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en Ipv4 y en Ipv6.</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1.- Se </w:t>
      </w:r>
      <w:r w:rsidR="00F3320F" w:rsidRPr="00751A8E">
        <w:rPr>
          <w:rFonts w:ascii="Arial" w:hAnsi="Arial" w:cs="Arial"/>
          <w:i w:val="0"/>
          <w:szCs w:val="24"/>
        </w:rPr>
        <w:t xml:space="preserve">ejecutó </w:t>
      </w:r>
      <w:r w:rsidRPr="00751A8E">
        <w:rPr>
          <w:rFonts w:ascii="Arial" w:hAnsi="Arial" w:cs="Arial"/>
          <w:i w:val="0"/>
          <w:szCs w:val="24"/>
        </w:rPr>
        <w:t xml:space="preserve">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en las dos computadoras con sus respectivos filtros para la captura de tráfico de video.</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2.-  Se </w:t>
      </w:r>
      <w:r w:rsidR="00F3320F" w:rsidRPr="00751A8E">
        <w:rPr>
          <w:rFonts w:ascii="Arial" w:hAnsi="Arial" w:cs="Arial"/>
          <w:i w:val="0"/>
          <w:szCs w:val="24"/>
        </w:rPr>
        <w:t xml:space="preserve">abrió </w:t>
      </w:r>
      <w:r w:rsidRPr="00751A8E">
        <w:rPr>
          <w:rFonts w:ascii="Arial" w:hAnsi="Arial" w:cs="Arial"/>
          <w:i w:val="0"/>
          <w:szCs w:val="24"/>
        </w:rPr>
        <w:t>el VideoLan en ambas computadoras, en la computadora cliente se  emitió el video y en la computadora servidor se abría el Volcado de red para que fuera el receptor.</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3.- Se abrió el sistema de símbolos (Consola) en los dos computadores, en el cliente se </w:t>
      </w:r>
      <w:r w:rsidR="00F3320F" w:rsidRPr="00751A8E">
        <w:rPr>
          <w:rFonts w:ascii="Arial" w:hAnsi="Arial" w:cs="Arial"/>
          <w:i w:val="0"/>
          <w:szCs w:val="24"/>
        </w:rPr>
        <w:t xml:space="preserve">configuraron </w:t>
      </w:r>
      <w:r w:rsidRPr="00751A8E">
        <w:rPr>
          <w:rFonts w:ascii="Arial" w:hAnsi="Arial" w:cs="Arial"/>
          <w:i w:val="0"/>
          <w:szCs w:val="24"/>
        </w:rPr>
        <w:t xml:space="preserve">los comandos de </w:t>
      </w:r>
      <w:proofErr w:type="spellStart"/>
      <w:r w:rsidRPr="00751A8E">
        <w:rPr>
          <w:rFonts w:ascii="Arial" w:hAnsi="Arial" w:cs="Arial"/>
          <w:i w:val="0"/>
          <w:szCs w:val="24"/>
        </w:rPr>
        <w:t>ITGSend</w:t>
      </w:r>
      <w:proofErr w:type="spellEnd"/>
      <w:r w:rsidRPr="00751A8E">
        <w:rPr>
          <w:rFonts w:ascii="Arial" w:hAnsi="Arial" w:cs="Arial"/>
          <w:i w:val="0"/>
          <w:szCs w:val="24"/>
        </w:rPr>
        <w:t xml:space="preserve"> y en el Servidor los comandos de </w:t>
      </w:r>
      <w:proofErr w:type="spellStart"/>
      <w:r w:rsidRPr="00751A8E">
        <w:rPr>
          <w:rFonts w:ascii="Arial" w:hAnsi="Arial" w:cs="Arial"/>
          <w:i w:val="0"/>
          <w:szCs w:val="24"/>
        </w:rPr>
        <w:t>ITGRecv</w:t>
      </w:r>
      <w:proofErr w:type="spellEnd"/>
      <w:r w:rsidRPr="00751A8E">
        <w:rPr>
          <w:rFonts w:ascii="Arial" w:hAnsi="Arial" w:cs="Arial"/>
          <w:i w:val="0"/>
          <w:szCs w:val="24"/>
        </w:rPr>
        <w:t>.</w:t>
      </w:r>
    </w:p>
    <w:p w:rsidR="00BB0DE3" w:rsidRDefault="004D4E0D" w:rsidP="00366EFD">
      <w:pPr>
        <w:spacing w:afterLines="50" w:line="360" w:lineRule="auto"/>
        <w:ind w:firstLine="284"/>
        <w:jc w:val="both"/>
        <w:rPr>
          <w:rFonts w:ascii="Arial" w:hAnsi="Arial" w:cs="Arial"/>
          <w:i w:val="0"/>
          <w:szCs w:val="24"/>
        </w:rPr>
      </w:pPr>
      <w:r>
        <w:rPr>
          <w:rFonts w:ascii="Arial" w:hAnsi="Arial" w:cs="Arial"/>
          <w:i w:val="0"/>
          <w:szCs w:val="24"/>
        </w:rPr>
        <w:t>4.- Se ejecutó</w:t>
      </w:r>
      <w:r w:rsidR="00F559DF" w:rsidRPr="00751A8E">
        <w:rPr>
          <w:rFonts w:ascii="Arial" w:hAnsi="Arial" w:cs="Arial"/>
          <w:i w:val="0"/>
          <w:szCs w:val="24"/>
        </w:rPr>
        <w:t xml:space="preserve"> </w:t>
      </w:r>
      <w:proofErr w:type="spellStart"/>
      <w:r w:rsidR="00F559DF" w:rsidRPr="00751A8E">
        <w:rPr>
          <w:rFonts w:ascii="Arial" w:hAnsi="Arial" w:cs="Arial"/>
          <w:i w:val="0"/>
          <w:szCs w:val="24"/>
        </w:rPr>
        <w:t>ITGRecv</w:t>
      </w:r>
      <w:proofErr w:type="spellEnd"/>
      <w:r w:rsidR="00F559DF" w:rsidRPr="00751A8E">
        <w:rPr>
          <w:rFonts w:ascii="Arial" w:hAnsi="Arial" w:cs="Arial"/>
          <w:i w:val="0"/>
          <w:szCs w:val="24"/>
        </w:rPr>
        <w:t xml:space="preserve"> enseguida </w:t>
      </w:r>
      <w:proofErr w:type="spellStart"/>
      <w:r w:rsidR="00F559DF" w:rsidRPr="00751A8E">
        <w:rPr>
          <w:rFonts w:ascii="Arial" w:hAnsi="Arial" w:cs="Arial"/>
          <w:i w:val="0"/>
          <w:szCs w:val="24"/>
        </w:rPr>
        <w:t>ITGSend</w:t>
      </w:r>
      <w:proofErr w:type="spellEnd"/>
      <w:r w:rsidR="00F559DF" w:rsidRPr="00751A8E">
        <w:rPr>
          <w:rFonts w:ascii="Arial" w:hAnsi="Arial" w:cs="Arial"/>
          <w:i w:val="0"/>
          <w:szCs w:val="24"/>
        </w:rPr>
        <w:t xml:space="preserve">, luego en la computadora Cliente se oprimió emitir del VideoLan y de una vez en la computadora servidor se oprimió reproducir del VideoLan.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5.- Pasado los 3 minutos en el </w:t>
      </w:r>
      <w:proofErr w:type="spellStart"/>
      <w:r w:rsidRPr="00751A8E">
        <w:rPr>
          <w:rFonts w:ascii="Arial" w:hAnsi="Arial" w:cs="Arial"/>
          <w:i w:val="0"/>
          <w:szCs w:val="24"/>
        </w:rPr>
        <w:t>DITG</w:t>
      </w:r>
      <w:proofErr w:type="spellEnd"/>
      <w:r w:rsidRPr="00751A8E">
        <w:rPr>
          <w:rFonts w:ascii="Arial" w:hAnsi="Arial" w:cs="Arial"/>
          <w:i w:val="0"/>
          <w:szCs w:val="24"/>
        </w:rPr>
        <w:t xml:space="preserve"> servidor se </w:t>
      </w:r>
      <w:proofErr w:type="spellStart"/>
      <w:r w:rsidRPr="00751A8E">
        <w:rPr>
          <w:rFonts w:ascii="Arial" w:hAnsi="Arial" w:cs="Arial"/>
          <w:i w:val="0"/>
          <w:szCs w:val="24"/>
        </w:rPr>
        <w:t>oprimia</w:t>
      </w:r>
      <w:proofErr w:type="spellEnd"/>
      <w:r w:rsidRPr="00751A8E">
        <w:rPr>
          <w:rFonts w:ascii="Arial" w:hAnsi="Arial" w:cs="Arial"/>
          <w:i w:val="0"/>
          <w:szCs w:val="24"/>
        </w:rPr>
        <w:t xml:space="preserve"> </w:t>
      </w:r>
      <w:proofErr w:type="spellStart"/>
      <w:r w:rsidRPr="00751A8E">
        <w:rPr>
          <w:rFonts w:ascii="Arial" w:hAnsi="Arial" w:cs="Arial"/>
          <w:i w:val="0"/>
          <w:szCs w:val="24"/>
        </w:rPr>
        <w:t>Ctrl</w:t>
      </w:r>
      <w:proofErr w:type="spellEnd"/>
      <w:r w:rsidRPr="00751A8E">
        <w:rPr>
          <w:rFonts w:ascii="Arial" w:hAnsi="Arial" w:cs="Arial"/>
          <w:i w:val="0"/>
          <w:szCs w:val="24"/>
        </w:rPr>
        <w:t xml:space="preserve">-c y en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cliente y servidor se oprimió stop al mismo tiempo para detener la captura.</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6.- </w:t>
      </w:r>
      <w:r w:rsidR="00F3320F" w:rsidRPr="00751A8E">
        <w:rPr>
          <w:rFonts w:ascii="Arial" w:hAnsi="Arial" w:cs="Arial"/>
          <w:i w:val="0"/>
          <w:szCs w:val="24"/>
        </w:rPr>
        <w:t xml:space="preserve">Posteriormente </w:t>
      </w:r>
      <w:r w:rsidRPr="00751A8E">
        <w:rPr>
          <w:rFonts w:ascii="Arial" w:hAnsi="Arial" w:cs="Arial"/>
          <w:i w:val="0"/>
          <w:szCs w:val="24"/>
        </w:rPr>
        <w:t>se ejecut</w:t>
      </w:r>
      <w:r w:rsidR="00081E29" w:rsidRPr="00751A8E">
        <w:rPr>
          <w:rFonts w:ascii="Arial" w:hAnsi="Arial" w:cs="Arial"/>
          <w:i w:val="0"/>
          <w:szCs w:val="24"/>
        </w:rPr>
        <w:t>ó</w:t>
      </w:r>
      <w:r w:rsidRPr="00751A8E">
        <w:rPr>
          <w:rFonts w:ascii="Arial" w:hAnsi="Arial" w:cs="Arial"/>
          <w:i w:val="0"/>
          <w:szCs w:val="24"/>
        </w:rPr>
        <w:t xml:space="preserve"> </w:t>
      </w:r>
      <w:proofErr w:type="spellStart"/>
      <w:r w:rsidRPr="00751A8E">
        <w:rPr>
          <w:rFonts w:ascii="Arial" w:hAnsi="Arial" w:cs="Arial"/>
          <w:i w:val="0"/>
          <w:szCs w:val="24"/>
        </w:rPr>
        <w:t>ITGDec</w:t>
      </w:r>
      <w:proofErr w:type="spellEnd"/>
      <w:r w:rsidRPr="00751A8E">
        <w:rPr>
          <w:rFonts w:ascii="Arial" w:hAnsi="Arial" w:cs="Arial"/>
          <w:i w:val="0"/>
          <w:szCs w:val="24"/>
        </w:rPr>
        <w:t xml:space="preserve"> para poder guardar los resultados,  en el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se oprimía </w:t>
      </w:r>
      <w:proofErr w:type="spellStart"/>
      <w:r w:rsidRPr="00751A8E">
        <w:rPr>
          <w:rFonts w:ascii="Arial" w:hAnsi="Arial" w:cs="Arial"/>
          <w:i w:val="0"/>
          <w:szCs w:val="24"/>
        </w:rPr>
        <w:t>Statistics</w:t>
      </w:r>
      <w:proofErr w:type="spellEnd"/>
      <w:r w:rsidRPr="00751A8E">
        <w:rPr>
          <w:rFonts w:ascii="Arial" w:hAnsi="Arial" w:cs="Arial"/>
          <w:i w:val="0"/>
          <w:szCs w:val="24"/>
        </w:rPr>
        <w:t xml:space="preserve">, </w:t>
      </w:r>
      <w:proofErr w:type="spellStart"/>
      <w:r w:rsidRPr="00751A8E">
        <w:rPr>
          <w:rFonts w:ascii="Arial" w:hAnsi="Arial" w:cs="Arial"/>
          <w:i w:val="0"/>
          <w:szCs w:val="24"/>
        </w:rPr>
        <w:t>Protocol</w:t>
      </w:r>
      <w:proofErr w:type="spellEnd"/>
      <w:r w:rsidRPr="00751A8E">
        <w:rPr>
          <w:rFonts w:ascii="Arial" w:hAnsi="Arial" w:cs="Arial"/>
          <w:i w:val="0"/>
          <w:szCs w:val="24"/>
        </w:rPr>
        <w:t xml:space="preserve"> </w:t>
      </w:r>
      <w:proofErr w:type="spellStart"/>
      <w:r w:rsidRPr="00751A8E">
        <w:rPr>
          <w:rFonts w:ascii="Arial" w:hAnsi="Arial" w:cs="Arial"/>
          <w:i w:val="0"/>
          <w:szCs w:val="24"/>
        </w:rPr>
        <w:t>Hierarchy</w:t>
      </w:r>
      <w:proofErr w:type="spellEnd"/>
      <w:r w:rsidRPr="00751A8E">
        <w:rPr>
          <w:rFonts w:ascii="Arial" w:hAnsi="Arial" w:cs="Arial"/>
          <w:i w:val="0"/>
          <w:szCs w:val="24"/>
        </w:rPr>
        <w:t xml:space="preserve"> (Imagen N° 30) para calcular el número y el porcentaje de paquetes perdidos.</w:t>
      </w:r>
    </w:p>
    <w:p w:rsidR="00730310"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7.- Posteriormente para obtener los indicadores, se tuvo primero q</w:t>
      </w:r>
      <w:r w:rsidR="004D4E0D">
        <w:rPr>
          <w:rFonts w:ascii="Arial" w:hAnsi="Arial" w:cs="Arial"/>
          <w:i w:val="0"/>
          <w:szCs w:val="24"/>
        </w:rPr>
        <w:t>ue decodificar los paquetes de v</w:t>
      </w:r>
      <w:r w:rsidRPr="00751A8E">
        <w:rPr>
          <w:rFonts w:ascii="Arial" w:hAnsi="Arial" w:cs="Arial"/>
          <w:i w:val="0"/>
          <w:szCs w:val="24"/>
        </w:rPr>
        <w:t xml:space="preserve">ideo en paquetes de Protocolo RTP para poder aplicar el analizador de flujo RTP de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de la siguiente manera: </w:t>
      </w:r>
    </w:p>
    <w:p w:rsidR="00730310"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7.1.- Se selecciona un paquete del flujo capturado, en el menú se elije la opción </w:t>
      </w:r>
      <w:proofErr w:type="spellStart"/>
      <w:r w:rsidRPr="00751A8E">
        <w:rPr>
          <w:rFonts w:ascii="Arial" w:hAnsi="Arial" w:cs="Arial"/>
          <w:szCs w:val="24"/>
        </w:rPr>
        <w:t>analize</w:t>
      </w:r>
      <w:proofErr w:type="spellEnd"/>
      <w:r w:rsidRPr="00751A8E">
        <w:rPr>
          <w:rFonts w:ascii="Arial" w:hAnsi="Arial" w:cs="Arial"/>
          <w:i w:val="0"/>
          <w:szCs w:val="24"/>
        </w:rPr>
        <w:t xml:space="preserve">, luego </w:t>
      </w:r>
      <w:proofErr w:type="spellStart"/>
      <w:r w:rsidRPr="00751A8E">
        <w:rPr>
          <w:rFonts w:ascii="Arial" w:hAnsi="Arial" w:cs="Arial"/>
          <w:szCs w:val="24"/>
        </w:rPr>
        <w:t>decode</w:t>
      </w:r>
      <w:proofErr w:type="spellEnd"/>
      <w:r w:rsidRPr="00751A8E">
        <w:rPr>
          <w:rFonts w:ascii="Arial" w:hAnsi="Arial" w:cs="Arial"/>
          <w:szCs w:val="24"/>
        </w:rPr>
        <w:t xml:space="preserve"> as</w:t>
      </w:r>
      <w:r w:rsidRPr="00751A8E">
        <w:rPr>
          <w:rFonts w:ascii="Arial" w:hAnsi="Arial" w:cs="Arial"/>
          <w:i w:val="0"/>
          <w:szCs w:val="24"/>
        </w:rPr>
        <w:t>, se elige el puerto 1234 y el protocolo a convertir RTP.</w:t>
      </w:r>
    </w:p>
    <w:p w:rsidR="00730310" w:rsidRDefault="00730310" w:rsidP="00366EFD">
      <w:pPr>
        <w:spacing w:afterLines="100" w:line="360" w:lineRule="auto"/>
        <w:ind w:firstLine="708"/>
        <w:jc w:val="both"/>
        <w:rPr>
          <w:rFonts w:ascii="Arial" w:hAnsi="Arial" w:cs="Arial"/>
          <w:i w:val="0"/>
          <w:szCs w:val="24"/>
        </w:rPr>
      </w:pPr>
    </w:p>
    <w:p w:rsidR="00730310" w:rsidRDefault="00730310" w:rsidP="00366EFD">
      <w:pPr>
        <w:spacing w:afterLines="50" w:line="360" w:lineRule="auto"/>
        <w:ind w:firstLine="284"/>
        <w:jc w:val="both"/>
        <w:rPr>
          <w:rFonts w:ascii="Arial" w:hAnsi="Arial" w:cs="Arial"/>
          <w:i w:val="0"/>
          <w:szCs w:val="24"/>
        </w:rPr>
      </w:pPr>
    </w:p>
    <w:p w:rsidR="00F559DF" w:rsidRPr="00751A8E" w:rsidRDefault="00F559DF" w:rsidP="008A3A09">
      <w:pPr>
        <w:spacing w:line="360" w:lineRule="auto"/>
        <w:ind w:firstLine="708"/>
        <w:jc w:val="both"/>
        <w:rPr>
          <w:rFonts w:ascii="Arial" w:hAnsi="Arial" w:cs="Arial"/>
          <w:i w:val="0"/>
          <w:szCs w:val="24"/>
        </w:rPr>
      </w:pPr>
    </w:p>
    <w:p w:rsidR="004C19EC" w:rsidRDefault="004C19EC" w:rsidP="00366EFD">
      <w:pPr>
        <w:spacing w:afterLines="50" w:line="360" w:lineRule="auto"/>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4179570" cy="2514600"/>
            <wp:effectExtent l="19050" t="19050" r="11430" b="19050"/>
            <wp:docPr id="40"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2"/>
                    <a:srcRect/>
                    <a:stretch>
                      <a:fillRect/>
                    </a:stretch>
                  </pic:blipFill>
                  <pic:spPr bwMode="auto">
                    <a:xfrm>
                      <a:off x="0" y="0"/>
                      <a:ext cx="4179570" cy="2514600"/>
                    </a:xfrm>
                    <a:prstGeom prst="rect">
                      <a:avLst/>
                    </a:prstGeom>
                    <a:noFill/>
                    <a:ln>
                      <a:solidFill>
                        <a:schemeClr val="tx1"/>
                      </a:solidFill>
                    </a:ln>
                  </pic:spPr>
                </pic:pic>
              </a:graphicData>
            </a:graphic>
          </wp:inline>
        </w:drawing>
      </w:r>
    </w:p>
    <w:p w:rsidR="00F559DF" w:rsidRPr="00751A8E" w:rsidRDefault="00751A8E" w:rsidP="00B41D6B">
      <w:pPr>
        <w:spacing w:before="240"/>
        <w:jc w:val="center"/>
        <w:rPr>
          <w:rFonts w:ascii="Arial" w:hAnsi="Arial" w:cs="Arial"/>
          <w:i w:val="0"/>
          <w:szCs w:val="24"/>
        </w:rPr>
      </w:pPr>
      <w:r w:rsidRPr="00751A8E">
        <w:rPr>
          <w:rFonts w:ascii="Arial" w:hAnsi="Arial" w:cs="Arial"/>
          <w:i w:val="0"/>
          <w:szCs w:val="24"/>
        </w:rPr>
        <w:t>Imagen N° 35</w:t>
      </w:r>
      <w:r w:rsidR="00F559DF" w:rsidRPr="00751A8E">
        <w:rPr>
          <w:rFonts w:ascii="Arial" w:hAnsi="Arial" w:cs="Arial"/>
          <w:i w:val="0"/>
          <w:szCs w:val="24"/>
        </w:rPr>
        <w:t>: Decodificación para el protocolo RTP</w:t>
      </w:r>
    </w:p>
    <w:p w:rsidR="00CC46A3" w:rsidRDefault="00B41D6B" w:rsidP="00366EFD">
      <w:pPr>
        <w:spacing w:afterLines="200"/>
        <w:jc w:val="center"/>
        <w:rPr>
          <w:rFonts w:ascii="Arial" w:hAnsi="Arial" w:cs="Arial"/>
          <w:i w:val="0"/>
          <w:szCs w:val="24"/>
        </w:rPr>
      </w:pPr>
      <w:r>
        <w:rPr>
          <w:rFonts w:ascii="Arial" w:hAnsi="Arial" w:cs="Arial"/>
          <w:i w:val="0"/>
          <w:szCs w:val="24"/>
        </w:rPr>
        <w:t xml:space="preserve">Fuente: </w:t>
      </w:r>
      <w:proofErr w:type="spellStart"/>
      <w:r>
        <w:rPr>
          <w:rFonts w:ascii="Arial" w:hAnsi="Arial" w:cs="Arial"/>
          <w:i w:val="0"/>
          <w:szCs w:val="24"/>
        </w:rPr>
        <w:t>Wireshark</w:t>
      </w:r>
      <w:proofErr w:type="spellEnd"/>
      <w:r>
        <w:rPr>
          <w:rFonts w:ascii="Arial" w:hAnsi="Arial" w:cs="Arial"/>
          <w:i w:val="0"/>
          <w:szCs w:val="24"/>
        </w:rPr>
        <w:t xml:space="preserve"> (2011)</w:t>
      </w:r>
    </w:p>
    <w:p w:rsidR="00536937" w:rsidRPr="00751A8E" w:rsidRDefault="00F559DF" w:rsidP="00366EFD">
      <w:pPr>
        <w:spacing w:afterLines="200" w:line="360" w:lineRule="auto"/>
        <w:jc w:val="both"/>
        <w:rPr>
          <w:rFonts w:ascii="Arial" w:hAnsi="Arial" w:cs="Arial"/>
          <w:i w:val="0"/>
          <w:szCs w:val="24"/>
        </w:rPr>
      </w:pPr>
      <w:r w:rsidRPr="00751A8E">
        <w:rPr>
          <w:rFonts w:ascii="Arial" w:hAnsi="Arial" w:cs="Arial"/>
          <w:i w:val="0"/>
          <w:szCs w:val="24"/>
        </w:rPr>
        <w:t>7.2.-</w:t>
      </w:r>
      <w:r w:rsidR="00981F9C">
        <w:rPr>
          <w:rFonts w:ascii="Arial" w:hAnsi="Arial" w:cs="Arial"/>
          <w:i w:val="0"/>
          <w:szCs w:val="24"/>
        </w:rPr>
        <w:t xml:space="preserve"> </w:t>
      </w:r>
      <w:r w:rsidRPr="00751A8E">
        <w:rPr>
          <w:rFonts w:ascii="Arial" w:hAnsi="Arial" w:cs="Arial"/>
          <w:i w:val="0"/>
          <w:szCs w:val="24"/>
        </w:rPr>
        <w:t xml:space="preserve">Luego se utiliza el analizador RTP oprimiendo en  </w:t>
      </w:r>
      <w:proofErr w:type="spellStart"/>
      <w:r w:rsidRPr="00751A8E">
        <w:rPr>
          <w:rFonts w:ascii="Arial" w:hAnsi="Arial" w:cs="Arial"/>
          <w:szCs w:val="24"/>
        </w:rPr>
        <w:t>Menu</w:t>
      </w:r>
      <w:proofErr w:type="spellEnd"/>
      <w:r w:rsidRPr="00751A8E">
        <w:rPr>
          <w:rFonts w:ascii="Arial" w:hAnsi="Arial" w:cs="Arial"/>
          <w:szCs w:val="24"/>
        </w:rPr>
        <w:t xml:space="preserve"> </w:t>
      </w:r>
      <w:proofErr w:type="spellStart"/>
      <w:r w:rsidRPr="00751A8E">
        <w:rPr>
          <w:rFonts w:ascii="Arial" w:hAnsi="Arial" w:cs="Arial"/>
          <w:szCs w:val="24"/>
        </w:rPr>
        <w:t>Telephony</w:t>
      </w:r>
      <w:proofErr w:type="spellEnd"/>
      <w:r w:rsidRPr="00751A8E">
        <w:rPr>
          <w:rFonts w:ascii="Arial" w:hAnsi="Arial" w:cs="Arial"/>
          <w:szCs w:val="24"/>
        </w:rPr>
        <w:t xml:space="preserve">, RTP, </w:t>
      </w:r>
      <w:proofErr w:type="spellStart"/>
      <w:r w:rsidRPr="00751A8E">
        <w:rPr>
          <w:rFonts w:ascii="Arial" w:hAnsi="Arial" w:cs="Arial"/>
          <w:szCs w:val="24"/>
        </w:rPr>
        <w:t>Stream</w:t>
      </w:r>
      <w:proofErr w:type="spellEnd"/>
      <w:r w:rsidRPr="00751A8E">
        <w:rPr>
          <w:rFonts w:ascii="Arial" w:hAnsi="Arial" w:cs="Arial"/>
          <w:szCs w:val="24"/>
        </w:rPr>
        <w:t xml:space="preserve"> </w:t>
      </w:r>
      <w:proofErr w:type="spellStart"/>
      <w:r w:rsidRPr="00751A8E">
        <w:rPr>
          <w:rFonts w:ascii="Arial" w:hAnsi="Arial" w:cs="Arial"/>
          <w:szCs w:val="24"/>
        </w:rPr>
        <w:t>Analysis</w:t>
      </w:r>
      <w:proofErr w:type="spellEnd"/>
      <w:r w:rsidRPr="00751A8E">
        <w:rPr>
          <w:rFonts w:ascii="Arial" w:hAnsi="Arial" w:cs="Arial"/>
          <w:szCs w:val="24"/>
        </w:rPr>
        <w:t xml:space="preserve"> </w:t>
      </w:r>
      <w:r w:rsidRPr="00751A8E">
        <w:rPr>
          <w:rFonts w:ascii="Arial" w:hAnsi="Arial" w:cs="Arial"/>
          <w:i w:val="0"/>
          <w:szCs w:val="24"/>
        </w:rPr>
        <w:t>para que mostraran el Delay y bitrate de cada paquete (</w:t>
      </w:r>
      <w:r w:rsidR="00751A8E" w:rsidRPr="00751A8E">
        <w:rPr>
          <w:rFonts w:ascii="Arial" w:hAnsi="Arial" w:cs="Arial"/>
          <w:i w:val="0"/>
          <w:szCs w:val="24"/>
        </w:rPr>
        <w:t>Imagen N° 36</w:t>
      </w:r>
      <w:r w:rsidRPr="00751A8E">
        <w:rPr>
          <w:rFonts w:ascii="Arial" w:hAnsi="Arial" w:cs="Arial"/>
          <w:i w:val="0"/>
          <w:szCs w:val="24"/>
        </w:rPr>
        <w:t>).</w:t>
      </w:r>
    </w:p>
    <w:p w:rsidR="00CC46A3" w:rsidRDefault="00CC46A3" w:rsidP="00366EFD">
      <w:pPr>
        <w:spacing w:afterLines="50" w:line="360" w:lineRule="auto"/>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3790950" cy="1847850"/>
            <wp:effectExtent l="19050" t="19050" r="19050" b="19050"/>
            <wp:docPr id="37"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1"/>
                    <pic:cNvPicPr>
                      <a:picLocks noChangeAspect="1" noChangeArrowheads="1"/>
                    </pic:cNvPicPr>
                  </pic:nvPicPr>
                  <pic:blipFill>
                    <a:blip r:embed="rId53"/>
                    <a:srcRect/>
                    <a:stretch>
                      <a:fillRect/>
                    </a:stretch>
                  </pic:blipFill>
                  <pic:spPr bwMode="auto">
                    <a:xfrm>
                      <a:off x="0" y="0"/>
                      <a:ext cx="3790950" cy="1847850"/>
                    </a:xfrm>
                    <a:prstGeom prst="rect">
                      <a:avLst/>
                    </a:prstGeom>
                    <a:noFill/>
                    <a:ln>
                      <a:solidFill>
                        <a:schemeClr val="tx1"/>
                      </a:solidFill>
                    </a:ln>
                  </pic:spPr>
                </pic:pic>
              </a:graphicData>
            </a:graphic>
          </wp:inline>
        </w:drawing>
      </w:r>
    </w:p>
    <w:p w:rsidR="00CC46A3" w:rsidRDefault="00751A8E" w:rsidP="004C19EC">
      <w:pPr>
        <w:spacing w:before="240"/>
        <w:jc w:val="center"/>
        <w:rPr>
          <w:rFonts w:ascii="Arial" w:hAnsi="Arial" w:cs="Arial"/>
          <w:i w:val="0"/>
          <w:szCs w:val="24"/>
        </w:rPr>
      </w:pPr>
      <w:r w:rsidRPr="00751A8E">
        <w:rPr>
          <w:rFonts w:ascii="Arial" w:hAnsi="Arial" w:cs="Arial"/>
          <w:i w:val="0"/>
          <w:szCs w:val="24"/>
        </w:rPr>
        <w:t>Imagen N° 36</w:t>
      </w:r>
      <w:r w:rsidR="00F559DF" w:rsidRPr="00751A8E">
        <w:rPr>
          <w:rFonts w:ascii="Arial" w:hAnsi="Arial" w:cs="Arial"/>
          <w:i w:val="0"/>
          <w:szCs w:val="24"/>
        </w:rPr>
        <w:t>: Analizador del RTP</w:t>
      </w:r>
    </w:p>
    <w:p w:rsidR="00536937"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536937" w:rsidRPr="00751A8E"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t xml:space="preserve">7.3.- Luego, se exporta todo el flujo hacia un archivo </w:t>
      </w:r>
      <w:proofErr w:type="spellStart"/>
      <w:r w:rsidRPr="00751A8E">
        <w:rPr>
          <w:rFonts w:ascii="Arial" w:hAnsi="Arial" w:cs="Arial"/>
          <w:i w:val="0"/>
          <w:szCs w:val="24"/>
        </w:rPr>
        <w:t>CSV</w:t>
      </w:r>
      <w:proofErr w:type="spellEnd"/>
      <w:r w:rsidRPr="00751A8E">
        <w:rPr>
          <w:rFonts w:ascii="Arial" w:hAnsi="Arial" w:cs="Arial"/>
          <w:i w:val="0"/>
          <w:szCs w:val="24"/>
        </w:rPr>
        <w:t xml:space="preserve"> donde posteriormente</w:t>
      </w:r>
      <w:r w:rsidR="00241453" w:rsidRPr="00751A8E">
        <w:rPr>
          <w:rFonts w:ascii="Arial" w:hAnsi="Arial" w:cs="Arial"/>
          <w:i w:val="0"/>
          <w:szCs w:val="24"/>
        </w:rPr>
        <w:t xml:space="preserve"> se abre en Excel  para</w:t>
      </w:r>
      <w:r w:rsidRPr="00751A8E">
        <w:rPr>
          <w:rFonts w:ascii="Arial" w:hAnsi="Arial" w:cs="Arial"/>
          <w:i w:val="0"/>
          <w:szCs w:val="24"/>
        </w:rPr>
        <w:t xml:space="preserve"> calcula</w:t>
      </w:r>
      <w:r w:rsidR="00241453" w:rsidRPr="00751A8E">
        <w:rPr>
          <w:rFonts w:ascii="Arial" w:hAnsi="Arial" w:cs="Arial"/>
          <w:i w:val="0"/>
          <w:szCs w:val="24"/>
        </w:rPr>
        <w:t>r</w:t>
      </w:r>
      <w:r w:rsidR="00D809E3">
        <w:rPr>
          <w:rFonts w:ascii="Arial" w:hAnsi="Arial" w:cs="Arial"/>
          <w:i w:val="0"/>
          <w:szCs w:val="24"/>
        </w:rPr>
        <w:t xml:space="preserve"> el Delay y bi</w:t>
      </w:r>
      <w:r w:rsidRPr="00751A8E">
        <w:rPr>
          <w:rFonts w:ascii="Arial" w:hAnsi="Arial" w:cs="Arial"/>
          <w:i w:val="0"/>
          <w:szCs w:val="24"/>
        </w:rPr>
        <w:t>trate</w:t>
      </w:r>
      <w:r w:rsidR="00241453" w:rsidRPr="00751A8E">
        <w:rPr>
          <w:rFonts w:ascii="Arial" w:hAnsi="Arial" w:cs="Arial"/>
          <w:i w:val="0"/>
          <w:szCs w:val="24"/>
        </w:rPr>
        <w:t xml:space="preserve"> (Imagen N° 34), sombreando  las </w:t>
      </w:r>
      <w:r w:rsidR="00241453" w:rsidRPr="00751A8E">
        <w:rPr>
          <w:rFonts w:ascii="Arial" w:hAnsi="Arial" w:cs="Arial"/>
          <w:i w:val="0"/>
          <w:szCs w:val="24"/>
        </w:rPr>
        <w:lastRenderedPageBreak/>
        <w:t xml:space="preserve">columnas y en el menú de Excel seleccionamos </w:t>
      </w:r>
      <w:r w:rsidR="00241453" w:rsidRPr="00751A8E">
        <w:rPr>
          <w:rFonts w:ascii="Arial" w:hAnsi="Arial" w:cs="Arial"/>
          <w:szCs w:val="24"/>
        </w:rPr>
        <w:t>fórmulas, autosuma</w:t>
      </w:r>
      <w:r w:rsidR="00241453" w:rsidRPr="00751A8E">
        <w:rPr>
          <w:rFonts w:ascii="Arial" w:hAnsi="Arial" w:cs="Arial"/>
          <w:i w:val="0"/>
          <w:szCs w:val="24"/>
        </w:rPr>
        <w:t xml:space="preserve"> y calculamos el </w:t>
      </w:r>
      <w:r w:rsidR="00241453" w:rsidRPr="00751A8E">
        <w:rPr>
          <w:rFonts w:ascii="Arial" w:hAnsi="Arial" w:cs="Arial"/>
          <w:szCs w:val="24"/>
        </w:rPr>
        <w:t xml:space="preserve">promedio </w:t>
      </w:r>
      <w:r w:rsidR="00241453" w:rsidRPr="00751A8E">
        <w:rPr>
          <w:rFonts w:ascii="Arial" w:hAnsi="Arial" w:cs="Arial"/>
          <w:i w:val="0"/>
          <w:szCs w:val="24"/>
        </w:rPr>
        <w:t>total (Imagen N° 33)</w:t>
      </w:r>
      <w:r w:rsidRPr="00751A8E">
        <w:rPr>
          <w:rFonts w:ascii="Arial" w:hAnsi="Arial" w:cs="Arial"/>
          <w:i w:val="0"/>
          <w:szCs w:val="24"/>
        </w:rPr>
        <w:t xml:space="preserve">. </w:t>
      </w:r>
    </w:p>
    <w:p w:rsidR="00C00A6F" w:rsidRPr="00751A8E" w:rsidRDefault="00CC46A3" w:rsidP="00366EFD">
      <w:pPr>
        <w:spacing w:afterLines="50" w:line="360" w:lineRule="auto"/>
        <w:ind w:firstLine="284"/>
        <w:jc w:val="center"/>
        <w:rPr>
          <w:rFonts w:ascii="Arial" w:hAnsi="Arial" w:cs="Arial"/>
          <w:i w:val="0"/>
          <w:szCs w:val="24"/>
        </w:rPr>
      </w:pPr>
      <w:r w:rsidRPr="00751A8E">
        <w:rPr>
          <w:rFonts w:ascii="Arial" w:hAnsi="Arial" w:cs="Arial"/>
          <w:noProof/>
          <w:szCs w:val="24"/>
          <w:lang w:val="es-VE" w:eastAsia="es-VE"/>
        </w:rPr>
        <w:drawing>
          <wp:inline distT="0" distB="0" distL="0" distR="0">
            <wp:extent cx="4457700" cy="2028825"/>
            <wp:effectExtent l="19050" t="19050" r="19050" b="28575"/>
            <wp:docPr id="46"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4"/>
                    <a:srcRect/>
                    <a:stretch>
                      <a:fillRect/>
                    </a:stretch>
                  </pic:blipFill>
                  <pic:spPr bwMode="auto">
                    <a:xfrm>
                      <a:off x="0" y="0"/>
                      <a:ext cx="4457700" cy="2028825"/>
                    </a:xfrm>
                    <a:prstGeom prst="rect">
                      <a:avLst/>
                    </a:prstGeom>
                    <a:noFill/>
                    <a:ln>
                      <a:solidFill>
                        <a:schemeClr val="tx1"/>
                      </a:solidFill>
                    </a:ln>
                  </pic:spPr>
                </pic:pic>
              </a:graphicData>
            </a:graphic>
          </wp:inline>
        </w:drawing>
      </w:r>
    </w:p>
    <w:p w:rsidR="00C00A6F" w:rsidRPr="00751A8E" w:rsidRDefault="00751A8E" w:rsidP="008B2896">
      <w:pPr>
        <w:spacing w:before="240"/>
        <w:jc w:val="center"/>
        <w:rPr>
          <w:rFonts w:ascii="Arial" w:hAnsi="Arial" w:cs="Arial"/>
          <w:i w:val="0"/>
          <w:szCs w:val="24"/>
        </w:rPr>
      </w:pPr>
      <w:r w:rsidRPr="00751A8E">
        <w:rPr>
          <w:rFonts w:ascii="Arial" w:hAnsi="Arial" w:cs="Arial"/>
          <w:i w:val="0"/>
          <w:szCs w:val="24"/>
        </w:rPr>
        <w:t>Imagen N° 37</w:t>
      </w:r>
      <w:r w:rsidR="00F559DF" w:rsidRPr="00751A8E">
        <w:rPr>
          <w:rFonts w:ascii="Arial" w:hAnsi="Arial" w:cs="Arial"/>
          <w:i w:val="0"/>
          <w:szCs w:val="24"/>
        </w:rPr>
        <w:t>: Resultado de la captura de RTP usando Excel</w:t>
      </w:r>
    </w:p>
    <w:p w:rsidR="00C00A6F" w:rsidRDefault="00F559DF" w:rsidP="00366EFD">
      <w:pPr>
        <w:spacing w:afterLines="200"/>
        <w:jc w:val="center"/>
        <w:rPr>
          <w:rFonts w:ascii="Arial" w:hAnsi="Arial" w:cs="Arial"/>
          <w:i w:val="0"/>
          <w:szCs w:val="24"/>
        </w:rPr>
      </w:pPr>
      <w:r w:rsidRPr="00751A8E">
        <w:rPr>
          <w:rFonts w:ascii="Arial" w:hAnsi="Arial" w:cs="Arial"/>
          <w:i w:val="0"/>
          <w:szCs w:val="24"/>
        </w:rPr>
        <w:t xml:space="preserve">Fuente: </w:t>
      </w:r>
      <w:proofErr w:type="spellStart"/>
      <w:r w:rsidRPr="00751A8E">
        <w:rPr>
          <w:rFonts w:ascii="Arial" w:hAnsi="Arial" w:cs="Arial"/>
          <w:i w:val="0"/>
          <w:szCs w:val="24"/>
        </w:rPr>
        <w:t>Wireshark</w:t>
      </w:r>
      <w:proofErr w:type="spellEnd"/>
      <w:r w:rsidRPr="00751A8E">
        <w:rPr>
          <w:rFonts w:ascii="Arial" w:hAnsi="Arial" w:cs="Arial"/>
          <w:i w:val="0"/>
          <w:szCs w:val="24"/>
        </w:rPr>
        <w:t xml:space="preserve"> (2011)</w:t>
      </w:r>
    </w:p>
    <w:p w:rsidR="00C00A6F" w:rsidRPr="00751A8E" w:rsidRDefault="004C19EC" w:rsidP="00366EFD">
      <w:pPr>
        <w:spacing w:afterLines="50" w:line="360" w:lineRule="auto"/>
        <w:ind w:firstLine="284"/>
        <w:jc w:val="both"/>
        <w:rPr>
          <w:rFonts w:ascii="Arial" w:hAnsi="Arial" w:cs="Arial"/>
          <w:i w:val="0"/>
          <w:szCs w:val="24"/>
        </w:rPr>
      </w:pPr>
      <w:r>
        <w:rPr>
          <w:rFonts w:ascii="Arial" w:hAnsi="Arial" w:cs="Arial"/>
          <w:i w:val="0"/>
          <w:szCs w:val="24"/>
        </w:rPr>
        <w:t xml:space="preserve">8.- </w:t>
      </w:r>
      <w:r w:rsidR="00F559DF" w:rsidRPr="00751A8E">
        <w:rPr>
          <w:rFonts w:ascii="Arial" w:hAnsi="Arial" w:cs="Arial"/>
          <w:i w:val="0"/>
          <w:szCs w:val="24"/>
        </w:rPr>
        <w:t xml:space="preserve">Por </w:t>
      </w:r>
      <w:r w:rsidR="00E15D9E" w:rsidRPr="00751A8E">
        <w:rPr>
          <w:rFonts w:ascii="Arial" w:hAnsi="Arial" w:cs="Arial"/>
          <w:i w:val="0"/>
          <w:szCs w:val="24"/>
        </w:rPr>
        <w:t xml:space="preserve">último </w:t>
      </w:r>
      <w:r w:rsidR="00F559DF" w:rsidRPr="00751A8E">
        <w:rPr>
          <w:rFonts w:ascii="Arial" w:hAnsi="Arial" w:cs="Arial"/>
          <w:i w:val="0"/>
          <w:szCs w:val="24"/>
        </w:rPr>
        <w:t>se procede a guardar los valores obtenidos como (% de Paquetes Perdidos, Delay y Bitrate) de cada flujo.</w:t>
      </w:r>
    </w:p>
    <w:p w:rsidR="00C00A6F" w:rsidRPr="00751A8E" w:rsidRDefault="00D459AD" w:rsidP="00366EFD">
      <w:pPr>
        <w:spacing w:afterLines="50" w:line="360" w:lineRule="auto"/>
        <w:ind w:firstLine="284"/>
        <w:jc w:val="both"/>
        <w:rPr>
          <w:rFonts w:ascii="Arial" w:hAnsi="Arial" w:cs="Arial"/>
          <w:i w:val="0"/>
          <w:szCs w:val="24"/>
        </w:rPr>
      </w:pPr>
      <w:r>
        <w:rPr>
          <w:rFonts w:ascii="Arial" w:hAnsi="Arial" w:cs="Arial"/>
          <w:i w:val="0"/>
          <w:szCs w:val="24"/>
        </w:rPr>
        <w:t>Para Finalizar, en la fase c</w:t>
      </w:r>
      <w:r w:rsidR="00F559DF" w:rsidRPr="00751A8E">
        <w:rPr>
          <w:rFonts w:ascii="Arial" w:hAnsi="Arial" w:cs="Arial"/>
          <w:i w:val="0"/>
          <w:szCs w:val="24"/>
        </w:rPr>
        <w:t xml:space="preserve">uatro se </w:t>
      </w:r>
      <w:r w:rsidR="00E15D9E" w:rsidRPr="00751A8E">
        <w:rPr>
          <w:rFonts w:ascii="Arial" w:hAnsi="Arial" w:cs="Arial"/>
          <w:i w:val="0"/>
          <w:szCs w:val="24"/>
        </w:rPr>
        <w:t xml:space="preserve">utilizó </w:t>
      </w:r>
      <w:r w:rsidR="00F559DF" w:rsidRPr="00751A8E">
        <w:rPr>
          <w:rFonts w:ascii="Arial" w:hAnsi="Arial" w:cs="Arial"/>
          <w:i w:val="0"/>
          <w:szCs w:val="24"/>
        </w:rPr>
        <w:t xml:space="preserve">el programa estadístico </w:t>
      </w:r>
      <w:proofErr w:type="spellStart"/>
      <w:r w:rsidR="00F559DF" w:rsidRPr="00751A8E">
        <w:rPr>
          <w:rFonts w:ascii="Arial" w:hAnsi="Arial" w:cs="Arial"/>
          <w:i w:val="0"/>
          <w:szCs w:val="24"/>
        </w:rPr>
        <w:t>SPSS</w:t>
      </w:r>
      <w:proofErr w:type="spellEnd"/>
      <w:r w:rsidR="00F559DF" w:rsidRPr="00751A8E">
        <w:rPr>
          <w:rFonts w:ascii="Arial" w:hAnsi="Arial" w:cs="Arial"/>
          <w:i w:val="0"/>
          <w:szCs w:val="24"/>
        </w:rPr>
        <w:t xml:space="preserve"> (</w:t>
      </w:r>
      <w:proofErr w:type="spellStart"/>
      <w:r w:rsidR="00F559DF" w:rsidRPr="00751A8E">
        <w:rPr>
          <w:rStyle w:val="apple-style-span"/>
          <w:rFonts w:ascii="Arial" w:hAnsi="Arial" w:cs="Arial"/>
          <w:bCs/>
          <w:i w:val="0"/>
          <w:color w:val="000000"/>
          <w:szCs w:val="24"/>
          <w:shd w:val="clear" w:color="auto" w:fill="FFFFFF"/>
        </w:rPr>
        <w:t>Statistical</w:t>
      </w:r>
      <w:proofErr w:type="spellEnd"/>
      <w:r w:rsidR="00F559DF" w:rsidRPr="00751A8E">
        <w:rPr>
          <w:rStyle w:val="apple-style-span"/>
          <w:rFonts w:ascii="Arial" w:hAnsi="Arial" w:cs="Arial"/>
          <w:bCs/>
          <w:i w:val="0"/>
          <w:color w:val="000000"/>
          <w:szCs w:val="24"/>
          <w:shd w:val="clear" w:color="auto" w:fill="FFFFFF"/>
        </w:rPr>
        <w:t xml:space="preserve"> </w:t>
      </w:r>
      <w:proofErr w:type="spellStart"/>
      <w:r w:rsidR="00F559DF" w:rsidRPr="00751A8E">
        <w:rPr>
          <w:rStyle w:val="apple-style-span"/>
          <w:rFonts w:ascii="Arial" w:hAnsi="Arial" w:cs="Arial"/>
          <w:bCs/>
          <w:i w:val="0"/>
          <w:color w:val="000000"/>
          <w:szCs w:val="24"/>
          <w:shd w:val="clear" w:color="auto" w:fill="FFFFFF"/>
        </w:rPr>
        <w:t>Package</w:t>
      </w:r>
      <w:proofErr w:type="spellEnd"/>
      <w:r w:rsidR="00F559DF" w:rsidRPr="00751A8E">
        <w:rPr>
          <w:rStyle w:val="apple-style-span"/>
          <w:rFonts w:ascii="Arial" w:hAnsi="Arial" w:cs="Arial"/>
          <w:bCs/>
          <w:i w:val="0"/>
          <w:color w:val="000000"/>
          <w:szCs w:val="24"/>
          <w:shd w:val="clear" w:color="auto" w:fill="FFFFFF"/>
        </w:rPr>
        <w:t xml:space="preserve"> </w:t>
      </w:r>
      <w:proofErr w:type="spellStart"/>
      <w:r w:rsidR="00F559DF" w:rsidRPr="00751A8E">
        <w:rPr>
          <w:rStyle w:val="apple-style-span"/>
          <w:rFonts w:ascii="Arial" w:hAnsi="Arial" w:cs="Arial"/>
          <w:bCs/>
          <w:i w:val="0"/>
          <w:color w:val="000000"/>
          <w:szCs w:val="24"/>
          <w:shd w:val="clear" w:color="auto" w:fill="FFFFFF"/>
        </w:rPr>
        <w:t>for</w:t>
      </w:r>
      <w:proofErr w:type="spellEnd"/>
      <w:r w:rsidR="00F559DF" w:rsidRPr="00751A8E">
        <w:rPr>
          <w:rStyle w:val="apple-style-span"/>
          <w:rFonts w:ascii="Arial" w:hAnsi="Arial" w:cs="Arial"/>
          <w:bCs/>
          <w:i w:val="0"/>
          <w:color w:val="000000"/>
          <w:szCs w:val="24"/>
          <w:shd w:val="clear" w:color="auto" w:fill="FFFFFF"/>
        </w:rPr>
        <w:t xml:space="preserve"> </w:t>
      </w:r>
      <w:proofErr w:type="spellStart"/>
      <w:r w:rsidR="00F559DF" w:rsidRPr="00751A8E">
        <w:rPr>
          <w:rStyle w:val="apple-style-span"/>
          <w:rFonts w:ascii="Arial" w:hAnsi="Arial" w:cs="Arial"/>
          <w:bCs/>
          <w:i w:val="0"/>
          <w:color w:val="000000"/>
          <w:szCs w:val="24"/>
          <w:shd w:val="clear" w:color="auto" w:fill="FFFFFF"/>
        </w:rPr>
        <w:t>the</w:t>
      </w:r>
      <w:proofErr w:type="spellEnd"/>
      <w:r w:rsidR="00F559DF" w:rsidRPr="00751A8E">
        <w:rPr>
          <w:rStyle w:val="apple-style-span"/>
          <w:rFonts w:ascii="Arial" w:hAnsi="Arial" w:cs="Arial"/>
          <w:bCs/>
          <w:i w:val="0"/>
          <w:color w:val="000000"/>
          <w:szCs w:val="24"/>
          <w:shd w:val="clear" w:color="auto" w:fill="FFFFFF"/>
        </w:rPr>
        <w:t xml:space="preserve"> Social </w:t>
      </w:r>
      <w:proofErr w:type="spellStart"/>
      <w:r w:rsidR="00F559DF" w:rsidRPr="00751A8E">
        <w:rPr>
          <w:rStyle w:val="apple-style-span"/>
          <w:rFonts w:ascii="Arial" w:hAnsi="Arial" w:cs="Arial"/>
          <w:bCs/>
          <w:i w:val="0"/>
          <w:color w:val="000000"/>
          <w:szCs w:val="24"/>
          <w:shd w:val="clear" w:color="auto" w:fill="FFFFFF"/>
        </w:rPr>
        <w:t>Sciences</w:t>
      </w:r>
      <w:proofErr w:type="spellEnd"/>
      <w:r w:rsidR="00F559DF" w:rsidRPr="00751A8E">
        <w:rPr>
          <w:rFonts w:ascii="Arial" w:hAnsi="Arial" w:cs="Arial"/>
          <w:i w:val="0"/>
          <w:szCs w:val="24"/>
        </w:rPr>
        <w:t>) para el análisis de la significancia de las diferencias observadas entre los dos protocolos (Ipv4 e Ipv6).</w:t>
      </w:r>
    </w:p>
    <w:p w:rsidR="00C00A6F"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Como modelo estadístico se </w:t>
      </w:r>
      <w:r w:rsidR="00E15D9E" w:rsidRPr="00751A8E">
        <w:rPr>
          <w:rFonts w:ascii="Arial" w:hAnsi="Arial" w:cs="Arial"/>
          <w:i w:val="0"/>
          <w:szCs w:val="24"/>
        </w:rPr>
        <w:t>aplicó el siguiente</w:t>
      </w:r>
      <w:r w:rsidRPr="00751A8E">
        <w:rPr>
          <w:rFonts w:ascii="Arial" w:hAnsi="Arial" w:cs="Arial"/>
          <w:i w:val="0"/>
          <w:szCs w:val="24"/>
        </w:rPr>
        <w:t>:</w:t>
      </w:r>
    </w:p>
    <w:p w:rsidR="00C00A6F"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iCs/>
          <w:szCs w:val="24"/>
        </w:rPr>
        <w:t>Antes es im</w:t>
      </w:r>
      <w:r w:rsidR="00D459AD">
        <w:rPr>
          <w:rFonts w:ascii="Arial" w:hAnsi="Arial" w:cs="Arial"/>
          <w:i w:val="0"/>
          <w:iCs/>
          <w:szCs w:val="24"/>
        </w:rPr>
        <w:t>portante explicar que se utilizó</w:t>
      </w:r>
      <w:r w:rsidRPr="00751A8E">
        <w:rPr>
          <w:rFonts w:ascii="Arial" w:hAnsi="Arial" w:cs="Arial"/>
          <w:i w:val="0"/>
          <w:iCs/>
          <w:szCs w:val="24"/>
        </w:rPr>
        <w:t xml:space="preserve"> como </w:t>
      </w:r>
      <w:r w:rsidR="00E15D9E" w:rsidRPr="00751A8E">
        <w:rPr>
          <w:rFonts w:ascii="Arial" w:hAnsi="Arial" w:cs="Arial"/>
          <w:i w:val="0"/>
          <w:iCs/>
          <w:szCs w:val="24"/>
        </w:rPr>
        <w:t xml:space="preserve">variables </w:t>
      </w:r>
      <w:r w:rsidRPr="00751A8E">
        <w:rPr>
          <w:rFonts w:ascii="Arial" w:hAnsi="Arial" w:cs="Arial"/>
          <w:i w:val="0"/>
          <w:iCs/>
          <w:szCs w:val="24"/>
        </w:rPr>
        <w:t>independientes se encuentra conformada por los protocolo</w:t>
      </w:r>
      <w:r w:rsidR="00D459AD">
        <w:rPr>
          <w:rFonts w:ascii="Arial" w:hAnsi="Arial" w:cs="Arial"/>
          <w:i w:val="0"/>
          <w:iCs/>
          <w:szCs w:val="24"/>
        </w:rPr>
        <w:t>s (IPv4 e IPv6) y como v</w:t>
      </w:r>
      <w:r w:rsidRPr="00751A8E">
        <w:rPr>
          <w:rFonts w:ascii="Arial" w:hAnsi="Arial" w:cs="Arial"/>
          <w:i w:val="0"/>
          <w:iCs/>
          <w:szCs w:val="24"/>
        </w:rPr>
        <w:t>ariable dependiente las integran el rendimiento de la red (</w:t>
      </w:r>
      <w:r w:rsidR="00022D0F">
        <w:rPr>
          <w:rFonts w:ascii="Arial" w:hAnsi="Arial" w:cs="Arial"/>
          <w:i w:val="0"/>
          <w:iCs/>
          <w:szCs w:val="24"/>
        </w:rPr>
        <w:t>Delay</w:t>
      </w:r>
      <w:r w:rsidRPr="00751A8E">
        <w:rPr>
          <w:rFonts w:ascii="Arial" w:hAnsi="Arial" w:cs="Arial"/>
          <w:i w:val="0"/>
          <w:iCs/>
          <w:szCs w:val="24"/>
        </w:rPr>
        <w:t>, Bitrate y % paquetes perdidos).</w:t>
      </w:r>
    </w:p>
    <w:p w:rsidR="00C00A6F" w:rsidRPr="00751A8E" w:rsidRDefault="00F559DF" w:rsidP="00366EFD">
      <w:pPr>
        <w:spacing w:afterLines="50" w:line="360" w:lineRule="auto"/>
        <w:ind w:left="720" w:firstLine="284"/>
        <w:jc w:val="both"/>
        <w:rPr>
          <w:rFonts w:ascii="Arial" w:hAnsi="Arial" w:cs="Arial"/>
          <w:bCs/>
          <w:i w:val="0"/>
          <w:szCs w:val="24"/>
        </w:rPr>
      </w:pPr>
      <w:proofErr w:type="spellStart"/>
      <w:proofErr w:type="gramStart"/>
      <w:r w:rsidRPr="00751A8E">
        <w:rPr>
          <w:rFonts w:ascii="Arial" w:hAnsi="Arial" w:cs="Arial"/>
          <w:bCs/>
          <w:i w:val="0"/>
          <w:iCs/>
          <w:szCs w:val="24"/>
        </w:rPr>
        <w:t>yij</w:t>
      </w:r>
      <w:proofErr w:type="spellEnd"/>
      <w:proofErr w:type="gramEnd"/>
      <w:r w:rsidRPr="00751A8E">
        <w:rPr>
          <w:rFonts w:ascii="Arial" w:hAnsi="Arial" w:cs="Arial"/>
          <w:bCs/>
          <w:i w:val="0"/>
          <w:iCs/>
          <w:szCs w:val="24"/>
        </w:rPr>
        <w:t xml:space="preserve"> = µ + </w:t>
      </w:r>
      <w:proofErr w:type="spellStart"/>
      <w:r w:rsidRPr="00751A8E">
        <w:rPr>
          <w:rFonts w:ascii="Arial" w:hAnsi="Arial" w:cs="Arial"/>
          <w:bCs/>
          <w:i w:val="0"/>
          <w:iCs/>
          <w:szCs w:val="24"/>
        </w:rPr>
        <w:t>αi</w:t>
      </w:r>
      <w:proofErr w:type="spellEnd"/>
      <w:r w:rsidRPr="00751A8E">
        <w:rPr>
          <w:rFonts w:ascii="Arial" w:hAnsi="Arial" w:cs="Arial"/>
          <w:bCs/>
          <w:i w:val="0"/>
          <w:iCs/>
          <w:szCs w:val="24"/>
        </w:rPr>
        <w:t xml:space="preserve"> + </w:t>
      </w:r>
      <w:proofErr w:type="spellStart"/>
      <w:r w:rsidRPr="00751A8E">
        <w:rPr>
          <w:rFonts w:ascii="Arial" w:hAnsi="Arial" w:cs="Arial"/>
          <w:bCs/>
          <w:i w:val="0"/>
          <w:iCs/>
          <w:szCs w:val="24"/>
        </w:rPr>
        <w:t>εij</w:t>
      </w:r>
      <w:proofErr w:type="spellEnd"/>
      <w:r w:rsidRPr="00751A8E">
        <w:rPr>
          <w:rFonts w:ascii="Arial" w:hAnsi="Arial" w:cs="Arial"/>
          <w:bCs/>
          <w:i w:val="0"/>
          <w:iCs/>
          <w:szCs w:val="24"/>
        </w:rPr>
        <w:t xml:space="preserve"> </w:t>
      </w:r>
    </w:p>
    <w:p w:rsidR="00C00A6F" w:rsidRPr="00751A8E" w:rsidRDefault="00F559DF" w:rsidP="00366EFD">
      <w:pPr>
        <w:spacing w:afterLines="50" w:line="360" w:lineRule="auto"/>
        <w:ind w:firstLine="284"/>
        <w:jc w:val="both"/>
        <w:rPr>
          <w:rFonts w:ascii="Arial" w:hAnsi="Arial" w:cs="Arial"/>
          <w:i w:val="0"/>
          <w:iCs/>
          <w:szCs w:val="24"/>
        </w:rPr>
      </w:pPr>
      <w:r w:rsidRPr="00751A8E">
        <w:rPr>
          <w:rFonts w:ascii="Arial" w:hAnsi="Arial" w:cs="Arial"/>
          <w:i w:val="0"/>
          <w:szCs w:val="24"/>
        </w:rPr>
        <w:tab/>
      </w:r>
      <w:r w:rsidRPr="00751A8E">
        <w:rPr>
          <w:rFonts w:ascii="Arial" w:hAnsi="Arial" w:cs="Arial"/>
          <w:i w:val="0"/>
          <w:iCs/>
          <w:szCs w:val="24"/>
        </w:rPr>
        <w:t xml:space="preserve">Donde </w:t>
      </w:r>
    </w:p>
    <w:p w:rsidR="00C00A6F" w:rsidRPr="00751A8E" w:rsidRDefault="00F559DF" w:rsidP="00366EFD">
      <w:pPr>
        <w:spacing w:afterLines="50" w:line="360" w:lineRule="auto"/>
        <w:ind w:firstLine="284"/>
        <w:jc w:val="both"/>
        <w:rPr>
          <w:rFonts w:ascii="Arial" w:hAnsi="Arial" w:cs="Arial"/>
          <w:i w:val="0"/>
          <w:iCs/>
          <w:szCs w:val="24"/>
        </w:rPr>
      </w:pPr>
      <w:r w:rsidRPr="00751A8E">
        <w:rPr>
          <w:rFonts w:ascii="Arial" w:hAnsi="Arial" w:cs="Arial"/>
          <w:i w:val="0"/>
          <w:iCs/>
          <w:szCs w:val="24"/>
        </w:rPr>
        <w:tab/>
      </w:r>
      <w:proofErr w:type="spellStart"/>
      <w:proofErr w:type="gramStart"/>
      <w:r w:rsidRPr="00751A8E">
        <w:rPr>
          <w:rFonts w:ascii="Arial" w:hAnsi="Arial" w:cs="Arial"/>
          <w:i w:val="0"/>
          <w:iCs/>
          <w:szCs w:val="24"/>
        </w:rPr>
        <w:t>αi</w:t>
      </w:r>
      <w:proofErr w:type="spellEnd"/>
      <w:proofErr w:type="gramEnd"/>
      <w:r w:rsidRPr="00751A8E">
        <w:rPr>
          <w:rFonts w:ascii="Arial" w:hAnsi="Arial" w:cs="Arial"/>
          <w:i w:val="0"/>
          <w:iCs/>
          <w:szCs w:val="24"/>
        </w:rPr>
        <w:t xml:space="preserve"> = variable independiente</w:t>
      </w:r>
    </w:p>
    <w:p w:rsidR="00B10B4E" w:rsidRDefault="00F559DF" w:rsidP="00366EFD">
      <w:pPr>
        <w:spacing w:afterLines="50" w:line="360" w:lineRule="auto"/>
        <w:ind w:firstLine="284"/>
        <w:jc w:val="both"/>
        <w:rPr>
          <w:rFonts w:ascii="Arial" w:hAnsi="Arial" w:cs="Arial"/>
          <w:i w:val="0"/>
          <w:iCs/>
          <w:szCs w:val="24"/>
        </w:rPr>
      </w:pPr>
      <w:r w:rsidRPr="00751A8E">
        <w:rPr>
          <w:rFonts w:ascii="Arial" w:hAnsi="Arial" w:cs="Arial"/>
          <w:i w:val="0"/>
          <w:iCs/>
          <w:szCs w:val="24"/>
        </w:rPr>
        <w:tab/>
      </w:r>
      <w:proofErr w:type="spellStart"/>
      <w:proofErr w:type="gramStart"/>
      <w:r w:rsidRPr="00751A8E">
        <w:rPr>
          <w:rFonts w:ascii="Arial" w:hAnsi="Arial" w:cs="Arial"/>
          <w:i w:val="0"/>
          <w:iCs/>
          <w:szCs w:val="24"/>
        </w:rPr>
        <w:t>yij</w:t>
      </w:r>
      <w:proofErr w:type="spellEnd"/>
      <w:proofErr w:type="gramEnd"/>
      <w:r w:rsidRPr="00751A8E">
        <w:rPr>
          <w:rFonts w:ascii="Arial" w:hAnsi="Arial" w:cs="Arial"/>
          <w:i w:val="0"/>
          <w:iCs/>
          <w:szCs w:val="24"/>
        </w:rPr>
        <w:t xml:space="preserve"> = variable dependiente</w:t>
      </w: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Default="00B10B4E" w:rsidP="00366EFD">
      <w:pPr>
        <w:spacing w:afterLines="50" w:line="360" w:lineRule="auto"/>
        <w:ind w:firstLine="284"/>
        <w:jc w:val="both"/>
        <w:rPr>
          <w:rFonts w:ascii="Arial" w:hAnsi="Arial" w:cs="Arial"/>
          <w:i w:val="0"/>
          <w:iCs/>
          <w:szCs w:val="24"/>
        </w:rPr>
      </w:pPr>
    </w:p>
    <w:p w:rsidR="00B10B4E" w:rsidRPr="00B10B4E" w:rsidRDefault="00B10B4E" w:rsidP="00366EFD">
      <w:pPr>
        <w:spacing w:afterLines="50" w:line="360" w:lineRule="auto"/>
        <w:ind w:firstLine="284"/>
        <w:jc w:val="both"/>
        <w:rPr>
          <w:rFonts w:ascii="Arial" w:hAnsi="Arial" w:cs="Arial"/>
          <w:i w:val="0"/>
          <w:iCs/>
          <w:szCs w:val="24"/>
        </w:rPr>
      </w:pPr>
    </w:p>
    <w:p w:rsidR="00C00A6F" w:rsidRPr="00D223B6" w:rsidRDefault="006560ED" w:rsidP="00366EFD">
      <w:pPr>
        <w:spacing w:afterLines="900" w:line="360" w:lineRule="auto"/>
        <w:ind w:firstLine="284"/>
        <w:jc w:val="center"/>
        <w:rPr>
          <w:rFonts w:ascii="Arial" w:hAnsi="Arial" w:cs="Arial"/>
          <w:b/>
          <w:i w:val="0"/>
          <w:szCs w:val="24"/>
        </w:rPr>
      </w:pPr>
      <w:r>
        <w:rPr>
          <w:rFonts w:ascii="Arial" w:hAnsi="Arial" w:cs="Arial"/>
          <w:b/>
          <w:i w:val="0"/>
          <w:szCs w:val="24"/>
        </w:rPr>
        <w:t>CAPÍTULO</w:t>
      </w:r>
      <w:r w:rsidR="00F559DF" w:rsidRPr="00D223B6">
        <w:rPr>
          <w:rFonts w:ascii="Arial" w:hAnsi="Arial" w:cs="Arial"/>
          <w:b/>
          <w:i w:val="0"/>
          <w:szCs w:val="24"/>
        </w:rPr>
        <w:t xml:space="preserve"> IV</w:t>
      </w:r>
    </w:p>
    <w:p w:rsidR="00C00A6F" w:rsidRPr="00D223B6" w:rsidRDefault="00C00A6F" w:rsidP="00366EFD">
      <w:pPr>
        <w:spacing w:afterLines="50" w:line="360" w:lineRule="auto"/>
        <w:ind w:firstLine="284"/>
        <w:jc w:val="center"/>
        <w:rPr>
          <w:rFonts w:ascii="Arial" w:hAnsi="Arial" w:cs="Arial"/>
          <w:i w:val="0"/>
          <w:szCs w:val="24"/>
        </w:rPr>
      </w:pPr>
    </w:p>
    <w:p w:rsidR="00C00A6F" w:rsidRPr="00D223B6" w:rsidRDefault="00C00A6F" w:rsidP="00366EFD">
      <w:pPr>
        <w:spacing w:afterLines="50" w:line="360" w:lineRule="auto"/>
        <w:ind w:firstLine="284"/>
        <w:jc w:val="center"/>
        <w:rPr>
          <w:rFonts w:ascii="Arial" w:hAnsi="Arial" w:cs="Arial"/>
          <w:i w:val="0"/>
          <w:szCs w:val="24"/>
        </w:rPr>
      </w:pPr>
    </w:p>
    <w:p w:rsidR="005A6CA1" w:rsidRDefault="005A6CA1" w:rsidP="00366EFD">
      <w:pPr>
        <w:spacing w:afterLines="50" w:line="360" w:lineRule="auto"/>
        <w:ind w:firstLine="284"/>
        <w:jc w:val="center"/>
        <w:rPr>
          <w:rFonts w:ascii="Arial" w:hAnsi="Arial" w:cs="Arial"/>
          <w:i w:val="0"/>
          <w:szCs w:val="24"/>
        </w:rPr>
      </w:pPr>
    </w:p>
    <w:p w:rsidR="00FA345C" w:rsidRDefault="00FA345C" w:rsidP="00366EFD">
      <w:pPr>
        <w:spacing w:afterLines="50" w:line="360" w:lineRule="auto"/>
        <w:ind w:firstLine="284"/>
        <w:jc w:val="center"/>
        <w:rPr>
          <w:rFonts w:ascii="Arial" w:hAnsi="Arial" w:cs="Arial"/>
          <w:i w:val="0"/>
          <w:szCs w:val="24"/>
        </w:rPr>
      </w:pPr>
    </w:p>
    <w:p w:rsidR="00FA345C" w:rsidRDefault="00FA345C" w:rsidP="00366EFD">
      <w:pPr>
        <w:spacing w:afterLines="50" w:line="360" w:lineRule="auto"/>
        <w:ind w:firstLine="284"/>
        <w:jc w:val="center"/>
        <w:rPr>
          <w:rFonts w:ascii="Arial" w:hAnsi="Arial" w:cs="Arial"/>
          <w:i w:val="0"/>
          <w:szCs w:val="24"/>
        </w:rPr>
      </w:pPr>
    </w:p>
    <w:p w:rsidR="00FA345C" w:rsidRDefault="00FA345C" w:rsidP="00366EFD">
      <w:pPr>
        <w:spacing w:afterLines="50" w:line="360" w:lineRule="auto"/>
        <w:ind w:firstLine="284"/>
        <w:jc w:val="center"/>
        <w:rPr>
          <w:rFonts w:ascii="Arial" w:hAnsi="Arial" w:cs="Arial"/>
          <w:i w:val="0"/>
          <w:szCs w:val="24"/>
        </w:rPr>
      </w:pPr>
    </w:p>
    <w:p w:rsidR="00FA345C" w:rsidRPr="00D223B6" w:rsidRDefault="00FA345C" w:rsidP="00366EFD">
      <w:pPr>
        <w:spacing w:afterLines="50" w:line="360" w:lineRule="auto"/>
        <w:ind w:firstLine="284"/>
        <w:jc w:val="center"/>
        <w:rPr>
          <w:rFonts w:ascii="Arial" w:hAnsi="Arial" w:cs="Arial"/>
          <w:i w:val="0"/>
          <w:szCs w:val="24"/>
        </w:rPr>
      </w:pPr>
    </w:p>
    <w:p w:rsidR="005A6CA1" w:rsidRPr="00751A8E" w:rsidRDefault="005A6CA1" w:rsidP="00366EFD">
      <w:pPr>
        <w:spacing w:afterLines="50" w:line="360" w:lineRule="auto"/>
        <w:ind w:firstLine="284"/>
        <w:jc w:val="center"/>
        <w:rPr>
          <w:rFonts w:ascii="Arial" w:hAnsi="Arial" w:cs="Arial"/>
          <w:szCs w:val="24"/>
        </w:rPr>
      </w:pPr>
    </w:p>
    <w:p w:rsidR="005A6CA1" w:rsidRPr="00751A8E" w:rsidRDefault="005A6CA1" w:rsidP="00366EFD">
      <w:pPr>
        <w:spacing w:afterLines="50" w:line="360" w:lineRule="auto"/>
        <w:ind w:firstLine="284"/>
        <w:jc w:val="center"/>
        <w:rPr>
          <w:rFonts w:ascii="Arial" w:hAnsi="Arial" w:cs="Arial"/>
          <w:szCs w:val="24"/>
        </w:rPr>
      </w:pPr>
    </w:p>
    <w:p w:rsidR="000A46E7" w:rsidRDefault="000A46E7" w:rsidP="00366EFD">
      <w:pPr>
        <w:spacing w:afterLines="100" w:line="480" w:lineRule="auto"/>
        <w:ind w:firstLine="284"/>
        <w:jc w:val="center"/>
        <w:rPr>
          <w:rFonts w:ascii="Arial" w:hAnsi="Arial" w:cs="Arial"/>
          <w:b/>
          <w:i w:val="0"/>
          <w:szCs w:val="24"/>
        </w:rPr>
      </w:pPr>
    </w:p>
    <w:p w:rsidR="00F559DF" w:rsidRPr="00751A8E" w:rsidRDefault="006560ED" w:rsidP="00B10B4E">
      <w:pPr>
        <w:spacing w:line="480" w:lineRule="auto"/>
        <w:ind w:firstLine="284"/>
        <w:jc w:val="center"/>
        <w:rPr>
          <w:rFonts w:ascii="Arial" w:hAnsi="Arial" w:cs="Arial"/>
          <w:b/>
          <w:i w:val="0"/>
          <w:szCs w:val="24"/>
        </w:rPr>
      </w:pPr>
      <w:r>
        <w:rPr>
          <w:rFonts w:ascii="Arial" w:hAnsi="Arial" w:cs="Arial"/>
          <w:b/>
          <w:i w:val="0"/>
          <w:szCs w:val="24"/>
        </w:rPr>
        <w:lastRenderedPageBreak/>
        <w:t>CAPÍTULO</w:t>
      </w:r>
      <w:r w:rsidR="00F559DF" w:rsidRPr="00751A8E">
        <w:rPr>
          <w:rFonts w:ascii="Arial" w:hAnsi="Arial" w:cs="Arial"/>
          <w:b/>
          <w:i w:val="0"/>
          <w:szCs w:val="24"/>
        </w:rPr>
        <w:t xml:space="preserve"> IV</w:t>
      </w:r>
    </w:p>
    <w:p w:rsidR="00BB0DE3" w:rsidRDefault="00D223B6" w:rsidP="00B10B4E">
      <w:pPr>
        <w:tabs>
          <w:tab w:val="left" w:pos="1155"/>
        </w:tabs>
        <w:spacing w:line="480" w:lineRule="auto"/>
        <w:ind w:firstLine="284"/>
        <w:jc w:val="center"/>
        <w:rPr>
          <w:rFonts w:ascii="Arial" w:hAnsi="Arial" w:cs="Arial"/>
          <w:b/>
          <w:i w:val="0"/>
          <w:szCs w:val="24"/>
        </w:rPr>
      </w:pPr>
      <w:r w:rsidRPr="00751A8E">
        <w:rPr>
          <w:rFonts w:ascii="Arial" w:hAnsi="Arial" w:cs="Arial"/>
          <w:b/>
          <w:i w:val="0"/>
          <w:szCs w:val="24"/>
        </w:rPr>
        <w:t>ANÁLISIS</w:t>
      </w:r>
      <w:r w:rsidR="00F559DF" w:rsidRPr="00751A8E">
        <w:rPr>
          <w:rFonts w:ascii="Arial" w:hAnsi="Arial" w:cs="Arial"/>
          <w:b/>
          <w:i w:val="0"/>
          <w:szCs w:val="24"/>
        </w:rPr>
        <w:t xml:space="preserve"> Y </w:t>
      </w:r>
      <w:r w:rsidRPr="00751A8E">
        <w:rPr>
          <w:rFonts w:ascii="Arial" w:hAnsi="Arial" w:cs="Arial"/>
          <w:b/>
          <w:i w:val="0"/>
          <w:szCs w:val="24"/>
        </w:rPr>
        <w:t>DISCUSIÓN</w:t>
      </w:r>
      <w:r w:rsidR="00F559DF" w:rsidRPr="00751A8E">
        <w:rPr>
          <w:rFonts w:ascii="Arial" w:hAnsi="Arial" w:cs="Arial"/>
          <w:b/>
          <w:i w:val="0"/>
          <w:szCs w:val="24"/>
        </w:rPr>
        <w:t xml:space="preserve"> DE LOS RESULTADOS</w:t>
      </w:r>
    </w:p>
    <w:p w:rsidR="00F559DF" w:rsidRPr="00CC46A3" w:rsidRDefault="00F559DF" w:rsidP="00B10B4E">
      <w:pPr>
        <w:autoSpaceDE w:val="0"/>
        <w:autoSpaceDN w:val="0"/>
        <w:adjustRightInd w:val="0"/>
        <w:spacing w:line="480" w:lineRule="auto"/>
        <w:jc w:val="both"/>
        <w:rPr>
          <w:rFonts w:ascii="Arial" w:hAnsi="Arial" w:cs="Arial"/>
          <w:i w:val="0"/>
          <w:szCs w:val="24"/>
        </w:rPr>
      </w:pPr>
      <w:r w:rsidRPr="00CC46A3">
        <w:rPr>
          <w:rFonts w:ascii="Arial" w:hAnsi="Arial" w:cs="Arial"/>
          <w:i w:val="0"/>
          <w:szCs w:val="24"/>
        </w:rPr>
        <w:t>1.- Análisis y descripción de los resultados</w:t>
      </w:r>
    </w:p>
    <w:p w:rsidR="00F559DF"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A continuación, se </w:t>
      </w:r>
      <w:r w:rsidR="00FC3E1D" w:rsidRPr="00751A8E">
        <w:rPr>
          <w:rFonts w:ascii="Arial" w:hAnsi="Arial" w:cs="Arial"/>
          <w:i w:val="0"/>
          <w:szCs w:val="24"/>
        </w:rPr>
        <w:t xml:space="preserve">describen y </w:t>
      </w:r>
      <w:r w:rsidRPr="00751A8E">
        <w:rPr>
          <w:rFonts w:ascii="Arial" w:hAnsi="Arial" w:cs="Arial"/>
          <w:i w:val="0"/>
          <w:szCs w:val="24"/>
        </w:rPr>
        <w:t>analizan los resultados obtenidos a partir de los ambientes y</w:t>
      </w:r>
      <w:r w:rsidR="00D459AD">
        <w:rPr>
          <w:rFonts w:ascii="Arial" w:hAnsi="Arial" w:cs="Arial"/>
          <w:i w:val="0"/>
          <w:szCs w:val="24"/>
        </w:rPr>
        <w:t xml:space="preserve"> de las pruebas descritas en el capítulo</w:t>
      </w:r>
      <w:r w:rsidRPr="00751A8E">
        <w:rPr>
          <w:rFonts w:ascii="Arial" w:hAnsi="Arial" w:cs="Arial"/>
          <w:i w:val="0"/>
          <w:szCs w:val="24"/>
        </w:rPr>
        <w:t xml:space="preserve"> anterior, según el protocolo usado y el </w:t>
      </w:r>
      <w:r w:rsidR="00117BD7">
        <w:rPr>
          <w:rFonts w:ascii="Arial" w:hAnsi="Arial" w:cs="Arial"/>
          <w:i w:val="0"/>
          <w:szCs w:val="24"/>
        </w:rPr>
        <w:t>tráfico</w:t>
      </w:r>
      <w:r w:rsidRPr="00751A8E">
        <w:rPr>
          <w:rFonts w:ascii="Arial" w:hAnsi="Arial" w:cs="Arial"/>
          <w:i w:val="0"/>
          <w:szCs w:val="24"/>
        </w:rPr>
        <w:t xml:space="preserve"> de congestión.</w:t>
      </w:r>
    </w:p>
    <w:p w:rsidR="00F559DF" w:rsidRPr="00751A8E" w:rsidRDefault="00F559DF" w:rsidP="00B10B4E">
      <w:pPr>
        <w:spacing w:line="480" w:lineRule="auto"/>
        <w:jc w:val="both"/>
        <w:rPr>
          <w:rFonts w:ascii="Arial" w:hAnsi="Arial" w:cs="Arial"/>
          <w:i w:val="0"/>
          <w:szCs w:val="24"/>
        </w:rPr>
      </w:pPr>
      <w:r w:rsidRPr="00751A8E">
        <w:rPr>
          <w:rFonts w:ascii="Arial" w:hAnsi="Arial" w:cs="Arial"/>
          <w:i w:val="0"/>
          <w:szCs w:val="24"/>
        </w:rPr>
        <w:t>Pruebas IPv4/IPv6 con el tráfico 0% enviando datos:</w:t>
      </w:r>
    </w:p>
    <w:p w:rsidR="000C54B0" w:rsidRPr="00751A8E" w:rsidRDefault="00E03306" w:rsidP="00BC0283">
      <w:pPr>
        <w:jc w:val="center"/>
        <w:rPr>
          <w:rFonts w:ascii="Arial" w:hAnsi="Arial" w:cs="Arial"/>
          <w:i w:val="0"/>
          <w:szCs w:val="24"/>
        </w:rPr>
      </w:pPr>
      <w:r>
        <w:rPr>
          <w:rFonts w:ascii="Arial" w:hAnsi="Arial" w:cs="Arial"/>
          <w:i w:val="0"/>
          <w:noProof/>
          <w:szCs w:val="24"/>
          <w:lang w:val="es-VE" w:eastAsia="es-VE"/>
        </w:rPr>
        <w:drawing>
          <wp:inline distT="0" distB="0" distL="0" distR="0">
            <wp:extent cx="4956854" cy="1152000"/>
            <wp:effectExtent l="19050" t="0" r="0" b="0"/>
            <wp:docPr id="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4956854" cy="1152000"/>
                    </a:xfrm>
                    <a:prstGeom prst="rect">
                      <a:avLst/>
                    </a:prstGeom>
                    <a:noFill/>
                    <a:ln w="9525">
                      <a:noFill/>
                      <a:miter lim="800000"/>
                      <a:headEnd/>
                      <a:tailEnd/>
                    </a:ln>
                  </pic:spPr>
                </pic:pic>
              </a:graphicData>
            </a:graphic>
          </wp:inline>
        </w:drawing>
      </w:r>
    </w:p>
    <w:p w:rsidR="00F559DF" w:rsidRPr="00751A8E" w:rsidRDefault="00F559DF" w:rsidP="00B10B4E">
      <w:pPr>
        <w:jc w:val="center"/>
        <w:rPr>
          <w:rFonts w:ascii="Arial" w:hAnsi="Arial" w:cs="Arial"/>
          <w:i w:val="0"/>
          <w:szCs w:val="24"/>
        </w:rPr>
      </w:pPr>
      <w:r w:rsidRPr="00751A8E">
        <w:rPr>
          <w:rFonts w:ascii="Arial" w:hAnsi="Arial" w:cs="Arial"/>
          <w:i w:val="0"/>
          <w:szCs w:val="24"/>
        </w:rPr>
        <w:t xml:space="preserve">Tabla N° 1: </w:t>
      </w:r>
      <w:r w:rsidR="00117BD7">
        <w:rPr>
          <w:rFonts w:ascii="Arial" w:hAnsi="Arial" w:cs="Arial"/>
          <w:i w:val="0"/>
          <w:szCs w:val="24"/>
        </w:rPr>
        <w:t>Tráfico</w:t>
      </w:r>
      <w:r w:rsidRPr="00751A8E">
        <w:rPr>
          <w:rFonts w:ascii="Arial" w:hAnsi="Arial" w:cs="Arial"/>
          <w:i w:val="0"/>
          <w:szCs w:val="24"/>
        </w:rPr>
        <w:t xml:space="preserve"> 0% enviando Datos</w:t>
      </w:r>
    </w:p>
    <w:p w:rsidR="00CC46A3"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F559DF" w:rsidRDefault="005869BB" w:rsidP="004845A2">
      <w:pPr>
        <w:jc w:val="both"/>
        <w:rPr>
          <w:rFonts w:ascii="Arial" w:hAnsi="Arial" w:cs="Arial"/>
          <w:i w:val="0"/>
          <w:szCs w:val="24"/>
        </w:rPr>
      </w:pPr>
      <w:r w:rsidRPr="005869BB">
        <w:rPr>
          <w:rFonts w:ascii="Arial" w:hAnsi="Arial" w:cs="Arial"/>
          <w:noProof/>
          <w:szCs w:val="24"/>
          <w:lang w:val="es-VE" w:eastAsia="es-VE"/>
        </w:rPr>
        <w:pict>
          <v:rect id="_x0000_s1050" style="position:absolute;left:0;text-align:left;margin-left:121.95pt;margin-top:4.1pt;width:21.75pt;height:11.25pt;z-index:251655680" fillcolor="#d99594" strokecolor="#c0504d" strokeweight="1pt">
            <v:fill color2="#c0504d" focus="50%" type="gradient"/>
            <v:shadow on="t" type="perspective" color="#622423" offset="1pt" offset2="-3pt"/>
          </v:rect>
        </w:pict>
      </w:r>
      <w:r w:rsidRPr="005869BB">
        <w:rPr>
          <w:rFonts w:ascii="Arial" w:hAnsi="Arial" w:cs="Arial"/>
          <w:noProof/>
          <w:szCs w:val="24"/>
          <w:lang w:val="es-VE" w:eastAsia="es-VE"/>
        </w:rPr>
        <w:pict>
          <v:rect id="_x0000_s1051" style="position:absolute;left:0;text-align:left;margin-left:54.45pt;margin-top:3.35pt;width:21.75pt;height:11.25pt;z-index:251654656" fillcolor="#92cddc" strokecolor="#4bacc6" strokeweight="1pt">
            <v:fill color2="#4bacc6" focus="50%" type="gradient"/>
            <v:shadow on="t" type="perspective" color="#205867" offset="1pt" offset2="-3pt"/>
          </v:rect>
        </w:pict>
      </w:r>
      <w:r w:rsidR="00F559DF" w:rsidRPr="00751A8E">
        <w:rPr>
          <w:rFonts w:ascii="Arial" w:hAnsi="Arial" w:cs="Arial"/>
          <w:i w:val="0"/>
          <w:szCs w:val="24"/>
        </w:rPr>
        <w:t>Gráficos:           IPv4             IPv6</w:t>
      </w:r>
    </w:p>
    <w:p w:rsidR="0000251F" w:rsidRPr="00751A8E" w:rsidRDefault="0000251F" w:rsidP="004845A2">
      <w:pPr>
        <w:jc w:val="both"/>
        <w:rPr>
          <w:rFonts w:ascii="Arial" w:hAnsi="Arial" w:cs="Arial"/>
          <w:i w:val="0"/>
          <w:szCs w:val="24"/>
        </w:rPr>
      </w:pPr>
    </w:p>
    <w:p w:rsidR="00F35711" w:rsidRDefault="00F35711" w:rsidP="00F35711">
      <w:pPr>
        <w:jc w:val="center"/>
        <w:rPr>
          <w:rFonts w:ascii="Arial" w:hAnsi="Arial" w:cs="Arial"/>
          <w:i w:val="0"/>
          <w:szCs w:val="24"/>
        </w:rPr>
      </w:pPr>
      <w:r>
        <w:rPr>
          <w:rFonts w:ascii="Arial" w:hAnsi="Arial" w:cs="Arial"/>
          <w:i w:val="0"/>
          <w:noProof/>
          <w:szCs w:val="24"/>
          <w:lang w:val="es-VE" w:eastAsia="es-VE"/>
        </w:rPr>
        <w:drawing>
          <wp:inline distT="0" distB="0" distL="0" distR="0">
            <wp:extent cx="5867400" cy="2486025"/>
            <wp:effectExtent l="19050" t="0" r="0" b="0"/>
            <wp:docPr id="28"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6"/>
                    <a:srcRect/>
                    <a:stretch>
                      <a:fillRect/>
                    </a:stretch>
                  </pic:blipFill>
                  <pic:spPr bwMode="auto">
                    <a:xfrm>
                      <a:off x="0" y="0"/>
                      <a:ext cx="5871409" cy="2487724"/>
                    </a:xfrm>
                    <a:prstGeom prst="rect">
                      <a:avLst/>
                    </a:prstGeom>
                    <a:noFill/>
                    <a:ln w="9525">
                      <a:noFill/>
                      <a:miter lim="800000"/>
                      <a:headEnd/>
                      <a:tailEnd/>
                    </a:ln>
                  </pic:spPr>
                </pic:pic>
              </a:graphicData>
            </a:graphic>
          </wp:inline>
        </w:drawing>
      </w:r>
      <w:r w:rsidR="00077EF7">
        <w:rPr>
          <w:rFonts w:ascii="Arial" w:hAnsi="Arial" w:cs="Arial"/>
          <w:i w:val="0"/>
          <w:noProof/>
          <w:szCs w:val="24"/>
          <w:lang w:val="es-VE" w:eastAsia="es-VE"/>
        </w:rPr>
        <w:t xml:space="preserve"> </w:t>
      </w:r>
    </w:p>
    <w:p w:rsidR="0000251F" w:rsidRDefault="00F559DF" w:rsidP="00B10B4E">
      <w:pPr>
        <w:jc w:val="center"/>
        <w:rPr>
          <w:rFonts w:ascii="Arial" w:hAnsi="Arial" w:cs="Arial"/>
          <w:i w:val="0"/>
          <w:szCs w:val="24"/>
        </w:rPr>
      </w:pPr>
      <w:r w:rsidRPr="00751A8E">
        <w:rPr>
          <w:rFonts w:ascii="Arial" w:hAnsi="Arial" w:cs="Arial"/>
          <w:i w:val="0"/>
          <w:szCs w:val="24"/>
        </w:rPr>
        <w:t xml:space="preserve">Grafica N° 1: </w:t>
      </w:r>
      <w:r w:rsidR="00117BD7">
        <w:rPr>
          <w:rFonts w:ascii="Arial" w:hAnsi="Arial" w:cs="Arial"/>
          <w:i w:val="0"/>
          <w:szCs w:val="24"/>
        </w:rPr>
        <w:t>Tráfico</w:t>
      </w:r>
      <w:r w:rsidRPr="00751A8E">
        <w:rPr>
          <w:rFonts w:ascii="Arial" w:hAnsi="Arial" w:cs="Arial"/>
          <w:i w:val="0"/>
          <w:szCs w:val="24"/>
        </w:rPr>
        <w:t xml:space="preserve"> 0% enviando Datos</w:t>
      </w:r>
    </w:p>
    <w:p w:rsidR="00A26733"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C00A6F" w:rsidRPr="00751A8E"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lastRenderedPageBreak/>
        <w:t>Pa</w:t>
      </w:r>
      <w:r w:rsidR="00D459AD">
        <w:rPr>
          <w:rFonts w:ascii="Arial" w:hAnsi="Arial" w:cs="Arial"/>
          <w:i w:val="0"/>
          <w:szCs w:val="24"/>
        </w:rPr>
        <w:t>ra la siguiente prueba se generó</w:t>
      </w:r>
      <w:r w:rsidRPr="00751A8E">
        <w:rPr>
          <w:rFonts w:ascii="Arial" w:hAnsi="Arial" w:cs="Arial"/>
          <w:i w:val="0"/>
          <w:szCs w:val="24"/>
        </w:rPr>
        <w:t xml:space="preserve"> tráfico del 0% enviando datos, se </w:t>
      </w:r>
      <w:r w:rsidR="00FC3E1D" w:rsidRPr="00751A8E">
        <w:rPr>
          <w:rFonts w:ascii="Arial" w:hAnsi="Arial" w:cs="Arial"/>
          <w:i w:val="0"/>
          <w:szCs w:val="24"/>
        </w:rPr>
        <w:t xml:space="preserve">observó </w:t>
      </w:r>
      <w:r w:rsidRPr="00751A8E">
        <w:rPr>
          <w:rFonts w:ascii="Arial" w:hAnsi="Arial" w:cs="Arial"/>
          <w:i w:val="0"/>
          <w:szCs w:val="24"/>
        </w:rPr>
        <w:t>que IPv4 e IPv6 tuvieron comportamientos similares en la red; IPv4</w:t>
      </w:r>
      <w:r w:rsidR="00403CB2">
        <w:rPr>
          <w:rFonts w:ascii="Arial" w:hAnsi="Arial" w:cs="Arial"/>
          <w:i w:val="0"/>
          <w:szCs w:val="24"/>
        </w:rPr>
        <w:t xml:space="preserve"> obtuvo</w:t>
      </w:r>
      <w:r w:rsidRPr="00751A8E">
        <w:rPr>
          <w:rFonts w:ascii="Arial" w:hAnsi="Arial" w:cs="Arial"/>
          <w:i w:val="0"/>
          <w:szCs w:val="24"/>
        </w:rPr>
        <w:t xml:space="preserve"> una menor latencia (0,46%) pero en el bitrate ambos arrojaron lo mismo valores. En cuanto a la transmisión de paquetes, IPv4 obtuvo un mejor comportamiento por cuanto logro un mayor </w:t>
      </w:r>
      <w:r w:rsidR="00FC3E1D" w:rsidRPr="00751A8E">
        <w:rPr>
          <w:rFonts w:ascii="Arial" w:hAnsi="Arial" w:cs="Arial"/>
          <w:i w:val="0"/>
          <w:szCs w:val="24"/>
        </w:rPr>
        <w:t xml:space="preserve">envío </w:t>
      </w:r>
      <w:r w:rsidRPr="00751A8E">
        <w:rPr>
          <w:rFonts w:ascii="Arial" w:hAnsi="Arial" w:cs="Arial"/>
          <w:i w:val="0"/>
          <w:szCs w:val="24"/>
        </w:rPr>
        <w:t xml:space="preserve">de paquetes con un porcentaje de diferencia de (0,45%) y una menor pérdida de paquetes. Cabe destacar, que la diferencia entre los porcentajes de paquetes trasmitidos y </w:t>
      </w:r>
      <w:r w:rsidR="00E82ADA">
        <w:rPr>
          <w:rFonts w:ascii="Arial" w:hAnsi="Arial" w:cs="Arial"/>
          <w:i w:val="0"/>
          <w:szCs w:val="24"/>
        </w:rPr>
        <w:t>paquetes perdidos fue mínima.</w:t>
      </w:r>
    </w:p>
    <w:p w:rsidR="00BB0DE3"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 xml:space="preserve">Pruebas IPv4/IPv6 con el tráfico del 50% enviando datos: </w:t>
      </w:r>
    </w:p>
    <w:p w:rsidR="00BB0DE3" w:rsidRDefault="00D14984" w:rsidP="00366EFD">
      <w:pPr>
        <w:spacing w:afterLines="50"/>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4957200" cy="1164701"/>
            <wp:effectExtent l="19050" t="0" r="0" b="0"/>
            <wp:docPr id="2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srcRect/>
                    <a:stretch>
                      <a:fillRect/>
                    </a:stretch>
                  </pic:blipFill>
                  <pic:spPr bwMode="auto">
                    <a:xfrm>
                      <a:off x="0" y="0"/>
                      <a:ext cx="4957200" cy="1164701"/>
                    </a:xfrm>
                    <a:prstGeom prst="rect">
                      <a:avLst/>
                    </a:prstGeom>
                    <a:noFill/>
                    <a:ln w="9525">
                      <a:noFill/>
                      <a:miter lim="800000"/>
                      <a:headEnd/>
                      <a:tailEnd/>
                    </a:ln>
                  </pic:spPr>
                </pic:pic>
              </a:graphicData>
            </a:graphic>
          </wp:inline>
        </w:drawing>
      </w:r>
    </w:p>
    <w:p w:rsidR="00BB0DE3" w:rsidRDefault="00F559DF" w:rsidP="00E75381">
      <w:pPr>
        <w:ind w:firstLine="284"/>
        <w:jc w:val="center"/>
        <w:rPr>
          <w:rFonts w:ascii="Arial" w:hAnsi="Arial" w:cs="Arial"/>
          <w:i w:val="0"/>
          <w:szCs w:val="24"/>
        </w:rPr>
      </w:pPr>
      <w:r w:rsidRPr="00751A8E">
        <w:rPr>
          <w:rFonts w:ascii="Arial" w:hAnsi="Arial" w:cs="Arial"/>
          <w:i w:val="0"/>
          <w:szCs w:val="24"/>
        </w:rPr>
        <w:t xml:space="preserve">Tabla N° 2: </w:t>
      </w:r>
      <w:r w:rsidR="00117BD7">
        <w:rPr>
          <w:rFonts w:ascii="Arial" w:hAnsi="Arial" w:cs="Arial"/>
          <w:i w:val="0"/>
          <w:szCs w:val="24"/>
        </w:rPr>
        <w:t>Tráfico</w:t>
      </w:r>
      <w:r w:rsidRPr="00751A8E">
        <w:rPr>
          <w:rFonts w:ascii="Arial" w:hAnsi="Arial" w:cs="Arial"/>
          <w:i w:val="0"/>
          <w:szCs w:val="24"/>
        </w:rPr>
        <w:t xml:space="preserve"> 50% enviando Datos</w:t>
      </w:r>
    </w:p>
    <w:p w:rsidR="00BB0DE3"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D14984" w:rsidRDefault="005869BB" w:rsidP="00366EFD">
      <w:pPr>
        <w:spacing w:afterLines="50" w:line="360" w:lineRule="auto"/>
        <w:ind w:firstLine="284"/>
        <w:jc w:val="both"/>
        <w:rPr>
          <w:rFonts w:ascii="Arial" w:hAnsi="Arial" w:cs="Arial"/>
          <w:i w:val="0"/>
          <w:szCs w:val="24"/>
        </w:rPr>
      </w:pPr>
      <w:r w:rsidRPr="005869BB">
        <w:rPr>
          <w:rFonts w:ascii="Arial" w:hAnsi="Arial" w:cs="Arial"/>
          <w:noProof/>
          <w:szCs w:val="24"/>
          <w:lang w:val="es-VE" w:eastAsia="es-VE"/>
        </w:rPr>
        <w:pict>
          <v:rect id="_x0000_s1053" style="position:absolute;left:0;text-align:left;margin-left:137.7pt;margin-top:4.1pt;width:21.75pt;height:11.25pt;z-index:251657728" fillcolor="#d99594" strokecolor="#c0504d" strokeweight="1pt">
            <v:fill color2="#c0504d" focus="50%" type="gradient"/>
            <v:shadow on="t" type="perspective" color="#622423" offset="1pt" offset2="-3pt"/>
          </v:rect>
        </w:pict>
      </w:r>
      <w:r w:rsidRPr="005869BB">
        <w:rPr>
          <w:rFonts w:ascii="Arial" w:hAnsi="Arial" w:cs="Arial"/>
          <w:noProof/>
          <w:szCs w:val="24"/>
          <w:lang w:val="es-VE" w:eastAsia="es-VE"/>
        </w:rPr>
        <w:pict>
          <v:rect id="_x0000_s1054" style="position:absolute;left:0;text-align:left;margin-left:71.7pt;margin-top:4.1pt;width:21.75pt;height:11.25pt;z-index:251656704" fillcolor="#92cddc" strokecolor="#4bacc6" strokeweight="1pt">
            <v:fill color2="#4bacc6" focus="50%" type="gradient"/>
            <v:shadow on="t" type="perspective" color="#205867" offset="1pt" offset2="-3pt"/>
          </v:rect>
        </w:pict>
      </w:r>
      <w:r w:rsidR="00F559DF" w:rsidRPr="00751A8E">
        <w:rPr>
          <w:rFonts w:ascii="Arial" w:hAnsi="Arial" w:cs="Arial"/>
          <w:i w:val="0"/>
          <w:szCs w:val="24"/>
        </w:rPr>
        <w:t>Gráficos:           IPv4             IPv6</w:t>
      </w:r>
    </w:p>
    <w:p w:rsidR="00BB0DE3" w:rsidRDefault="00F35711" w:rsidP="00366EFD">
      <w:pPr>
        <w:spacing w:afterLines="50"/>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5638800" cy="2619375"/>
            <wp:effectExtent l="1905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8"/>
                    <a:srcRect/>
                    <a:stretch>
                      <a:fillRect/>
                    </a:stretch>
                  </pic:blipFill>
                  <pic:spPr bwMode="auto">
                    <a:xfrm>
                      <a:off x="0" y="0"/>
                      <a:ext cx="5638800" cy="2619375"/>
                    </a:xfrm>
                    <a:prstGeom prst="rect">
                      <a:avLst/>
                    </a:prstGeom>
                    <a:noFill/>
                    <a:ln w="9525">
                      <a:noFill/>
                      <a:miter lim="800000"/>
                      <a:headEnd/>
                      <a:tailEnd/>
                    </a:ln>
                  </pic:spPr>
                </pic:pic>
              </a:graphicData>
            </a:graphic>
          </wp:inline>
        </w:drawing>
      </w:r>
    </w:p>
    <w:p w:rsidR="00F559DF" w:rsidRPr="00751A8E" w:rsidRDefault="00F559DF" w:rsidP="008B2896">
      <w:pPr>
        <w:ind w:firstLine="284"/>
        <w:jc w:val="center"/>
        <w:rPr>
          <w:rFonts w:ascii="Arial" w:hAnsi="Arial" w:cs="Arial"/>
          <w:i w:val="0"/>
          <w:szCs w:val="24"/>
        </w:rPr>
      </w:pPr>
      <w:r w:rsidRPr="00751A8E">
        <w:rPr>
          <w:rFonts w:ascii="Arial" w:hAnsi="Arial" w:cs="Arial"/>
          <w:i w:val="0"/>
          <w:szCs w:val="24"/>
        </w:rPr>
        <w:t xml:space="preserve">Grafica N°2: </w:t>
      </w:r>
      <w:r w:rsidR="00117BD7">
        <w:rPr>
          <w:rFonts w:ascii="Arial" w:hAnsi="Arial" w:cs="Arial"/>
          <w:i w:val="0"/>
          <w:szCs w:val="24"/>
        </w:rPr>
        <w:t>Tráfico</w:t>
      </w:r>
      <w:r w:rsidRPr="00751A8E">
        <w:rPr>
          <w:rFonts w:ascii="Arial" w:hAnsi="Arial" w:cs="Arial"/>
          <w:i w:val="0"/>
          <w:szCs w:val="24"/>
        </w:rPr>
        <w:t xml:space="preserve"> 50% enviando Datos</w:t>
      </w:r>
    </w:p>
    <w:p w:rsidR="00D14984" w:rsidRDefault="00F559DF" w:rsidP="00A26733">
      <w:pPr>
        <w:jc w:val="center"/>
        <w:rPr>
          <w:rFonts w:ascii="Arial" w:hAnsi="Arial" w:cs="Arial"/>
          <w:i w:val="0"/>
          <w:szCs w:val="24"/>
        </w:rPr>
      </w:pPr>
      <w:r w:rsidRPr="00751A8E">
        <w:rPr>
          <w:rFonts w:ascii="Arial" w:hAnsi="Arial" w:cs="Arial"/>
          <w:i w:val="0"/>
          <w:szCs w:val="24"/>
        </w:rPr>
        <w:t>Fuente: Propia (2011)</w:t>
      </w:r>
    </w:p>
    <w:p w:rsidR="00536937" w:rsidRPr="00751A8E"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lastRenderedPageBreak/>
        <w:t xml:space="preserve">En este caso se </w:t>
      </w:r>
      <w:r w:rsidR="00FC3E1D" w:rsidRPr="00751A8E">
        <w:rPr>
          <w:rFonts w:ascii="Arial" w:hAnsi="Arial" w:cs="Arial"/>
          <w:i w:val="0"/>
          <w:szCs w:val="24"/>
        </w:rPr>
        <w:t xml:space="preserve">generó </w:t>
      </w:r>
      <w:r w:rsidR="00117BD7">
        <w:rPr>
          <w:rFonts w:ascii="Arial" w:hAnsi="Arial" w:cs="Arial"/>
          <w:i w:val="0"/>
          <w:szCs w:val="24"/>
        </w:rPr>
        <w:t>tráfico</w:t>
      </w:r>
      <w:r w:rsidRPr="00751A8E">
        <w:rPr>
          <w:rFonts w:ascii="Arial" w:hAnsi="Arial" w:cs="Arial"/>
          <w:i w:val="0"/>
          <w:szCs w:val="24"/>
        </w:rPr>
        <w:t xml:space="preserve"> del  </w:t>
      </w:r>
      <w:r w:rsidR="00D459AD">
        <w:rPr>
          <w:rFonts w:ascii="Arial" w:hAnsi="Arial" w:cs="Arial"/>
          <w:i w:val="0"/>
          <w:szCs w:val="24"/>
        </w:rPr>
        <w:t>50% enviando datos, y se observó</w:t>
      </w:r>
      <w:r w:rsidRPr="00751A8E">
        <w:rPr>
          <w:rFonts w:ascii="Arial" w:hAnsi="Arial" w:cs="Arial"/>
          <w:i w:val="0"/>
          <w:szCs w:val="24"/>
        </w:rPr>
        <w:t xml:space="preserve"> que IPv4 logro un mejor comportamiento en la red, </w:t>
      </w:r>
      <w:r w:rsidR="00997BC4">
        <w:rPr>
          <w:rFonts w:ascii="Arial" w:hAnsi="Arial" w:cs="Arial"/>
          <w:i w:val="0"/>
          <w:szCs w:val="24"/>
        </w:rPr>
        <w:t xml:space="preserve">debido que tuvo </w:t>
      </w:r>
      <w:r w:rsidRPr="00751A8E">
        <w:rPr>
          <w:rFonts w:ascii="Arial" w:hAnsi="Arial" w:cs="Arial"/>
          <w:i w:val="0"/>
          <w:szCs w:val="24"/>
        </w:rPr>
        <w:t>un mayor bitrate (3,23%). Por otra parte la latencia fue menor en</w:t>
      </w:r>
      <w:r w:rsidR="00C354DC" w:rsidRPr="00751A8E">
        <w:rPr>
          <w:rFonts w:ascii="Arial" w:hAnsi="Arial" w:cs="Arial"/>
          <w:i w:val="0"/>
          <w:szCs w:val="24"/>
        </w:rPr>
        <w:t xml:space="preserve"> IPv6 con una diferencia </w:t>
      </w:r>
      <w:r w:rsidR="00D459AD">
        <w:rPr>
          <w:rFonts w:ascii="Arial" w:hAnsi="Arial" w:cs="Arial"/>
          <w:i w:val="0"/>
          <w:szCs w:val="24"/>
        </w:rPr>
        <w:t xml:space="preserve"> de 8,12%. En cuanto a la t</w:t>
      </w:r>
      <w:r w:rsidRPr="00751A8E">
        <w:rPr>
          <w:rFonts w:ascii="Arial" w:hAnsi="Arial" w:cs="Arial"/>
          <w:i w:val="0"/>
          <w:szCs w:val="24"/>
        </w:rPr>
        <w:t xml:space="preserve">ransmisión de paquetes  y porcentaje de paquetes perdidos (50%) IPv4 </w:t>
      </w:r>
      <w:r w:rsidR="00FC3E1D" w:rsidRPr="00751A8E">
        <w:rPr>
          <w:rFonts w:ascii="Arial" w:hAnsi="Arial" w:cs="Arial"/>
          <w:i w:val="0"/>
          <w:szCs w:val="24"/>
        </w:rPr>
        <w:t xml:space="preserve">alcanzó </w:t>
      </w:r>
      <w:r w:rsidRPr="00751A8E">
        <w:rPr>
          <w:rFonts w:ascii="Arial" w:hAnsi="Arial" w:cs="Arial"/>
          <w:i w:val="0"/>
          <w:szCs w:val="24"/>
        </w:rPr>
        <w:t xml:space="preserve">un mejor resultado aunque igual que la prueba del 0% la diferencia fue </w:t>
      </w:r>
      <w:r w:rsidR="00A501CF" w:rsidRPr="00751A8E">
        <w:rPr>
          <w:rFonts w:ascii="Arial" w:hAnsi="Arial" w:cs="Arial"/>
          <w:i w:val="0"/>
          <w:szCs w:val="24"/>
        </w:rPr>
        <w:t>mínimo</w:t>
      </w:r>
      <w:r w:rsidRPr="00751A8E">
        <w:rPr>
          <w:rFonts w:ascii="Arial" w:hAnsi="Arial" w:cs="Arial"/>
          <w:i w:val="0"/>
          <w:szCs w:val="24"/>
        </w:rPr>
        <w:t xml:space="preserve">. </w:t>
      </w:r>
    </w:p>
    <w:p w:rsidR="00C00A6F" w:rsidRPr="00751A8E"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Pruebas IPv4/IPv6 con el tráfico del 100% enviando datos:</w:t>
      </w:r>
      <w:r w:rsidR="000B7B57" w:rsidRPr="00751A8E">
        <w:rPr>
          <w:rFonts w:ascii="Arial" w:hAnsi="Arial" w:cs="Arial"/>
          <w:i w:val="0"/>
          <w:szCs w:val="24"/>
        </w:rPr>
        <w:t xml:space="preserve"> </w:t>
      </w:r>
    </w:p>
    <w:p w:rsidR="00BB0DE3" w:rsidRDefault="00C82FFA" w:rsidP="00366EFD">
      <w:pPr>
        <w:spacing w:afterLines="50" w:line="360" w:lineRule="auto"/>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4957200" cy="1220637"/>
            <wp:effectExtent l="19050" t="0" r="0" b="0"/>
            <wp:docPr id="47"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srcRect/>
                    <a:stretch>
                      <a:fillRect/>
                    </a:stretch>
                  </pic:blipFill>
                  <pic:spPr bwMode="auto">
                    <a:xfrm>
                      <a:off x="0" y="0"/>
                      <a:ext cx="4957200" cy="1220637"/>
                    </a:xfrm>
                    <a:prstGeom prst="rect">
                      <a:avLst/>
                    </a:prstGeom>
                    <a:noFill/>
                    <a:ln w="9525">
                      <a:noFill/>
                      <a:miter lim="800000"/>
                      <a:headEnd/>
                      <a:tailEnd/>
                    </a:ln>
                  </pic:spPr>
                </pic:pic>
              </a:graphicData>
            </a:graphic>
          </wp:inline>
        </w:drawing>
      </w:r>
    </w:p>
    <w:p w:rsidR="00536937" w:rsidRPr="00751A8E" w:rsidRDefault="00F559DF" w:rsidP="008B2896">
      <w:pPr>
        <w:ind w:firstLine="284"/>
        <w:jc w:val="center"/>
        <w:rPr>
          <w:rFonts w:ascii="Arial" w:hAnsi="Arial" w:cs="Arial"/>
          <w:i w:val="0"/>
          <w:szCs w:val="24"/>
        </w:rPr>
      </w:pPr>
      <w:r w:rsidRPr="00751A8E">
        <w:rPr>
          <w:rFonts w:ascii="Arial" w:hAnsi="Arial" w:cs="Arial"/>
          <w:i w:val="0"/>
          <w:szCs w:val="24"/>
        </w:rPr>
        <w:t xml:space="preserve">Tabla N° 3: </w:t>
      </w:r>
      <w:r w:rsidR="00117BD7">
        <w:rPr>
          <w:rFonts w:ascii="Arial" w:hAnsi="Arial" w:cs="Arial"/>
          <w:i w:val="0"/>
          <w:szCs w:val="24"/>
        </w:rPr>
        <w:t>Tráfico</w:t>
      </w:r>
      <w:r w:rsidRPr="00751A8E">
        <w:rPr>
          <w:rFonts w:ascii="Arial" w:hAnsi="Arial" w:cs="Arial"/>
          <w:i w:val="0"/>
          <w:szCs w:val="24"/>
        </w:rPr>
        <w:t xml:space="preserve"> 100% enviando Datos</w:t>
      </w:r>
    </w:p>
    <w:p w:rsidR="00536937"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BB0DE3" w:rsidRDefault="005869BB" w:rsidP="00366EFD">
      <w:pPr>
        <w:spacing w:afterLines="50"/>
        <w:ind w:firstLine="284"/>
        <w:jc w:val="both"/>
        <w:rPr>
          <w:rFonts w:ascii="Arial" w:hAnsi="Arial" w:cs="Arial"/>
          <w:i w:val="0"/>
          <w:szCs w:val="24"/>
        </w:rPr>
      </w:pPr>
      <w:r w:rsidRPr="005869BB">
        <w:rPr>
          <w:rFonts w:ascii="Arial" w:hAnsi="Arial" w:cs="Arial"/>
          <w:noProof/>
          <w:szCs w:val="24"/>
          <w:lang w:val="es-VE" w:eastAsia="es-VE"/>
        </w:rPr>
        <w:pict>
          <v:rect id="_x0000_s1055" style="position:absolute;left:0;text-align:left;margin-left:76.2pt;margin-top:3.35pt;width:21.75pt;height:11.25pt;z-index:251658752" fillcolor="#92cddc" strokecolor="#4bacc6" strokeweight="1pt">
            <v:fill color2="#4bacc6" focus="50%" type="gradient"/>
            <v:shadow on="t" type="perspective" color="#205867" offset="1pt" offset2="-3pt"/>
          </v:rect>
        </w:pict>
      </w:r>
      <w:r w:rsidRPr="005869BB">
        <w:rPr>
          <w:rFonts w:ascii="Arial" w:hAnsi="Arial" w:cs="Arial"/>
          <w:noProof/>
          <w:szCs w:val="24"/>
          <w:lang w:val="es-VE" w:eastAsia="es-VE"/>
        </w:rPr>
        <w:pict>
          <v:rect id="_x0000_s1056" style="position:absolute;left:0;text-align:left;margin-left:143.7pt;margin-top:3.35pt;width:21.75pt;height:11.25pt;z-index:251659776" fillcolor="#d99594" strokecolor="#c0504d" strokeweight="1pt">
            <v:fill color2="#c0504d" focus="50%" type="gradient"/>
            <v:shadow on="t" type="perspective" color="#622423" offset="1pt" offset2="-3pt"/>
          </v:rect>
        </w:pict>
      </w:r>
      <w:r w:rsidR="00F559DF" w:rsidRPr="00751A8E">
        <w:rPr>
          <w:rFonts w:ascii="Arial" w:hAnsi="Arial" w:cs="Arial"/>
          <w:i w:val="0"/>
          <w:szCs w:val="24"/>
        </w:rPr>
        <w:t xml:space="preserve">Gráficos:           </w:t>
      </w:r>
      <w:r w:rsidR="00F623F3">
        <w:rPr>
          <w:rFonts w:ascii="Arial" w:hAnsi="Arial" w:cs="Arial"/>
          <w:i w:val="0"/>
          <w:szCs w:val="24"/>
        </w:rPr>
        <w:t xml:space="preserve"> </w:t>
      </w:r>
      <w:r w:rsidR="00F559DF" w:rsidRPr="00751A8E">
        <w:rPr>
          <w:rFonts w:ascii="Arial" w:hAnsi="Arial" w:cs="Arial"/>
          <w:i w:val="0"/>
          <w:szCs w:val="24"/>
        </w:rPr>
        <w:t xml:space="preserve">IPv4             </w:t>
      </w:r>
      <w:r w:rsidR="00F623F3">
        <w:rPr>
          <w:rFonts w:ascii="Arial" w:hAnsi="Arial" w:cs="Arial"/>
          <w:i w:val="0"/>
          <w:szCs w:val="24"/>
        </w:rPr>
        <w:t xml:space="preserve"> </w:t>
      </w:r>
      <w:r w:rsidR="00F559DF" w:rsidRPr="00751A8E">
        <w:rPr>
          <w:rFonts w:ascii="Arial" w:hAnsi="Arial" w:cs="Arial"/>
          <w:i w:val="0"/>
          <w:szCs w:val="24"/>
        </w:rPr>
        <w:t>IPv6</w:t>
      </w:r>
    </w:p>
    <w:p w:rsidR="00460CC8" w:rsidRDefault="009A19E7" w:rsidP="00366EFD">
      <w:pPr>
        <w:spacing w:afterLines="50"/>
        <w:ind w:firstLine="284"/>
        <w:jc w:val="both"/>
        <w:rPr>
          <w:rFonts w:ascii="Arial" w:hAnsi="Arial" w:cs="Arial"/>
          <w:i w:val="0"/>
          <w:szCs w:val="24"/>
        </w:rPr>
      </w:pPr>
      <w:r>
        <w:rPr>
          <w:rFonts w:ascii="Arial" w:hAnsi="Arial" w:cs="Arial"/>
          <w:i w:val="0"/>
          <w:noProof/>
          <w:szCs w:val="24"/>
          <w:lang w:val="es-VE" w:eastAsia="es-VE"/>
        </w:rPr>
        <w:drawing>
          <wp:inline distT="0" distB="0" distL="0" distR="0">
            <wp:extent cx="5657850" cy="3067050"/>
            <wp:effectExtent l="1905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0"/>
                    <a:srcRect/>
                    <a:stretch>
                      <a:fillRect/>
                    </a:stretch>
                  </pic:blipFill>
                  <pic:spPr bwMode="auto">
                    <a:xfrm>
                      <a:off x="0" y="0"/>
                      <a:ext cx="5658212" cy="3067246"/>
                    </a:xfrm>
                    <a:prstGeom prst="rect">
                      <a:avLst/>
                    </a:prstGeom>
                    <a:noFill/>
                    <a:ln w="9525">
                      <a:noFill/>
                      <a:miter lim="800000"/>
                      <a:headEnd/>
                      <a:tailEnd/>
                    </a:ln>
                  </pic:spPr>
                </pic:pic>
              </a:graphicData>
            </a:graphic>
          </wp:inline>
        </w:drawing>
      </w:r>
    </w:p>
    <w:p w:rsidR="00536937" w:rsidRPr="00751A8E" w:rsidRDefault="00F559DF" w:rsidP="00460CC8">
      <w:pPr>
        <w:jc w:val="center"/>
        <w:rPr>
          <w:rFonts w:ascii="Arial" w:hAnsi="Arial" w:cs="Arial"/>
          <w:i w:val="0"/>
          <w:szCs w:val="24"/>
        </w:rPr>
      </w:pPr>
      <w:r w:rsidRPr="00751A8E">
        <w:rPr>
          <w:rFonts w:ascii="Arial" w:hAnsi="Arial" w:cs="Arial"/>
          <w:i w:val="0"/>
          <w:szCs w:val="24"/>
        </w:rPr>
        <w:t xml:space="preserve">Grafica N° 3: </w:t>
      </w:r>
      <w:r w:rsidR="00117BD7">
        <w:rPr>
          <w:rFonts w:ascii="Arial" w:hAnsi="Arial" w:cs="Arial"/>
          <w:i w:val="0"/>
          <w:szCs w:val="24"/>
        </w:rPr>
        <w:t>Tráfico</w:t>
      </w:r>
      <w:r w:rsidRPr="00751A8E">
        <w:rPr>
          <w:rFonts w:ascii="Arial" w:hAnsi="Arial" w:cs="Arial"/>
          <w:i w:val="0"/>
          <w:szCs w:val="24"/>
        </w:rPr>
        <w:t xml:space="preserve"> 100% enviando Datos</w:t>
      </w:r>
    </w:p>
    <w:p w:rsidR="00E74951" w:rsidRPr="00751A8E" w:rsidRDefault="00F559DF" w:rsidP="00366EFD">
      <w:pPr>
        <w:spacing w:afterLines="50"/>
        <w:jc w:val="center"/>
        <w:rPr>
          <w:rFonts w:ascii="Arial" w:hAnsi="Arial" w:cs="Arial"/>
          <w:i w:val="0"/>
          <w:szCs w:val="24"/>
        </w:rPr>
      </w:pPr>
      <w:r w:rsidRPr="00751A8E">
        <w:rPr>
          <w:rFonts w:ascii="Arial" w:hAnsi="Arial" w:cs="Arial"/>
          <w:i w:val="0"/>
          <w:szCs w:val="24"/>
        </w:rPr>
        <w:t>Fuente: Propia (2011)</w:t>
      </w:r>
    </w:p>
    <w:p w:rsidR="00E74951" w:rsidRPr="00751A8E" w:rsidRDefault="00F559DF" w:rsidP="00366EFD">
      <w:pPr>
        <w:spacing w:afterLines="200" w:line="360" w:lineRule="auto"/>
        <w:ind w:firstLine="284"/>
        <w:jc w:val="both"/>
        <w:rPr>
          <w:rFonts w:ascii="Arial" w:hAnsi="Arial" w:cs="Arial"/>
          <w:i w:val="0"/>
          <w:szCs w:val="24"/>
        </w:rPr>
      </w:pPr>
      <w:r w:rsidRPr="00751A8E">
        <w:rPr>
          <w:rFonts w:ascii="Arial" w:hAnsi="Arial" w:cs="Arial"/>
          <w:i w:val="0"/>
          <w:szCs w:val="24"/>
        </w:rPr>
        <w:lastRenderedPageBreak/>
        <w:t xml:space="preserve">Para la siguiente prueba se </w:t>
      </w:r>
      <w:r w:rsidR="00FC3E1D" w:rsidRPr="00751A8E">
        <w:rPr>
          <w:rFonts w:ascii="Arial" w:hAnsi="Arial" w:cs="Arial"/>
          <w:i w:val="0"/>
          <w:szCs w:val="24"/>
        </w:rPr>
        <w:t xml:space="preserve">generó </w:t>
      </w:r>
      <w:r w:rsidRPr="00751A8E">
        <w:rPr>
          <w:rFonts w:ascii="Arial" w:hAnsi="Arial" w:cs="Arial"/>
          <w:i w:val="0"/>
          <w:szCs w:val="24"/>
        </w:rPr>
        <w:t xml:space="preserve">tráfico </w:t>
      </w:r>
      <w:r w:rsidR="00FC3E1D" w:rsidRPr="00751A8E">
        <w:rPr>
          <w:rFonts w:ascii="Arial" w:hAnsi="Arial" w:cs="Arial"/>
          <w:i w:val="0"/>
          <w:szCs w:val="24"/>
        </w:rPr>
        <w:t xml:space="preserve">al </w:t>
      </w:r>
      <w:r w:rsidRPr="00751A8E">
        <w:rPr>
          <w:rFonts w:ascii="Arial" w:hAnsi="Arial" w:cs="Arial"/>
          <w:i w:val="0"/>
          <w:szCs w:val="24"/>
        </w:rPr>
        <w:t>100% enviando datos, hemos de observar que IPv6 tuvo un mejor comportamiento en la red debido a que su bitrate</w:t>
      </w:r>
      <w:r w:rsidR="00E74951">
        <w:rPr>
          <w:rFonts w:ascii="Arial" w:hAnsi="Arial" w:cs="Arial"/>
          <w:i w:val="0"/>
          <w:szCs w:val="24"/>
        </w:rPr>
        <w:t xml:space="preserve"> fue mayor (7%)</w:t>
      </w:r>
      <w:r w:rsidRPr="00751A8E">
        <w:rPr>
          <w:rFonts w:ascii="Arial" w:hAnsi="Arial" w:cs="Arial"/>
          <w:i w:val="0"/>
          <w:szCs w:val="24"/>
        </w:rPr>
        <w:t>. En cuanto a la transmisión de paquetes IPv6 también tuvo un mejor comportamiento en comparación con IPv4 aunque el porcentaje de paquetes p</w:t>
      </w:r>
      <w:r w:rsidR="005E0657">
        <w:rPr>
          <w:rFonts w:ascii="Arial" w:hAnsi="Arial" w:cs="Arial"/>
          <w:i w:val="0"/>
          <w:szCs w:val="24"/>
        </w:rPr>
        <w:t xml:space="preserve">erdidos fue menor en Ipv4 pero </w:t>
      </w:r>
      <w:r w:rsidRPr="00751A8E">
        <w:rPr>
          <w:rFonts w:ascii="Arial" w:hAnsi="Arial" w:cs="Arial"/>
          <w:i w:val="0"/>
          <w:szCs w:val="24"/>
        </w:rPr>
        <w:t xml:space="preserve"> </w:t>
      </w:r>
      <w:r w:rsidR="00E82ADA">
        <w:rPr>
          <w:rFonts w:ascii="Arial" w:hAnsi="Arial" w:cs="Arial"/>
          <w:i w:val="0"/>
          <w:szCs w:val="24"/>
        </w:rPr>
        <w:t xml:space="preserve">no fue una diferencia abrupta. </w:t>
      </w:r>
    </w:p>
    <w:p w:rsidR="00F7489E" w:rsidRPr="00751A8E" w:rsidRDefault="00E559F0" w:rsidP="00366EFD">
      <w:pPr>
        <w:spacing w:afterLines="100" w:line="360" w:lineRule="auto"/>
        <w:ind w:firstLine="284"/>
        <w:jc w:val="both"/>
        <w:rPr>
          <w:rFonts w:ascii="Arial" w:hAnsi="Arial" w:cs="Arial"/>
          <w:i w:val="0"/>
          <w:szCs w:val="24"/>
        </w:rPr>
      </w:pPr>
      <w:r>
        <w:rPr>
          <w:rFonts w:ascii="Arial" w:hAnsi="Arial" w:cs="Arial"/>
          <w:i w:val="0"/>
          <w:szCs w:val="24"/>
        </w:rPr>
        <w:t>P</w:t>
      </w:r>
      <w:r w:rsidR="00F559DF" w:rsidRPr="00751A8E">
        <w:rPr>
          <w:rFonts w:ascii="Arial" w:hAnsi="Arial" w:cs="Arial"/>
          <w:i w:val="0"/>
          <w:szCs w:val="24"/>
        </w:rPr>
        <w:t>ruebas IPv4/IPv6 con el tráfico del 0% enviando video:</w:t>
      </w:r>
    </w:p>
    <w:p w:rsidR="00F559DF" w:rsidRPr="00751A8E" w:rsidRDefault="00460CC8" w:rsidP="008B2896">
      <w:pPr>
        <w:spacing w:line="360" w:lineRule="auto"/>
        <w:jc w:val="center"/>
        <w:rPr>
          <w:rFonts w:ascii="Arial" w:hAnsi="Arial" w:cs="Arial"/>
          <w:szCs w:val="24"/>
        </w:rPr>
      </w:pPr>
      <w:r>
        <w:rPr>
          <w:rFonts w:ascii="Arial" w:hAnsi="Arial" w:cs="Arial"/>
          <w:noProof/>
          <w:szCs w:val="24"/>
          <w:lang w:val="es-VE" w:eastAsia="es-VE"/>
        </w:rPr>
        <w:drawing>
          <wp:inline distT="0" distB="0" distL="0" distR="0">
            <wp:extent cx="4910164" cy="1152000"/>
            <wp:effectExtent l="19050" t="0" r="4736" b="0"/>
            <wp:docPr id="68"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1"/>
                    <a:srcRect/>
                    <a:stretch>
                      <a:fillRect/>
                    </a:stretch>
                  </pic:blipFill>
                  <pic:spPr bwMode="auto">
                    <a:xfrm>
                      <a:off x="0" y="0"/>
                      <a:ext cx="4910164" cy="1152000"/>
                    </a:xfrm>
                    <a:prstGeom prst="rect">
                      <a:avLst/>
                    </a:prstGeom>
                    <a:noFill/>
                    <a:ln w="9525">
                      <a:noFill/>
                      <a:miter lim="800000"/>
                      <a:headEnd/>
                      <a:tailEnd/>
                    </a:ln>
                  </pic:spPr>
                </pic:pic>
              </a:graphicData>
            </a:graphic>
          </wp:inline>
        </w:drawing>
      </w:r>
    </w:p>
    <w:p w:rsidR="00F559DF" w:rsidRPr="00751A8E" w:rsidRDefault="00C27FA3" w:rsidP="008B2896">
      <w:pPr>
        <w:jc w:val="center"/>
        <w:rPr>
          <w:rFonts w:ascii="Arial" w:hAnsi="Arial" w:cs="Arial"/>
          <w:i w:val="0"/>
          <w:szCs w:val="24"/>
        </w:rPr>
      </w:pPr>
      <w:r>
        <w:rPr>
          <w:rFonts w:ascii="Arial" w:hAnsi="Arial" w:cs="Arial"/>
          <w:i w:val="0"/>
          <w:szCs w:val="24"/>
        </w:rPr>
        <w:t>Tabla N° 4</w:t>
      </w:r>
      <w:r w:rsidR="00F559DF" w:rsidRPr="00751A8E">
        <w:rPr>
          <w:rFonts w:ascii="Arial" w:hAnsi="Arial" w:cs="Arial"/>
          <w:i w:val="0"/>
          <w:szCs w:val="24"/>
        </w:rPr>
        <w:t xml:space="preserve">: </w:t>
      </w:r>
      <w:r w:rsidR="00117BD7">
        <w:rPr>
          <w:rFonts w:ascii="Arial" w:hAnsi="Arial" w:cs="Arial"/>
          <w:i w:val="0"/>
          <w:szCs w:val="24"/>
        </w:rPr>
        <w:t>Tráfico</w:t>
      </w:r>
      <w:r w:rsidR="00F559DF" w:rsidRPr="00751A8E">
        <w:rPr>
          <w:rFonts w:ascii="Arial" w:hAnsi="Arial" w:cs="Arial"/>
          <w:i w:val="0"/>
          <w:szCs w:val="24"/>
        </w:rPr>
        <w:t xml:space="preserve"> 0% enviando Video</w:t>
      </w:r>
    </w:p>
    <w:p w:rsidR="00536937"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F559DF" w:rsidRDefault="005869BB" w:rsidP="00BC0283">
      <w:pPr>
        <w:jc w:val="both"/>
        <w:rPr>
          <w:rFonts w:ascii="Arial" w:hAnsi="Arial" w:cs="Arial"/>
          <w:i w:val="0"/>
          <w:szCs w:val="24"/>
        </w:rPr>
      </w:pPr>
      <w:r w:rsidRPr="005869BB">
        <w:rPr>
          <w:rFonts w:ascii="Arial" w:hAnsi="Arial" w:cs="Arial"/>
          <w:noProof/>
          <w:szCs w:val="24"/>
          <w:lang w:val="es-VE" w:eastAsia="es-VE"/>
        </w:rPr>
        <w:pict>
          <v:rect id="_x0000_s1060" style="position:absolute;left:0;text-align:left;margin-left:57.95pt;margin-top:3.35pt;width:21.75pt;height:11.25pt;z-index:251662848" fillcolor="#92cddc" strokecolor="#4bacc6" strokeweight="1pt">
            <v:fill color2="#4bacc6" focus="50%" type="gradient"/>
            <v:shadow on="t" type="perspective" color="#205867" offset="1pt" offset2="-3pt"/>
          </v:rect>
        </w:pict>
      </w:r>
      <w:r w:rsidRPr="005869BB">
        <w:rPr>
          <w:rFonts w:ascii="Arial" w:hAnsi="Arial" w:cs="Arial"/>
          <w:noProof/>
          <w:szCs w:val="24"/>
          <w:lang w:val="es-VE" w:eastAsia="es-VE"/>
        </w:rPr>
        <w:pict>
          <v:rect id="_x0000_s1061" style="position:absolute;left:0;text-align:left;margin-left:121.95pt;margin-top:4.1pt;width:21.75pt;height:11.25pt;z-index:251663872" fillcolor="#d99594" strokecolor="#c0504d" strokeweight="1pt">
            <v:fill color2="#c0504d" focus="50%" type="gradient"/>
            <v:shadow on="t" type="perspective" color="#622423" offset="1pt" offset2="-3pt"/>
          </v:rect>
        </w:pict>
      </w:r>
      <w:r w:rsidR="00F559DF" w:rsidRPr="00751A8E">
        <w:rPr>
          <w:rFonts w:ascii="Arial" w:hAnsi="Arial" w:cs="Arial"/>
          <w:i w:val="0"/>
          <w:szCs w:val="24"/>
        </w:rPr>
        <w:t xml:space="preserve">Gráficos:           </w:t>
      </w:r>
      <w:r w:rsidR="00DE0F9B">
        <w:rPr>
          <w:rFonts w:ascii="Arial" w:hAnsi="Arial" w:cs="Arial"/>
          <w:i w:val="0"/>
          <w:szCs w:val="24"/>
        </w:rPr>
        <w:t xml:space="preserve"> </w:t>
      </w:r>
      <w:r w:rsidR="00F559DF" w:rsidRPr="00751A8E">
        <w:rPr>
          <w:rFonts w:ascii="Arial" w:hAnsi="Arial" w:cs="Arial"/>
          <w:i w:val="0"/>
          <w:szCs w:val="24"/>
        </w:rPr>
        <w:t>IPv4             IPv6</w:t>
      </w:r>
    </w:p>
    <w:p w:rsidR="00922A3F" w:rsidRPr="00751A8E" w:rsidRDefault="00922A3F" w:rsidP="00BC0283">
      <w:pPr>
        <w:jc w:val="both"/>
        <w:rPr>
          <w:rFonts w:ascii="Arial" w:hAnsi="Arial" w:cs="Arial"/>
          <w:i w:val="0"/>
          <w:szCs w:val="24"/>
        </w:rPr>
      </w:pPr>
    </w:p>
    <w:p w:rsidR="008B2896" w:rsidRDefault="00323D8D" w:rsidP="006C1777">
      <w:pPr>
        <w:jc w:val="both"/>
        <w:rPr>
          <w:rFonts w:ascii="Arial" w:hAnsi="Arial" w:cs="Arial"/>
          <w:i w:val="0"/>
          <w:szCs w:val="24"/>
        </w:rPr>
      </w:pPr>
      <w:r>
        <w:rPr>
          <w:rFonts w:ascii="Arial" w:hAnsi="Arial" w:cs="Arial"/>
          <w:i w:val="0"/>
          <w:noProof/>
          <w:szCs w:val="24"/>
          <w:lang w:val="es-VE" w:eastAsia="es-VE"/>
        </w:rPr>
        <w:drawing>
          <wp:inline distT="0" distB="0" distL="0" distR="0">
            <wp:extent cx="5915025" cy="3048000"/>
            <wp:effectExtent l="19050" t="0" r="9525" b="0"/>
            <wp:docPr id="65"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2">
                      <a:lum contrast="5000"/>
                    </a:blip>
                    <a:srcRect/>
                    <a:stretch>
                      <a:fillRect/>
                    </a:stretch>
                  </pic:blipFill>
                  <pic:spPr bwMode="auto">
                    <a:xfrm>
                      <a:off x="0" y="0"/>
                      <a:ext cx="5915025" cy="3048000"/>
                    </a:xfrm>
                    <a:prstGeom prst="rect">
                      <a:avLst/>
                    </a:prstGeom>
                    <a:noFill/>
                    <a:ln w="9525">
                      <a:noFill/>
                      <a:miter lim="800000"/>
                      <a:headEnd/>
                      <a:tailEnd/>
                    </a:ln>
                  </pic:spPr>
                </pic:pic>
              </a:graphicData>
            </a:graphic>
          </wp:inline>
        </w:drawing>
      </w:r>
    </w:p>
    <w:p w:rsidR="00536937" w:rsidRPr="00751A8E" w:rsidRDefault="00771FAC" w:rsidP="008B2896">
      <w:pPr>
        <w:ind w:firstLine="284"/>
        <w:jc w:val="center"/>
        <w:rPr>
          <w:rFonts w:ascii="Arial" w:hAnsi="Arial" w:cs="Arial"/>
          <w:i w:val="0"/>
          <w:szCs w:val="24"/>
        </w:rPr>
      </w:pPr>
      <w:r>
        <w:rPr>
          <w:rFonts w:ascii="Arial" w:hAnsi="Arial" w:cs="Arial"/>
          <w:i w:val="0"/>
          <w:szCs w:val="24"/>
        </w:rPr>
        <w:t>Grafica N° 4</w:t>
      </w:r>
      <w:r w:rsidR="00F559DF" w:rsidRPr="00751A8E">
        <w:rPr>
          <w:rFonts w:ascii="Arial" w:hAnsi="Arial" w:cs="Arial"/>
          <w:i w:val="0"/>
          <w:szCs w:val="24"/>
        </w:rPr>
        <w:t xml:space="preserve">: </w:t>
      </w:r>
      <w:r w:rsidR="00117BD7">
        <w:rPr>
          <w:rFonts w:ascii="Arial" w:hAnsi="Arial" w:cs="Arial"/>
          <w:i w:val="0"/>
          <w:szCs w:val="24"/>
        </w:rPr>
        <w:t>Tráfico</w:t>
      </w:r>
      <w:r w:rsidR="00F559DF" w:rsidRPr="00751A8E">
        <w:rPr>
          <w:rFonts w:ascii="Arial" w:hAnsi="Arial" w:cs="Arial"/>
          <w:i w:val="0"/>
          <w:szCs w:val="24"/>
        </w:rPr>
        <w:t xml:space="preserve"> 0% enviando Video</w:t>
      </w:r>
    </w:p>
    <w:p w:rsidR="009A19E7" w:rsidRPr="00751A8E" w:rsidRDefault="00F559DF" w:rsidP="009A19E7">
      <w:pPr>
        <w:jc w:val="center"/>
        <w:rPr>
          <w:rFonts w:ascii="Arial" w:hAnsi="Arial" w:cs="Arial"/>
          <w:i w:val="0"/>
          <w:szCs w:val="24"/>
        </w:rPr>
      </w:pPr>
      <w:r w:rsidRPr="00751A8E">
        <w:rPr>
          <w:rFonts w:ascii="Arial" w:hAnsi="Arial" w:cs="Arial"/>
          <w:i w:val="0"/>
          <w:szCs w:val="24"/>
        </w:rPr>
        <w:t>Fuente: Propia (2011</w:t>
      </w:r>
      <w:r w:rsidR="009A19E7">
        <w:rPr>
          <w:rFonts w:ascii="Arial" w:hAnsi="Arial" w:cs="Arial"/>
          <w:i w:val="0"/>
          <w:szCs w:val="24"/>
        </w:rPr>
        <w:t>)</w:t>
      </w:r>
    </w:p>
    <w:p w:rsidR="00536937" w:rsidRPr="00751A8E" w:rsidRDefault="00D459AD" w:rsidP="00366EFD">
      <w:pPr>
        <w:spacing w:afterLines="100" w:line="360" w:lineRule="auto"/>
        <w:ind w:firstLine="284"/>
        <w:jc w:val="both"/>
        <w:rPr>
          <w:rFonts w:ascii="Arial" w:hAnsi="Arial" w:cs="Arial"/>
          <w:i w:val="0"/>
          <w:szCs w:val="24"/>
        </w:rPr>
      </w:pPr>
      <w:r>
        <w:rPr>
          <w:rFonts w:ascii="Arial" w:hAnsi="Arial" w:cs="Arial"/>
          <w:i w:val="0"/>
          <w:szCs w:val="24"/>
        </w:rPr>
        <w:lastRenderedPageBreak/>
        <w:t>Para el siguiente caso se generó</w:t>
      </w:r>
      <w:r w:rsidR="00F559DF" w:rsidRPr="00751A8E">
        <w:rPr>
          <w:rFonts w:ascii="Arial" w:hAnsi="Arial" w:cs="Arial"/>
          <w:i w:val="0"/>
          <w:szCs w:val="24"/>
        </w:rPr>
        <w:t xml:space="preserve"> </w:t>
      </w:r>
      <w:r w:rsidR="00117BD7">
        <w:rPr>
          <w:rFonts w:ascii="Arial" w:hAnsi="Arial" w:cs="Arial"/>
          <w:i w:val="0"/>
          <w:szCs w:val="24"/>
        </w:rPr>
        <w:t>tráfico</w:t>
      </w:r>
      <w:r w:rsidR="00F559DF" w:rsidRPr="00751A8E">
        <w:rPr>
          <w:rFonts w:ascii="Arial" w:hAnsi="Arial" w:cs="Arial"/>
          <w:i w:val="0"/>
          <w:szCs w:val="24"/>
        </w:rPr>
        <w:t xml:space="preserve"> del 0% enviando video, pudiendo observar que IPv4 consiguió un mejor comportamiento en la red debió a que alcanzo una latencia menor (0,66) y un bitrate mayor (1,37%) comparado con IPv6. En cuanto a la transmisión de paquetes IPv4 envió más paquetes pero en el porcentaje de paquetes perdidos fue menor con IPv6 (74,62%).</w:t>
      </w:r>
    </w:p>
    <w:p w:rsidR="00BB0DE3"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Pruebas IPv4/IPv6 con el tráfico del 50% enviando video:</w:t>
      </w:r>
      <w:r w:rsidR="000B7B57" w:rsidRPr="00751A8E">
        <w:rPr>
          <w:rFonts w:ascii="Arial" w:hAnsi="Arial" w:cs="Arial"/>
          <w:i w:val="0"/>
          <w:szCs w:val="24"/>
        </w:rPr>
        <w:t xml:space="preserve"> </w:t>
      </w:r>
    </w:p>
    <w:p w:rsidR="00BB0DE3" w:rsidRDefault="00D55701" w:rsidP="00366EFD">
      <w:pPr>
        <w:spacing w:afterLines="50" w:line="360" w:lineRule="auto"/>
        <w:jc w:val="center"/>
        <w:rPr>
          <w:rFonts w:ascii="Arial" w:hAnsi="Arial" w:cs="Arial"/>
          <w:i w:val="0"/>
          <w:szCs w:val="24"/>
        </w:rPr>
      </w:pPr>
      <w:r>
        <w:rPr>
          <w:rFonts w:ascii="Arial" w:hAnsi="Arial" w:cs="Arial"/>
          <w:i w:val="0"/>
          <w:noProof/>
          <w:szCs w:val="24"/>
          <w:lang w:val="es-VE" w:eastAsia="es-VE"/>
        </w:rPr>
        <w:drawing>
          <wp:inline distT="0" distB="0" distL="0" distR="0">
            <wp:extent cx="4957200" cy="1372589"/>
            <wp:effectExtent l="19050" t="0" r="0" b="0"/>
            <wp:docPr id="7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3"/>
                    <a:srcRect/>
                    <a:stretch>
                      <a:fillRect/>
                    </a:stretch>
                  </pic:blipFill>
                  <pic:spPr bwMode="auto">
                    <a:xfrm>
                      <a:off x="0" y="0"/>
                      <a:ext cx="4957200" cy="1372589"/>
                    </a:xfrm>
                    <a:prstGeom prst="rect">
                      <a:avLst/>
                    </a:prstGeom>
                    <a:noFill/>
                    <a:ln w="9525">
                      <a:noFill/>
                      <a:miter lim="800000"/>
                      <a:headEnd/>
                      <a:tailEnd/>
                    </a:ln>
                  </pic:spPr>
                </pic:pic>
              </a:graphicData>
            </a:graphic>
          </wp:inline>
        </w:drawing>
      </w:r>
    </w:p>
    <w:p w:rsidR="00536937" w:rsidRPr="00751A8E" w:rsidRDefault="00771FAC" w:rsidP="00E75381">
      <w:pPr>
        <w:jc w:val="center"/>
        <w:rPr>
          <w:rFonts w:ascii="Arial" w:hAnsi="Arial" w:cs="Arial"/>
          <w:i w:val="0"/>
          <w:szCs w:val="24"/>
        </w:rPr>
      </w:pPr>
      <w:r>
        <w:rPr>
          <w:rFonts w:ascii="Arial" w:hAnsi="Arial" w:cs="Arial"/>
          <w:i w:val="0"/>
          <w:szCs w:val="24"/>
        </w:rPr>
        <w:t>Tabla N° 5</w:t>
      </w:r>
      <w:r w:rsidR="00117BD7">
        <w:rPr>
          <w:rFonts w:ascii="Arial" w:hAnsi="Arial" w:cs="Arial"/>
          <w:i w:val="0"/>
          <w:szCs w:val="24"/>
        </w:rPr>
        <w:t>: Trá</w:t>
      </w:r>
      <w:r w:rsidR="00F559DF" w:rsidRPr="00751A8E">
        <w:rPr>
          <w:rFonts w:ascii="Arial" w:hAnsi="Arial" w:cs="Arial"/>
          <w:i w:val="0"/>
          <w:szCs w:val="24"/>
        </w:rPr>
        <w:t>fico 50% enviando Video</w:t>
      </w:r>
    </w:p>
    <w:p w:rsidR="00536937" w:rsidRPr="00751A8E" w:rsidRDefault="00F559DF" w:rsidP="00E75381">
      <w:pPr>
        <w:jc w:val="center"/>
        <w:rPr>
          <w:rFonts w:ascii="Arial" w:hAnsi="Arial" w:cs="Arial"/>
          <w:i w:val="0"/>
          <w:szCs w:val="24"/>
        </w:rPr>
      </w:pPr>
      <w:r w:rsidRPr="00751A8E">
        <w:rPr>
          <w:rFonts w:ascii="Arial" w:hAnsi="Arial" w:cs="Arial"/>
          <w:i w:val="0"/>
          <w:szCs w:val="24"/>
        </w:rPr>
        <w:t>Fuente: Propia (2011)</w:t>
      </w:r>
    </w:p>
    <w:p w:rsidR="00536937" w:rsidRPr="00751A8E" w:rsidRDefault="00536937" w:rsidP="00366EFD">
      <w:pPr>
        <w:spacing w:afterLines="50"/>
        <w:jc w:val="center"/>
        <w:rPr>
          <w:rFonts w:ascii="Arial" w:hAnsi="Arial" w:cs="Arial"/>
          <w:i w:val="0"/>
          <w:szCs w:val="24"/>
        </w:rPr>
      </w:pPr>
    </w:p>
    <w:p w:rsidR="00BB0DE3" w:rsidRDefault="005869BB" w:rsidP="00366EFD">
      <w:pPr>
        <w:spacing w:afterLines="50" w:line="360" w:lineRule="auto"/>
        <w:ind w:firstLine="284"/>
        <w:jc w:val="both"/>
        <w:rPr>
          <w:rFonts w:ascii="Arial" w:hAnsi="Arial" w:cs="Arial"/>
          <w:i w:val="0"/>
          <w:szCs w:val="24"/>
        </w:rPr>
      </w:pPr>
      <w:r w:rsidRPr="005869BB">
        <w:rPr>
          <w:rFonts w:ascii="Arial" w:hAnsi="Arial" w:cs="Arial"/>
          <w:noProof/>
          <w:szCs w:val="24"/>
          <w:lang w:val="es-VE" w:eastAsia="es-VE"/>
        </w:rPr>
        <w:pict>
          <v:rect id="_x0000_s1064" style="position:absolute;left:0;text-align:left;margin-left:69.45pt;margin-top:3.35pt;width:21.75pt;height:11.25pt;z-index:251664896" fillcolor="#92cddc" strokecolor="#4bacc6" strokeweight="1pt">
            <v:fill color2="#4bacc6" focus="50%" type="gradient"/>
            <v:shadow on="t" type="perspective" color="#205867" offset="1pt" offset2="-3pt"/>
          </v:rect>
        </w:pict>
      </w:r>
      <w:r w:rsidRPr="005869BB">
        <w:rPr>
          <w:rFonts w:ascii="Arial" w:hAnsi="Arial" w:cs="Arial"/>
          <w:noProof/>
          <w:szCs w:val="24"/>
          <w:lang w:val="es-VE" w:eastAsia="es-VE"/>
        </w:rPr>
        <w:pict>
          <v:rect id="_x0000_s1065" style="position:absolute;left:0;text-align:left;margin-left:138.45pt;margin-top:3.35pt;width:21.75pt;height:11.25pt;z-index:251665920" fillcolor="#d99594" strokecolor="#c0504d" strokeweight="1pt">
            <v:fill color2="#c0504d" focus="50%" type="gradient"/>
            <v:shadow on="t" type="perspective" color="#622423" offset="1pt" offset2="-3pt"/>
          </v:rect>
        </w:pict>
      </w:r>
      <w:r w:rsidR="00F559DF" w:rsidRPr="00751A8E">
        <w:rPr>
          <w:rFonts w:ascii="Arial" w:hAnsi="Arial" w:cs="Arial"/>
          <w:i w:val="0"/>
          <w:szCs w:val="24"/>
        </w:rPr>
        <w:t xml:space="preserve">Gráficos:          </w:t>
      </w:r>
      <w:r w:rsidR="00DE0F9B">
        <w:rPr>
          <w:rFonts w:ascii="Arial" w:hAnsi="Arial" w:cs="Arial"/>
          <w:i w:val="0"/>
          <w:szCs w:val="24"/>
        </w:rPr>
        <w:t xml:space="preserve"> </w:t>
      </w:r>
      <w:r w:rsidR="00F559DF" w:rsidRPr="00751A8E">
        <w:rPr>
          <w:rFonts w:ascii="Arial" w:hAnsi="Arial" w:cs="Arial"/>
          <w:i w:val="0"/>
          <w:szCs w:val="24"/>
        </w:rPr>
        <w:t xml:space="preserve"> IPv4             IPv6</w:t>
      </w:r>
    </w:p>
    <w:p w:rsidR="00BB0DE3" w:rsidRDefault="007C5DD0" w:rsidP="00366EFD">
      <w:pPr>
        <w:spacing w:afterLines="50" w:line="360" w:lineRule="auto"/>
        <w:ind w:firstLine="284"/>
        <w:jc w:val="both"/>
        <w:rPr>
          <w:rFonts w:ascii="Arial" w:hAnsi="Arial" w:cs="Arial"/>
          <w:i w:val="0"/>
          <w:szCs w:val="24"/>
        </w:rPr>
      </w:pPr>
      <w:r>
        <w:rPr>
          <w:rFonts w:ascii="Arial" w:hAnsi="Arial" w:cs="Arial"/>
          <w:i w:val="0"/>
          <w:noProof/>
          <w:szCs w:val="24"/>
          <w:lang w:val="es-VE" w:eastAsia="es-VE"/>
        </w:rPr>
        <w:drawing>
          <wp:inline distT="0" distB="0" distL="0" distR="0">
            <wp:extent cx="5667375" cy="3095625"/>
            <wp:effectExtent l="19050" t="0" r="9525" b="0"/>
            <wp:docPr id="80"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4"/>
                    <a:srcRect/>
                    <a:stretch>
                      <a:fillRect/>
                    </a:stretch>
                  </pic:blipFill>
                  <pic:spPr bwMode="auto">
                    <a:xfrm>
                      <a:off x="0" y="0"/>
                      <a:ext cx="5667375" cy="3095625"/>
                    </a:xfrm>
                    <a:prstGeom prst="rect">
                      <a:avLst/>
                    </a:prstGeom>
                    <a:noFill/>
                    <a:ln w="9525">
                      <a:noFill/>
                      <a:miter lim="800000"/>
                      <a:headEnd/>
                      <a:tailEnd/>
                    </a:ln>
                  </pic:spPr>
                </pic:pic>
              </a:graphicData>
            </a:graphic>
          </wp:inline>
        </w:drawing>
      </w:r>
    </w:p>
    <w:p w:rsidR="00536937" w:rsidRPr="00751A8E" w:rsidRDefault="00771FAC" w:rsidP="00E75381">
      <w:pPr>
        <w:ind w:firstLine="284"/>
        <w:jc w:val="center"/>
        <w:rPr>
          <w:rFonts w:ascii="Arial" w:hAnsi="Arial" w:cs="Arial"/>
          <w:i w:val="0"/>
          <w:szCs w:val="24"/>
        </w:rPr>
      </w:pPr>
      <w:r>
        <w:rPr>
          <w:rFonts w:ascii="Arial" w:hAnsi="Arial" w:cs="Arial"/>
          <w:i w:val="0"/>
          <w:szCs w:val="24"/>
        </w:rPr>
        <w:t>Grafica N° 5</w:t>
      </w:r>
      <w:r w:rsidR="00117BD7">
        <w:rPr>
          <w:rFonts w:ascii="Arial" w:hAnsi="Arial" w:cs="Arial"/>
          <w:i w:val="0"/>
          <w:szCs w:val="24"/>
        </w:rPr>
        <w:t>: Trá</w:t>
      </w:r>
      <w:r w:rsidR="00F559DF" w:rsidRPr="00751A8E">
        <w:rPr>
          <w:rFonts w:ascii="Arial" w:hAnsi="Arial" w:cs="Arial"/>
          <w:i w:val="0"/>
          <w:szCs w:val="24"/>
        </w:rPr>
        <w:t>fico 50% enviando Video</w:t>
      </w:r>
    </w:p>
    <w:p w:rsidR="00E75381" w:rsidRPr="00751A8E" w:rsidRDefault="00F559DF" w:rsidP="00B46CE1">
      <w:pPr>
        <w:ind w:firstLine="284"/>
        <w:jc w:val="center"/>
        <w:rPr>
          <w:rFonts w:ascii="Arial" w:hAnsi="Arial" w:cs="Arial"/>
          <w:i w:val="0"/>
          <w:szCs w:val="24"/>
        </w:rPr>
      </w:pPr>
      <w:r w:rsidRPr="00751A8E">
        <w:rPr>
          <w:rFonts w:ascii="Arial" w:hAnsi="Arial" w:cs="Arial"/>
          <w:i w:val="0"/>
          <w:szCs w:val="24"/>
        </w:rPr>
        <w:t>Fuente: Propia (2011)</w:t>
      </w:r>
    </w:p>
    <w:p w:rsidR="00C00A6F" w:rsidRPr="00751A8E" w:rsidRDefault="00D459AD" w:rsidP="00366EFD">
      <w:pPr>
        <w:spacing w:afterLines="200" w:line="360" w:lineRule="auto"/>
        <w:ind w:firstLine="284"/>
        <w:jc w:val="both"/>
        <w:rPr>
          <w:rFonts w:ascii="Arial" w:hAnsi="Arial" w:cs="Arial"/>
          <w:i w:val="0"/>
          <w:szCs w:val="24"/>
        </w:rPr>
      </w:pPr>
      <w:r>
        <w:rPr>
          <w:rFonts w:ascii="Arial" w:hAnsi="Arial" w:cs="Arial"/>
          <w:i w:val="0"/>
          <w:szCs w:val="24"/>
        </w:rPr>
        <w:lastRenderedPageBreak/>
        <w:t>En el siguiente caso se generó</w:t>
      </w:r>
      <w:r w:rsidR="00F559DF" w:rsidRPr="00751A8E">
        <w:rPr>
          <w:rFonts w:ascii="Arial" w:hAnsi="Arial" w:cs="Arial"/>
          <w:i w:val="0"/>
          <w:szCs w:val="24"/>
        </w:rPr>
        <w:t xml:space="preserve"> </w:t>
      </w:r>
      <w:r w:rsidR="00117BD7">
        <w:rPr>
          <w:rFonts w:ascii="Arial" w:hAnsi="Arial" w:cs="Arial"/>
          <w:i w:val="0"/>
          <w:szCs w:val="24"/>
        </w:rPr>
        <w:t>tráfico</w:t>
      </w:r>
      <w:r w:rsidR="00F559DF" w:rsidRPr="00751A8E">
        <w:rPr>
          <w:rFonts w:ascii="Arial" w:hAnsi="Arial" w:cs="Arial"/>
          <w:i w:val="0"/>
          <w:szCs w:val="24"/>
        </w:rPr>
        <w:t xml:space="preserve"> del 50% enviando video, se </w:t>
      </w:r>
      <w:r w:rsidR="00337697" w:rsidRPr="00751A8E">
        <w:rPr>
          <w:rFonts w:ascii="Arial" w:hAnsi="Arial" w:cs="Arial"/>
          <w:i w:val="0"/>
          <w:szCs w:val="24"/>
        </w:rPr>
        <w:t xml:space="preserve">observó </w:t>
      </w:r>
      <w:r w:rsidR="00F559DF" w:rsidRPr="00751A8E">
        <w:rPr>
          <w:rFonts w:ascii="Arial" w:hAnsi="Arial" w:cs="Arial"/>
          <w:i w:val="0"/>
          <w:szCs w:val="24"/>
        </w:rPr>
        <w:t>que IPv6 logro un mejor comportamiento en la red debido que su latencia fue menor  (7,87%)</w:t>
      </w:r>
      <w:r w:rsidR="00AD7AF7">
        <w:rPr>
          <w:rFonts w:ascii="Arial" w:hAnsi="Arial" w:cs="Arial"/>
          <w:i w:val="0"/>
          <w:szCs w:val="24"/>
        </w:rPr>
        <w:t xml:space="preserve">, </w:t>
      </w:r>
      <w:r w:rsidR="00F559DF" w:rsidRPr="00751A8E">
        <w:rPr>
          <w:rFonts w:ascii="Arial" w:hAnsi="Arial" w:cs="Arial"/>
          <w:i w:val="0"/>
          <w:szCs w:val="24"/>
        </w:rPr>
        <w:t>en cuanto a IPv4 su bitrate fue menor (14,22%) en comparación con el bitrate de IPv6. En cuanto a la transmisión de paquetes fue mayor en IPv4 pero con una diferencia minuciosa de 0,46% con IPv6, además que IPv6 se sostuvo en esta prueba con menor porcentaje de paquetes perdidos al igual que la pruebas del 0%.</w:t>
      </w:r>
    </w:p>
    <w:p w:rsidR="00BB0DE3" w:rsidRDefault="00F559DF" w:rsidP="00366EFD">
      <w:pPr>
        <w:spacing w:afterLines="100" w:line="360" w:lineRule="auto"/>
        <w:ind w:firstLine="284"/>
        <w:jc w:val="both"/>
        <w:rPr>
          <w:rFonts w:ascii="Arial" w:hAnsi="Arial" w:cs="Arial"/>
          <w:i w:val="0"/>
          <w:szCs w:val="24"/>
        </w:rPr>
      </w:pPr>
      <w:r w:rsidRPr="00751A8E">
        <w:rPr>
          <w:rFonts w:ascii="Arial" w:hAnsi="Arial" w:cs="Arial"/>
          <w:i w:val="0"/>
          <w:szCs w:val="24"/>
        </w:rPr>
        <w:t>Pruebas IPv4/IPv6 con el tráfico del 100% enviando video:</w:t>
      </w:r>
      <w:r w:rsidR="000B7B57" w:rsidRPr="00751A8E">
        <w:rPr>
          <w:rFonts w:ascii="Arial" w:hAnsi="Arial" w:cs="Arial"/>
          <w:i w:val="0"/>
          <w:szCs w:val="24"/>
        </w:rPr>
        <w:t xml:space="preserve"> </w:t>
      </w:r>
    </w:p>
    <w:p w:rsidR="00BB0DE3" w:rsidRDefault="002760FF" w:rsidP="00366EFD">
      <w:pPr>
        <w:spacing w:afterLines="50" w:line="360" w:lineRule="auto"/>
        <w:ind w:firstLine="284"/>
        <w:jc w:val="center"/>
        <w:rPr>
          <w:rFonts w:ascii="Arial" w:hAnsi="Arial" w:cs="Arial"/>
          <w:szCs w:val="24"/>
        </w:rPr>
      </w:pPr>
      <w:r>
        <w:rPr>
          <w:rFonts w:ascii="Arial" w:hAnsi="Arial" w:cs="Arial"/>
          <w:noProof/>
          <w:szCs w:val="24"/>
          <w:lang w:val="es-VE" w:eastAsia="es-VE"/>
        </w:rPr>
        <w:drawing>
          <wp:inline distT="0" distB="0" distL="0" distR="0">
            <wp:extent cx="4957200" cy="1353998"/>
            <wp:effectExtent l="19050" t="0" r="0" b="0"/>
            <wp:docPr id="74"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5"/>
                    <a:srcRect/>
                    <a:stretch>
                      <a:fillRect/>
                    </a:stretch>
                  </pic:blipFill>
                  <pic:spPr bwMode="auto">
                    <a:xfrm>
                      <a:off x="0" y="0"/>
                      <a:ext cx="4957200" cy="1353998"/>
                    </a:xfrm>
                    <a:prstGeom prst="rect">
                      <a:avLst/>
                    </a:prstGeom>
                    <a:noFill/>
                    <a:ln w="9525">
                      <a:noFill/>
                      <a:miter lim="800000"/>
                      <a:headEnd/>
                      <a:tailEnd/>
                    </a:ln>
                  </pic:spPr>
                </pic:pic>
              </a:graphicData>
            </a:graphic>
          </wp:inline>
        </w:drawing>
      </w:r>
    </w:p>
    <w:p w:rsidR="00536937" w:rsidRPr="00751A8E" w:rsidRDefault="00771FAC" w:rsidP="00E75381">
      <w:pPr>
        <w:jc w:val="center"/>
        <w:rPr>
          <w:rFonts w:ascii="Arial" w:hAnsi="Arial" w:cs="Arial"/>
          <w:i w:val="0"/>
          <w:szCs w:val="24"/>
        </w:rPr>
      </w:pPr>
      <w:r>
        <w:rPr>
          <w:rFonts w:ascii="Arial" w:hAnsi="Arial" w:cs="Arial"/>
          <w:i w:val="0"/>
          <w:szCs w:val="24"/>
        </w:rPr>
        <w:t>Tabla N° 6</w:t>
      </w:r>
      <w:r w:rsidR="00117BD7">
        <w:rPr>
          <w:rFonts w:ascii="Arial" w:hAnsi="Arial" w:cs="Arial"/>
          <w:i w:val="0"/>
          <w:szCs w:val="24"/>
        </w:rPr>
        <w:t>: Trá</w:t>
      </w:r>
      <w:r w:rsidR="00F559DF" w:rsidRPr="00751A8E">
        <w:rPr>
          <w:rFonts w:ascii="Arial" w:hAnsi="Arial" w:cs="Arial"/>
          <w:i w:val="0"/>
          <w:szCs w:val="24"/>
        </w:rPr>
        <w:t>fico 100% enviando Video</w:t>
      </w:r>
    </w:p>
    <w:p w:rsidR="00536937"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BB0DE3" w:rsidRDefault="005869BB" w:rsidP="00366EFD">
      <w:pPr>
        <w:spacing w:afterLines="50" w:line="360" w:lineRule="auto"/>
        <w:ind w:firstLine="284"/>
        <w:rPr>
          <w:rFonts w:ascii="Arial" w:hAnsi="Arial" w:cs="Arial"/>
          <w:i w:val="0"/>
          <w:szCs w:val="24"/>
        </w:rPr>
      </w:pPr>
      <w:r w:rsidRPr="005869BB">
        <w:rPr>
          <w:rFonts w:ascii="Arial" w:hAnsi="Arial" w:cs="Arial"/>
          <w:noProof/>
          <w:szCs w:val="24"/>
          <w:lang w:val="es-VE" w:eastAsia="es-VE"/>
        </w:rPr>
        <w:pict>
          <v:rect id="_x0000_s1066" style="position:absolute;left:0;text-align:left;margin-left:139.2pt;margin-top:4.1pt;width:21.75pt;height:11.25pt;z-index:251668992" fillcolor="#d99594" strokecolor="#c0504d" strokeweight="1pt">
            <v:fill color2="#c0504d" focus="50%" type="gradient"/>
            <v:shadow on="t" type="perspective" color="#622423" offset="1pt" offset2="-3pt"/>
          </v:rect>
        </w:pict>
      </w:r>
      <w:r w:rsidRPr="005869BB">
        <w:rPr>
          <w:rFonts w:ascii="Arial" w:hAnsi="Arial" w:cs="Arial"/>
          <w:noProof/>
          <w:szCs w:val="24"/>
          <w:lang w:val="es-VE" w:eastAsia="es-VE"/>
        </w:rPr>
        <w:pict>
          <v:rect id="_x0000_s1067" style="position:absolute;left:0;text-align:left;margin-left:73.45pt;margin-top:4.1pt;width:21.75pt;height:11.25pt;z-index:251670016" fillcolor="#92cddc" strokecolor="#4bacc6" strokeweight="1pt">
            <v:fill color2="#4bacc6" focus="50%" type="gradient"/>
            <v:shadow on="t" type="perspective" color="#205867" offset="1pt" offset2="-3pt"/>
          </v:rect>
        </w:pict>
      </w:r>
      <w:r w:rsidR="00F559DF" w:rsidRPr="00751A8E">
        <w:rPr>
          <w:rFonts w:ascii="Arial" w:hAnsi="Arial" w:cs="Arial"/>
          <w:szCs w:val="24"/>
        </w:rPr>
        <w:t>Gráficos</w:t>
      </w:r>
      <w:r w:rsidR="00F559DF" w:rsidRPr="00D43450">
        <w:rPr>
          <w:rFonts w:ascii="Arial" w:hAnsi="Arial" w:cs="Arial"/>
          <w:i w:val="0"/>
          <w:szCs w:val="24"/>
        </w:rPr>
        <w:t xml:space="preserve">:          </w:t>
      </w:r>
      <w:r w:rsidR="00DE0F9B">
        <w:rPr>
          <w:rFonts w:ascii="Arial" w:hAnsi="Arial" w:cs="Arial"/>
          <w:i w:val="0"/>
          <w:szCs w:val="24"/>
        </w:rPr>
        <w:t xml:space="preserve">  </w:t>
      </w:r>
      <w:r w:rsidR="00F559DF" w:rsidRPr="00D43450">
        <w:rPr>
          <w:rFonts w:ascii="Arial" w:hAnsi="Arial" w:cs="Arial"/>
          <w:i w:val="0"/>
          <w:szCs w:val="24"/>
        </w:rPr>
        <w:t xml:space="preserve"> IPv4             IPv6</w:t>
      </w:r>
    </w:p>
    <w:p w:rsidR="00BB0DE3" w:rsidRDefault="00F552AD" w:rsidP="00366EFD">
      <w:pPr>
        <w:spacing w:afterLines="50" w:line="360" w:lineRule="auto"/>
        <w:ind w:firstLine="284"/>
        <w:jc w:val="center"/>
        <w:rPr>
          <w:rFonts w:ascii="Arial" w:hAnsi="Arial" w:cs="Arial"/>
          <w:szCs w:val="24"/>
        </w:rPr>
      </w:pPr>
      <w:r>
        <w:rPr>
          <w:rFonts w:ascii="Arial" w:hAnsi="Arial" w:cs="Arial"/>
          <w:noProof/>
          <w:szCs w:val="24"/>
          <w:lang w:val="es-VE" w:eastAsia="es-VE"/>
        </w:rPr>
        <w:drawing>
          <wp:inline distT="0" distB="0" distL="0" distR="0">
            <wp:extent cx="5553075" cy="2628900"/>
            <wp:effectExtent l="19050" t="0" r="9525" b="0"/>
            <wp:docPr id="81"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66"/>
                    <a:srcRect/>
                    <a:stretch>
                      <a:fillRect/>
                    </a:stretch>
                  </pic:blipFill>
                  <pic:spPr bwMode="auto">
                    <a:xfrm>
                      <a:off x="0" y="0"/>
                      <a:ext cx="5553075" cy="2628900"/>
                    </a:xfrm>
                    <a:prstGeom prst="rect">
                      <a:avLst/>
                    </a:prstGeom>
                    <a:noFill/>
                    <a:ln w="9525">
                      <a:noFill/>
                      <a:miter lim="800000"/>
                      <a:headEnd/>
                      <a:tailEnd/>
                    </a:ln>
                  </pic:spPr>
                </pic:pic>
              </a:graphicData>
            </a:graphic>
          </wp:inline>
        </w:drawing>
      </w:r>
    </w:p>
    <w:p w:rsidR="00536937" w:rsidRPr="00751A8E" w:rsidRDefault="00F559DF" w:rsidP="00E82ADA">
      <w:pPr>
        <w:ind w:firstLine="284"/>
        <w:jc w:val="center"/>
        <w:rPr>
          <w:rFonts w:ascii="Arial" w:hAnsi="Arial" w:cs="Arial"/>
          <w:i w:val="0"/>
          <w:szCs w:val="24"/>
        </w:rPr>
      </w:pPr>
      <w:r w:rsidRPr="00751A8E">
        <w:rPr>
          <w:rFonts w:ascii="Arial" w:hAnsi="Arial" w:cs="Arial"/>
          <w:szCs w:val="24"/>
        </w:rPr>
        <w:tab/>
      </w:r>
      <w:r w:rsidR="00771FAC">
        <w:rPr>
          <w:rFonts w:ascii="Arial" w:hAnsi="Arial" w:cs="Arial"/>
          <w:i w:val="0"/>
          <w:szCs w:val="24"/>
        </w:rPr>
        <w:t>Grafica N° 6</w:t>
      </w:r>
      <w:r w:rsidR="00117BD7">
        <w:rPr>
          <w:rFonts w:ascii="Arial" w:hAnsi="Arial" w:cs="Arial"/>
          <w:i w:val="0"/>
          <w:szCs w:val="24"/>
        </w:rPr>
        <w:t>: Trá</w:t>
      </w:r>
      <w:r w:rsidRPr="00751A8E">
        <w:rPr>
          <w:rFonts w:ascii="Arial" w:hAnsi="Arial" w:cs="Arial"/>
          <w:i w:val="0"/>
          <w:szCs w:val="24"/>
        </w:rPr>
        <w:t>fico 100% enviando Video</w:t>
      </w:r>
    </w:p>
    <w:p w:rsidR="002760FF" w:rsidRPr="00751A8E" w:rsidRDefault="00F559DF" w:rsidP="00E82ADA">
      <w:pPr>
        <w:ind w:firstLine="284"/>
        <w:jc w:val="center"/>
        <w:rPr>
          <w:rFonts w:ascii="Arial" w:hAnsi="Arial" w:cs="Arial"/>
          <w:i w:val="0"/>
          <w:szCs w:val="24"/>
        </w:rPr>
      </w:pPr>
      <w:r w:rsidRPr="00751A8E">
        <w:rPr>
          <w:rFonts w:ascii="Arial" w:hAnsi="Arial" w:cs="Arial"/>
          <w:i w:val="0"/>
          <w:szCs w:val="24"/>
        </w:rPr>
        <w:t>Fuente: Propia (2011)</w:t>
      </w:r>
    </w:p>
    <w:p w:rsidR="00536937" w:rsidRPr="00BB0DE3" w:rsidRDefault="00E82ADA" w:rsidP="00366EFD">
      <w:pPr>
        <w:spacing w:afterLines="200" w:line="360" w:lineRule="auto"/>
        <w:ind w:firstLine="284"/>
        <w:jc w:val="both"/>
        <w:rPr>
          <w:rFonts w:ascii="Arial" w:hAnsi="Arial" w:cs="Arial"/>
          <w:i w:val="0"/>
          <w:szCs w:val="24"/>
        </w:rPr>
      </w:pPr>
      <w:r>
        <w:rPr>
          <w:rFonts w:ascii="Arial" w:hAnsi="Arial" w:cs="Arial"/>
          <w:i w:val="0"/>
          <w:szCs w:val="24"/>
        </w:rPr>
        <w:lastRenderedPageBreak/>
        <w:t xml:space="preserve">Para </w:t>
      </w:r>
      <w:r w:rsidR="00D459AD">
        <w:rPr>
          <w:rFonts w:ascii="Arial" w:hAnsi="Arial" w:cs="Arial"/>
          <w:i w:val="0"/>
          <w:szCs w:val="24"/>
        </w:rPr>
        <w:t>esta prueba se generó</w:t>
      </w:r>
      <w:r w:rsidR="00F559DF" w:rsidRPr="00751A8E">
        <w:rPr>
          <w:rFonts w:ascii="Arial" w:hAnsi="Arial" w:cs="Arial"/>
          <w:i w:val="0"/>
          <w:szCs w:val="24"/>
        </w:rPr>
        <w:t xml:space="preserve"> </w:t>
      </w:r>
      <w:r w:rsidR="00117BD7">
        <w:rPr>
          <w:rFonts w:ascii="Arial" w:hAnsi="Arial" w:cs="Arial"/>
          <w:i w:val="0"/>
          <w:szCs w:val="24"/>
        </w:rPr>
        <w:t>tráfico</w:t>
      </w:r>
      <w:r w:rsidR="00F559DF" w:rsidRPr="00751A8E">
        <w:rPr>
          <w:rFonts w:ascii="Arial" w:hAnsi="Arial" w:cs="Arial"/>
          <w:i w:val="0"/>
          <w:szCs w:val="24"/>
        </w:rPr>
        <w:t xml:space="preserve"> del 100% enviando video, alcanzando IPv4 un mejor comportamiento en la red debido a que su latencia (68,33%) fue menor que la de IPv6 y el bitrate fue mayor (33%), En cuanto a la transmisión de paquetes y en el porcentaje de paquetes perdidos IPv4 también tuvo un mejor comportamiento.</w:t>
      </w:r>
    </w:p>
    <w:p w:rsidR="00BB0DE3" w:rsidRPr="00E75381" w:rsidRDefault="008E1DEE" w:rsidP="00E82ADA">
      <w:pPr>
        <w:spacing w:line="480" w:lineRule="auto"/>
        <w:jc w:val="both"/>
        <w:rPr>
          <w:rFonts w:ascii="Arial" w:hAnsi="Arial" w:cs="Arial"/>
          <w:i w:val="0"/>
          <w:szCs w:val="24"/>
        </w:rPr>
      </w:pPr>
      <w:r>
        <w:rPr>
          <w:rFonts w:ascii="Arial" w:hAnsi="Arial" w:cs="Arial"/>
          <w:bCs/>
          <w:i w:val="0"/>
          <w:szCs w:val="24"/>
        </w:rPr>
        <w:t>1.</w:t>
      </w:r>
      <w:r w:rsidR="00F559DF" w:rsidRPr="00E75381">
        <w:rPr>
          <w:rFonts w:ascii="Arial" w:hAnsi="Arial" w:cs="Arial"/>
          <w:bCs/>
          <w:i w:val="0"/>
          <w:szCs w:val="24"/>
        </w:rPr>
        <w:t>2.- Sustentación teórica del análisis de los resultados:</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Como conclusión, se </w:t>
      </w:r>
      <w:r w:rsidR="00337697" w:rsidRPr="00751A8E">
        <w:rPr>
          <w:rFonts w:ascii="Arial" w:hAnsi="Arial" w:cs="Arial"/>
          <w:i w:val="0"/>
          <w:szCs w:val="24"/>
        </w:rPr>
        <w:t xml:space="preserve">observó </w:t>
      </w:r>
      <w:r w:rsidRPr="00751A8E">
        <w:rPr>
          <w:rFonts w:ascii="Arial" w:hAnsi="Arial" w:cs="Arial"/>
          <w:i w:val="0"/>
          <w:szCs w:val="24"/>
        </w:rPr>
        <w:t xml:space="preserve">que IPv4 </w:t>
      </w:r>
      <w:r w:rsidR="00337697" w:rsidRPr="00751A8E">
        <w:rPr>
          <w:rFonts w:ascii="Arial" w:hAnsi="Arial" w:cs="Arial"/>
          <w:i w:val="0"/>
          <w:szCs w:val="24"/>
        </w:rPr>
        <w:t xml:space="preserve">alcanzó </w:t>
      </w:r>
      <w:r w:rsidRPr="00751A8E">
        <w:rPr>
          <w:rFonts w:ascii="Arial" w:hAnsi="Arial" w:cs="Arial"/>
          <w:i w:val="0"/>
          <w:szCs w:val="24"/>
        </w:rPr>
        <w:t xml:space="preserve">un mejor comportamiento en la red comparado con IPv6, pese a que las diferencias fueron mínimas. Para el análisis de los resultados se </w:t>
      </w:r>
      <w:r w:rsidR="00337697" w:rsidRPr="00751A8E">
        <w:rPr>
          <w:rFonts w:ascii="Arial" w:hAnsi="Arial" w:cs="Arial"/>
          <w:i w:val="0"/>
          <w:szCs w:val="24"/>
        </w:rPr>
        <w:t xml:space="preserve">consideró </w:t>
      </w:r>
      <w:r w:rsidRPr="00751A8E">
        <w:rPr>
          <w:rFonts w:ascii="Arial" w:hAnsi="Arial" w:cs="Arial"/>
          <w:i w:val="0"/>
          <w:szCs w:val="24"/>
        </w:rPr>
        <w:t xml:space="preserve">un </w:t>
      </w:r>
      <w:r w:rsidR="003E0F9A" w:rsidRPr="00751A8E">
        <w:rPr>
          <w:rFonts w:ascii="Arial" w:hAnsi="Arial" w:cs="Arial"/>
          <w:i w:val="0"/>
          <w:szCs w:val="24"/>
        </w:rPr>
        <w:t>normal</w:t>
      </w:r>
      <w:r w:rsidR="000C54B0" w:rsidRPr="00751A8E">
        <w:rPr>
          <w:rFonts w:ascii="Arial" w:hAnsi="Arial" w:cs="Arial"/>
          <w:i w:val="0"/>
          <w:szCs w:val="24"/>
        </w:rPr>
        <w:t xml:space="preserve"> comportamiento que el delay</w:t>
      </w:r>
      <w:r w:rsidRPr="00751A8E">
        <w:rPr>
          <w:rFonts w:ascii="Arial" w:hAnsi="Arial" w:cs="Arial"/>
          <w:i w:val="0"/>
          <w:szCs w:val="24"/>
        </w:rPr>
        <w:t xml:space="preserve"> y </w:t>
      </w:r>
      <w:r w:rsidR="00E560CB" w:rsidRPr="00751A8E">
        <w:rPr>
          <w:rFonts w:ascii="Arial" w:hAnsi="Arial" w:cs="Arial"/>
          <w:i w:val="0"/>
          <w:szCs w:val="24"/>
        </w:rPr>
        <w:t>los paque</w:t>
      </w:r>
      <w:r w:rsidR="003E0F9A" w:rsidRPr="00751A8E">
        <w:rPr>
          <w:rFonts w:ascii="Arial" w:hAnsi="Arial" w:cs="Arial"/>
          <w:i w:val="0"/>
          <w:szCs w:val="24"/>
        </w:rPr>
        <w:t>tes perdidos a</w:t>
      </w:r>
      <w:r w:rsidR="00D34CDB" w:rsidRPr="00751A8E">
        <w:rPr>
          <w:rFonts w:ascii="Arial" w:hAnsi="Arial" w:cs="Arial"/>
          <w:i w:val="0"/>
          <w:szCs w:val="24"/>
        </w:rPr>
        <w:t>u</w:t>
      </w:r>
      <w:r w:rsidR="00D459AD">
        <w:rPr>
          <w:rFonts w:ascii="Arial" w:hAnsi="Arial" w:cs="Arial"/>
          <w:i w:val="0"/>
          <w:szCs w:val="24"/>
        </w:rPr>
        <w:t>mentará</w:t>
      </w:r>
      <w:r w:rsidR="003E0F9A" w:rsidRPr="00751A8E">
        <w:rPr>
          <w:rFonts w:ascii="Arial" w:hAnsi="Arial" w:cs="Arial"/>
          <w:i w:val="0"/>
          <w:szCs w:val="24"/>
        </w:rPr>
        <w:t>n</w:t>
      </w:r>
      <w:r w:rsidR="00E560CB" w:rsidRPr="00751A8E">
        <w:rPr>
          <w:rFonts w:ascii="Arial" w:hAnsi="Arial" w:cs="Arial"/>
          <w:i w:val="0"/>
          <w:szCs w:val="24"/>
        </w:rPr>
        <w:t xml:space="preserve"> y el</w:t>
      </w:r>
      <w:r w:rsidR="003E0F9A" w:rsidRPr="00751A8E">
        <w:rPr>
          <w:rFonts w:ascii="Arial" w:hAnsi="Arial" w:cs="Arial"/>
          <w:i w:val="0"/>
          <w:szCs w:val="24"/>
        </w:rPr>
        <w:t xml:space="preserve"> bitrate disminuyera</w:t>
      </w:r>
      <w:r w:rsidRPr="00751A8E">
        <w:rPr>
          <w:rFonts w:ascii="Arial" w:hAnsi="Arial" w:cs="Arial"/>
          <w:i w:val="0"/>
          <w:szCs w:val="24"/>
        </w:rPr>
        <w:t xml:space="preserve"> a medida que iba aumentando la congestión en la red, como lo indica García (2002).</w:t>
      </w:r>
      <w:r w:rsidR="00F7489E" w:rsidRPr="00751A8E">
        <w:rPr>
          <w:rFonts w:ascii="Arial" w:hAnsi="Arial" w:cs="Arial"/>
          <w:i w:val="0"/>
          <w:szCs w:val="24"/>
        </w:rPr>
        <w:t xml:space="preserve"> </w:t>
      </w:r>
    </w:p>
    <w:p w:rsidR="00505F5C" w:rsidRPr="00751A8E"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Del mismo modo, en las pruebas de envió de datos se puede notar que el delay fue </w:t>
      </w:r>
      <w:r w:rsidR="00D459AD">
        <w:rPr>
          <w:rFonts w:ascii="Arial" w:hAnsi="Arial" w:cs="Arial"/>
          <w:i w:val="0"/>
          <w:szCs w:val="24"/>
        </w:rPr>
        <w:t>decreciendo a medida que aumentó</w:t>
      </w:r>
      <w:r w:rsidRPr="00751A8E">
        <w:rPr>
          <w:rFonts w:ascii="Arial" w:hAnsi="Arial" w:cs="Arial"/>
          <w:i w:val="0"/>
          <w:szCs w:val="24"/>
        </w:rPr>
        <w:t xml:space="preserve"> la congestión en la red, est</w:t>
      </w:r>
      <w:r w:rsidR="00D459AD">
        <w:rPr>
          <w:rFonts w:ascii="Arial" w:hAnsi="Arial" w:cs="Arial"/>
          <w:i w:val="0"/>
          <w:szCs w:val="24"/>
        </w:rPr>
        <w:t xml:space="preserve">e suceso se debe a que se </w:t>
      </w:r>
      <w:r w:rsidR="00F413F5">
        <w:rPr>
          <w:rFonts w:ascii="Arial" w:hAnsi="Arial" w:cs="Arial"/>
          <w:i w:val="0"/>
          <w:szCs w:val="24"/>
        </w:rPr>
        <w:t>activa</w:t>
      </w:r>
      <w:r w:rsidR="00F413F5" w:rsidRPr="00751A8E">
        <w:rPr>
          <w:rFonts w:ascii="Arial" w:hAnsi="Arial" w:cs="Arial"/>
          <w:i w:val="0"/>
          <w:szCs w:val="24"/>
        </w:rPr>
        <w:t xml:space="preserve"> </w:t>
      </w:r>
      <w:r w:rsidRPr="00751A8E">
        <w:rPr>
          <w:rFonts w:ascii="Arial" w:hAnsi="Arial" w:cs="Arial"/>
          <w:i w:val="0"/>
          <w:szCs w:val="24"/>
        </w:rPr>
        <w:t xml:space="preserve">un mecanismo de anti-cogestión en los </w:t>
      </w:r>
      <w:r w:rsidR="007B1D4E" w:rsidRPr="00751A8E">
        <w:rPr>
          <w:rFonts w:ascii="Arial" w:hAnsi="Arial" w:cs="Arial"/>
          <w:i w:val="0"/>
          <w:szCs w:val="24"/>
        </w:rPr>
        <w:t>enrutadores</w:t>
      </w:r>
      <w:r w:rsidRPr="00751A8E">
        <w:rPr>
          <w:rFonts w:ascii="Arial" w:hAnsi="Arial" w:cs="Arial"/>
          <w:i w:val="0"/>
          <w:szCs w:val="24"/>
        </w:rPr>
        <w:t xml:space="preserve"> el cual </w:t>
      </w:r>
      <w:r w:rsidR="00F413F5" w:rsidRPr="00751A8E">
        <w:rPr>
          <w:rFonts w:ascii="Arial" w:hAnsi="Arial" w:cs="Arial"/>
          <w:i w:val="0"/>
          <w:szCs w:val="24"/>
        </w:rPr>
        <w:t>caus</w:t>
      </w:r>
      <w:r w:rsidR="00F413F5">
        <w:rPr>
          <w:rFonts w:ascii="Arial" w:hAnsi="Arial" w:cs="Arial"/>
          <w:i w:val="0"/>
          <w:szCs w:val="24"/>
        </w:rPr>
        <w:t>a</w:t>
      </w:r>
      <w:r w:rsidR="00F413F5" w:rsidRPr="00751A8E">
        <w:rPr>
          <w:rFonts w:ascii="Arial" w:hAnsi="Arial" w:cs="Arial"/>
          <w:i w:val="0"/>
          <w:szCs w:val="24"/>
        </w:rPr>
        <w:t xml:space="preserve"> </w:t>
      </w:r>
      <w:r w:rsidRPr="00751A8E">
        <w:rPr>
          <w:rFonts w:ascii="Arial" w:hAnsi="Arial" w:cs="Arial"/>
          <w:i w:val="0"/>
          <w:szCs w:val="24"/>
        </w:rPr>
        <w:t>el retardo de los paquetes del flujo generado, aseverando lo descrito por Gauna (2011). Esta acción se pudo apreciar en las pruebas de envío de datos de IPv4 e IPv6 con el tráfico del 0% y 50% que fue cuando se perdió un mínimo porcentaje de paq</w:t>
      </w:r>
      <w:r w:rsidR="00D459AD">
        <w:rPr>
          <w:rFonts w:ascii="Arial" w:hAnsi="Arial" w:cs="Arial"/>
          <w:i w:val="0"/>
          <w:szCs w:val="24"/>
        </w:rPr>
        <w:t>uetes (0,22%) y el delay aumentó</w:t>
      </w:r>
      <w:r w:rsidRPr="00751A8E">
        <w:rPr>
          <w:rFonts w:ascii="Arial" w:hAnsi="Arial" w:cs="Arial"/>
          <w:i w:val="0"/>
          <w:szCs w:val="24"/>
        </w:rPr>
        <w:t xml:space="preserve"> en comparación con el </w:t>
      </w:r>
      <w:r w:rsidR="00117BD7">
        <w:rPr>
          <w:rFonts w:ascii="Arial" w:hAnsi="Arial" w:cs="Arial"/>
          <w:i w:val="0"/>
          <w:szCs w:val="24"/>
        </w:rPr>
        <w:t>tráfico</w:t>
      </w:r>
      <w:r w:rsidR="00D459AD">
        <w:rPr>
          <w:rFonts w:ascii="Arial" w:hAnsi="Arial" w:cs="Arial"/>
          <w:i w:val="0"/>
          <w:szCs w:val="24"/>
        </w:rPr>
        <w:t xml:space="preserve"> del 100% ya que el nú</w:t>
      </w:r>
      <w:r w:rsidRPr="00751A8E">
        <w:rPr>
          <w:rFonts w:ascii="Arial" w:hAnsi="Arial" w:cs="Arial"/>
          <w:i w:val="0"/>
          <w:szCs w:val="24"/>
        </w:rPr>
        <w:t>mero de paquetes perdidos en este tráfico fue mayor y el delay menor.</w:t>
      </w:r>
      <w:r w:rsidR="006E4772" w:rsidRPr="00751A8E">
        <w:rPr>
          <w:rFonts w:ascii="Arial" w:hAnsi="Arial" w:cs="Arial"/>
          <w:i w:val="0"/>
          <w:szCs w:val="24"/>
        </w:rPr>
        <w:t xml:space="preserve"> </w:t>
      </w:r>
      <w:r w:rsidR="00505F5C" w:rsidRPr="00751A8E">
        <w:rPr>
          <w:rFonts w:ascii="Arial" w:hAnsi="Arial" w:cs="Arial"/>
          <w:i w:val="0"/>
          <w:szCs w:val="24"/>
        </w:rPr>
        <w:t xml:space="preserve">Esta escasa pérdida de paquetes se debió a que MPLS, aportó a la red un rendimiento mejorado y más robusto, donde pudo  despachar paquetes mucho más rápido </w:t>
      </w:r>
      <w:r w:rsidR="00C056AE" w:rsidRPr="00751A8E">
        <w:rPr>
          <w:rFonts w:ascii="Arial" w:hAnsi="Arial" w:cs="Arial"/>
          <w:i w:val="0"/>
          <w:szCs w:val="24"/>
        </w:rPr>
        <w:t>debido</w:t>
      </w:r>
      <w:r w:rsidR="00505F5C" w:rsidRPr="00751A8E">
        <w:rPr>
          <w:rFonts w:ascii="Arial" w:hAnsi="Arial" w:cs="Arial"/>
          <w:i w:val="0"/>
          <w:szCs w:val="24"/>
        </w:rPr>
        <w:t xml:space="preserve"> a la inteligencia con la que se traslado a los dispositivos frontera y a que puede reducir el número de saltos entre puntos</w:t>
      </w:r>
      <w:r w:rsidR="00C056AE" w:rsidRPr="00751A8E">
        <w:rPr>
          <w:rFonts w:ascii="Arial" w:hAnsi="Arial" w:cs="Arial"/>
          <w:i w:val="0"/>
          <w:szCs w:val="24"/>
        </w:rPr>
        <w:t>,</w:t>
      </w:r>
      <w:r w:rsidR="00505F5C" w:rsidRPr="00751A8E">
        <w:rPr>
          <w:rFonts w:ascii="Arial" w:hAnsi="Arial" w:cs="Arial"/>
          <w:i w:val="0"/>
          <w:szCs w:val="24"/>
        </w:rPr>
        <w:t xml:space="preserve"> ayudando a evitar el descarte de paquetes por congestión y los retardos excesivos. </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En las pruebas de vi</w:t>
      </w:r>
      <w:r w:rsidR="00D459AD">
        <w:rPr>
          <w:rFonts w:ascii="Arial" w:hAnsi="Arial" w:cs="Arial"/>
          <w:i w:val="0"/>
          <w:szCs w:val="24"/>
        </w:rPr>
        <w:t>deo se pudo observar que hubo pé</w:t>
      </w:r>
      <w:r w:rsidRPr="00751A8E">
        <w:rPr>
          <w:rFonts w:ascii="Arial" w:hAnsi="Arial" w:cs="Arial"/>
          <w:i w:val="0"/>
          <w:szCs w:val="24"/>
        </w:rPr>
        <w:t>rdida de paquetes en los tres tipos de tráfico, en parte esto se debe</w:t>
      </w:r>
      <w:r w:rsidR="00D459AD">
        <w:rPr>
          <w:rFonts w:ascii="Arial" w:hAnsi="Arial" w:cs="Arial"/>
          <w:i w:val="0"/>
          <w:szCs w:val="24"/>
        </w:rPr>
        <w:t xml:space="preserve"> a que en el VideoLAN se utilizó</w:t>
      </w:r>
      <w:r w:rsidRPr="00751A8E">
        <w:rPr>
          <w:rFonts w:ascii="Arial" w:hAnsi="Arial" w:cs="Arial"/>
          <w:i w:val="0"/>
          <w:szCs w:val="24"/>
        </w:rPr>
        <w:t xml:space="preserve"> RTP que a su vez funciona sobre el protocolo </w:t>
      </w:r>
      <w:proofErr w:type="spellStart"/>
      <w:r w:rsidRPr="00751A8E">
        <w:rPr>
          <w:rFonts w:ascii="Arial" w:hAnsi="Arial" w:cs="Arial"/>
          <w:i w:val="0"/>
          <w:szCs w:val="24"/>
        </w:rPr>
        <w:t>UDP</w:t>
      </w:r>
      <w:proofErr w:type="spellEnd"/>
      <w:r w:rsidRPr="00751A8E">
        <w:rPr>
          <w:rFonts w:ascii="Arial" w:hAnsi="Arial" w:cs="Arial"/>
          <w:i w:val="0"/>
          <w:szCs w:val="24"/>
        </w:rPr>
        <w:t>.</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Del mismo modo, en las pruebas de datos podemos notar que en el tráfico del 100% fue donde ocurrió una pérdida </w:t>
      </w:r>
      <w:r w:rsidR="00C056AE" w:rsidRPr="00751A8E">
        <w:rPr>
          <w:rFonts w:ascii="Arial" w:hAnsi="Arial" w:cs="Arial"/>
          <w:i w:val="0"/>
          <w:szCs w:val="24"/>
        </w:rPr>
        <w:t xml:space="preserve">de paquetes un poco más notable si se compara con los </w:t>
      </w:r>
      <w:r w:rsidR="00C056AE" w:rsidRPr="00751A8E">
        <w:rPr>
          <w:rFonts w:ascii="Arial" w:hAnsi="Arial" w:cs="Arial"/>
          <w:i w:val="0"/>
          <w:szCs w:val="24"/>
        </w:rPr>
        <w:lastRenderedPageBreak/>
        <w:t>tráficos 0% y 50%</w:t>
      </w:r>
      <w:r w:rsidRPr="00751A8E">
        <w:rPr>
          <w:rFonts w:ascii="Arial" w:hAnsi="Arial" w:cs="Arial"/>
          <w:i w:val="0"/>
          <w:szCs w:val="24"/>
        </w:rPr>
        <w:t xml:space="preserve">, </w:t>
      </w:r>
      <w:r w:rsidR="00337697" w:rsidRPr="00751A8E">
        <w:rPr>
          <w:rFonts w:ascii="Arial" w:hAnsi="Arial" w:cs="Arial"/>
          <w:i w:val="0"/>
          <w:szCs w:val="24"/>
        </w:rPr>
        <w:t xml:space="preserve">esto </w:t>
      </w:r>
      <w:r w:rsidRPr="00751A8E">
        <w:rPr>
          <w:rFonts w:ascii="Arial" w:hAnsi="Arial" w:cs="Arial"/>
          <w:i w:val="0"/>
          <w:szCs w:val="24"/>
        </w:rPr>
        <w:t xml:space="preserve">en parte también sucede </w:t>
      </w:r>
      <w:r w:rsidR="00337697" w:rsidRPr="00751A8E">
        <w:rPr>
          <w:rFonts w:ascii="Arial" w:hAnsi="Arial" w:cs="Arial"/>
          <w:i w:val="0"/>
          <w:szCs w:val="24"/>
        </w:rPr>
        <w:t>y</w:t>
      </w:r>
      <w:r w:rsidRPr="00751A8E">
        <w:rPr>
          <w:rFonts w:ascii="Arial" w:hAnsi="Arial" w:cs="Arial"/>
          <w:i w:val="0"/>
          <w:szCs w:val="24"/>
        </w:rPr>
        <w:t xml:space="preserve">a que el </w:t>
      </w:r>
      <w:proofErr w:type="spellStart"/>
      <w:r w:rsidRPr="00751A8E">
        <w:rPr>
          <w:rFonts w:ascii="Arial" w:hAnsi="Arial" w:cs="Arial"/>
          <w:i w:val="0"/>
          <w:szCs w:val="24"/>
        </w:rPr>
        <w:t>TFTP</w:t>
      </w:r>
      <w:proofErr w:type="spellEnd"/>
      <w:r w:rsidRPr="00751A8E">
        <w:rPr>
          <w:rFonts w:ascii="Arial" w:hAnsi="Arial" w:cs="Arial"/>
          <w:i w:val="0"/>
          <w:szCs w:val="24"/>
        </w:rPr>
        <w:t xml:space="preserve"> utiliza el protocolo </w:t>
      </w:r>
      <w:proofErr w:type="spellStart"/>
      <w:r w:rsidRPr="00751A8E">
        <w:rPr>
          <w:rFonts w:ascii="Arial" w:hAnsi="Arial" w:cs="Arial"/>
          <w:i w:val="0"/>
          <w:szCs w:val="24"/>
        </w:rPr>
        <w:t>UDP</w:t>
      </w:r>
      <w:proofErr w:type="spellEnd"/>
      <w:r w:rsidRPr="00751A8E">
        <w:rPr>
          <w:rFonts w:ascii="Arial" w:hAnsi="Arial" w:cs="Arial"/>
          <w:i w:val="0"/>
          <w:szCs w:val="24"/>
        </w:rPr>
        <w:t xml:space="preserve"> para la transmisión de datos. </w:t>
      </w:r>
      <w:proofErr w:type="spellStart"/>
      <w:r w:rsidRPr="00751A8E">
        <w:rPr>
          <w:rFonts w:ascii="Arial" w:hAnsi="Arial" w:cs="Arial"/>
          <w:i w:val="0"/>
          <w:szCs w:val="24"/>
        </w:rPr>
        <w:t>UDP</w:t>
      </w:r>
      <w:proofErr w:type="spellEnd"/>
      <w:r w:rsidRPr="00751A8E">
        <w:rPr>
          <w:rFonts w:ascii="Arial" w:hAnsi="Arial" w:cs="Arial"/>
          <w:i w:val="0"/>
          <w:szCs w:val="24"/>
        </w:rPr>
        <w:t xml:space="preserve"> (Protocolo de Datagramas de Usuario) se define como un protocolo orientado a la no conexión que se utiliza para conexiones que no precisan corrección de errores o continuidad en el flujo, Ortiz y otros (2002).</w:t>
      </w:r>
    </w:p>
    <w:p w:rsidR="00BB0DE3" w:rsidRDefault="00A44E0D" w:rsidP="00366EFD">
      <w:pPr>
        <w:autoSpaceDE w:val="0"/>
        <w:autoSpaceDN w:val="0"/>
        <w:adjustRightInd w:val="0"/>
        <w:spacing w:afterLines="50" w:line="360" w:lineRule="auto"/>
        <w:ind w:firstLine="284"/>
        <w:jc w:val="both"/>
        <w:rPr>
          <w:rFonts w:ascii="Arial" w:hAnsi="Arial" w:cs="Arial"/>
          <w:i w:val="0"/>
          <w:szCs w:val="24"/>
          <w:lang w:eastAsia="en-US"/>
        </w:rPr>
      </w:pPr>
      <w:r w:rsidRPr="00751A8E">
        <w:rPr>
          <w:rFonts w:ascii="Arial" w:hAnsi="Arial" w:cs="Arial"/>
          <w:i w:val="0"/>
          <w:szCs w:val="24"/>
        </w:rPr>
        <w:t>Cabe destacar que en las pruebas de video</w:t>
      </w:r>
      <w:r w:rsidR="00D34CDB" w:rsidRPr="00751A8E">
        <w:rPr>
          <w:rFonts w:ascii="Arial" w:hAnsi="Arial" w:cs="Arial"/>
          <w:i w:val="0"/>
          <w:szCs w:val="24"/>
        </w:rPr>
        <w:t xml:space="preserve"> de IPv6 con </w:t>
      </w:r>
      <w:r w:rsidR="00117BD7">
        <w:rPr>
          <w:rFonts w:ascii="Arial" w:hAnsi="Arial" w:cs="Arial"/>
          <w:i w:val="0"/>
          <w:szCs w:val="24"/>
        </w:rPr>
        <w:t>tráfico</w:t>
      </w:r>
      <w:r w:rsidRPr="00751A8E">
        <w:rPr>
          <w:rFonts w:ascii="Arial" w:hAnsi="Arial" w:cs="Arial"/>
          <w:i w:val="0"/>
          <w:szCs w:val="24"/>
        </w:rPr>
        <w:t xml:space="preserve"> de 0% y 100% se esperaba que hubiera una mayor pérdida de datos en  comparación con IPv4, lo cual no sucedió</w:t>
      </w:r>
      <w:r w:rsidR="000F33C7" w:rsidRPr="00751A8E">
        <w:rPr>
          <w:rFonts w:ascii="Arial" w:hAnsi="Arial" w:cs="Arial"/>
          <w:i w:val="0"/>
          <w:szCs w:val="24"/>
        </w:rPr>
        <w:t xml:space="preserve"> y pudo</w:t>
      </w:r>
      <w:r w:rsidRPr="00751A8E">
        <w:rPr>
          <w:rFonts w:ascii="Arial" w:hAnsi="Arial" w:cs="Arial"/>
          <w:i w:val="0"/>
          <w:szCs w:val="24"/>
        </w:rPr>
        <w:t xml:space="preserve"> haberse originado</w:t>
      </w:r>
      <w:r w:rsidR="000F33C7" w:rsidRPr="00751A8E">
        <w:rPr>
          <w:rFonts w:ascii="Arial" w:hAnsi="Arial" w:cs="Arial"/>
          <w:i w:val="0"/>
          <w:szCs w:val="24"/>
        </w:rPr>
        <w:t xml:space="preserve"> gracias</w:t>
      </w:r>
      <w:r w:rsidRPr="00751A8E">
        <w:rPr>
          <w:rFonts w:ascii="Arial" w:hAnsi="Arial" w:cs="Arial"/>
          <w:i w:val="0"/>
          <w:szCs w:val="24"/>
        </w:rPr>
        <w:t xml:space="preserve"> a la simplificación de la cabecera, ya que de los 12 campos de la cabecera de IPv4 se ha pasado a 8 campos en IPv6. E</w:t>
      </w:r>
      <w:r w:rsidRPr="00751A8E">
        <w:rPr>
          <w:rFonts w:ascii="Arial" w:hAnsi="Arial" w:cs="Arial"/>
          <w:i w:val="0"/>
          <w:szCs w:val="24"/>
          <w:lang w:eastAsia="en-US"/>
        </w:rPr>
        <w:t xml:space="preserve">ste cambio permite a los </w:t>
      </w:r>
      <w:r w:rsidRPr="00751A8E">
        <w:rPr>
          <w:rFonts w:ascii="Arial" w:hAnsi="Arial" w:cs="Arial"/>
          <w:i w:val="0"/>
          <w:iCs/>
          <w:szCs w:val="24"/>
          <w:lang w:eastAsia="en-US"/>
        </w:rPr>
        <w:t xml:space="preserve">routers </w:t>
      </w:r>
      <w:r w:rsidRPr="00751A8E">
        <w:rPr>
          <w:rFonts w:ascii="Arial" w:hAnsi="Arial" w:cs="Arial"/>
          <w:i w:val="0"/>
          <w:szCs w:val="24"/>
          <w:lang w:eastAsia="en-US"/>
        </w:rPr>
        <w:t xml:space="preserve">procesar los paquetes mucho más rápido, mejorando así el rendimiento. </w:t>
      </w:r>
      <w:r w:rsidRPr="00751A8E">
        <w:rPr>
          <w:rFonts w:ascii="Arial" w:hAnsi="Arial" w:cs="Arial"/>
          <w:i w:val="0"/>
          <w:szCs w:val="24"/>
        </w:rPr>
        <w:t>(</w:t>
      </w:r>
      <w:proofErr w:type="spellStart"/>
      <w:r w:rsidRPr="00751A8E">
        <w:rPr>
          <w:rFonts w:ascii="Arial" w:hAnsi="Arial" w:cs="Arial"/>
          <w:i w:val="0"/>
          <w:szCs w:val="24"/>
        </w:rPr>
        <w:t>Millan</w:t>
      </w:r>
      <w:proofErr w:type="spellEnd"/>
      <w:r w:rsidRPr="00751A8E">
        <w:rPr>
          <w:rFonts w:ascii="Arial" w:hAnsi="Arial" w:cs="Arial"/>
          <w:i w:val="0"/>
          <w:szCs w:val="24"/>
        </w:rPr>
        <w:t>, 2001)</w:t>
      </w:r>
      <w:r w:rsidR="00D34CDB" w:rsidRPr="00751A8E">
        <w:rPr>
          <w:rFonts w:ascii="Arial" w:hAnsi="Arial" w:cs="Arial"/>
          <w:i w:val="0"/>
          <w:szCs w:val="24"/>
        </w:rPr>
        <w:t>.</w:t>
      </w:r>
    </w:p>
    <w:p w:rsidR="00BB0DE3" w:rsidRDefault="00CF7AA6" w:rsidP="00366EFD">
      <w:pPr>
        <w:spacing w:afterLines="50" w:line="360" w:lineRule="auto"/>
        <w:ind w:firstLine="284"/>
        <w:jc w:val="both"/>
        <w:rPr>
          <w:rFonts w:ascii="Arial" w:hAnsi="Arial" w:cs="Arial"/>
          <w:i w:val="0"/>
          <w:szCs w:val="24"/>
        </w:rPr>
      </w:pPr>
      <w:r w:rsidRPr="00751A8E">
        <w:rPr>
          <w:rFonts w:ascii="Arial" w:hAnsi="Arial" w:cs="Arial"/>
          <w:i w:val="0"/>
          <w:szCs w:val="24"/>
        </w:rPr>
        <w:t>Por otra parte</w:t>
      </w:r>
      <w:r w:rsidR="00024B05" w:rsidRPr="00751A8E">
        <w:rPr>
          <w:rFonts w:ascii="Arial" w:hAnsi="Arial" w:cs="Arial"/>
          <w:i w:val="0"/>
          <w:szCs w:val="24"/>
        </w:rPr>
        <w:t xml:space="preserve"> </w:t>
      </w:r>
      <w:proofErr w:type="spellStart"/>
      <w:r w:rsidR="00255DB8" w:rsidRPr="00751A8E">
        <w:rPr>
          <w:rFonts w:ascii="Arial" w:hAnsi="Arial" w:cs="Arial"/>
          <w:i w:val="0"/>
          <w:szCs w:val="24"/>
        </w:rPr>
        <w:t>Interiano</w:t>
      </w:r>
      <w:proofErr w:type="spellEnd"/>
      <w:r w:rsidR="00255DB8" w:rsidRPr="00751A8E">
        <w:rPr>
          <w:rFonts w:ascii="Arial" w:hAnsi="Arial" w:cs="Arial"/>
          <w:i w:val="0"/>
          <w:szCs w:val="24"/>
        </w:rPr>
        <w:t xml:space="preserve"> y M</w:t>
      </w:r>
      <w:r w:rsidR="00024B05" w:rsidRPr="00751A8E">
        <w:rPr>
          <w:rFonts w:ascii="Arial" w:hAnsi="Arial" w:cs="Arial"/>
          <w:i w:val="0"/>
          <w:szCs w:val="24"/>
        </w:rPr>
        <w:t>ontes (2005), definen la latencia (Delay) como el tiempo que una trama o paquete tarda en hacer el recorrido desde la estación o nodo origen hasta su destino</w:t>
      </w:r>
      <w:r w:rsidR="00DB3728">
        <w:rPr>
          <w:rFonts w:ascii="Arial" w:hAnsi="Arial" w:cs="Arial"/>
          <w:i w:val="0"/>
          <w:szCs w:val="24"/>
        </w:rPr>
        <w:t>.</w:t>
      </w:r>
      <w:r w:rsidR="00024B05" w:rsidRPr="00751A8E">
        <w:rPr>
          <w:rFonts w:ascii="Arial" w:hAnsi="Arial" w:cs="Arial"/>
          <w:i w:val="0"/>
          <w:szCs w:val="24"/>
        </w:rPr>
        <w:t xml:space="preserve"> </w:t>
      </w:r>
    </w:p>
    <w:p w:rsidR="00AD12D8" w:rsidRDefault="00A30A0B"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 De igual manera (Ferrer; 2007), explica que todo elemento o dispositivo que esté ubicado entre un cl</w:t>
      </w:r>
      <w:r w:rsidR="007D5037" w:rsidRPr="00751A8E">
        <w:rPr>
          <w:rFonts w:ascii="Arial" w:hAnsi="Arial" w:cs="Arial"/>
          <w:i w:val="0"/>
          <w:szCs w:val="24"/>
        </w:rPr>
        <w:t>iente y un servidor</w:t>
      </w:r>
      <w:r w:rsidRPr="00751A8E">
        <w:rPr>
          <w:rFonts w:ascii="Arial" w:hAnsi="Arial" w:cs="Arial"/>
          <w:i w:val="0"/>
          <w:szCs w:val="24"/>
        </w:rPr>
        <w:t xml:space="preserve">, impondrá necesariamente un retardo a la información que se esté intercambiando entre estos dos dispositivos. Más adelante nos explica que existen diferentes </w:t>
      </w:r>
      <w:r w:rsidR="008B0DCB" w:rsidRPr="00751A8E">
        <w:rPr>
          <w:rFonts w:ascii="Arial" w:hAnsi="Arial" w:cs="Arial"/>
          <w:i w:val="0"/>
          <w:szCs w:val="24"/>
        </w:rPr>
        <w:t>tipos de retardos que pueden afectar su comportamiento</w:t>
      </w:r>
      <w:r w:rsidR="00D34CDB" w:rsidRPr="00751A8E">
        <w:rPr>
          <w:rFonts w:ascii="Arial" w:hAnsi="Arial" w:cs="Arial"/>
          <w:i w:val="0"/>
          <w:szCs w:val="24"/>
        </w:rPr>
        <w:t>,</w:t>
      </w:r>
      <w:r w:rsidR="008B0DCB" w:rsidRPr="00751A8E">
        <w:rPr>
          <w:rFonts w:ascii="Arial" w:hAnsi="Arial" w:cs="Arial"/>
          <w:i w:val="0"/>
          <w:szCs w:val="24"/>
        </w:rPr>
        <w:t xml:space="preserve"> tales como </w:t>
      </w:r>
      <w:r w:rsidR="0035408F" w:rsidRPr="00751A8E">
        <w:rPr>
          <w:rFonts w:ascii="Arial" w:hAnsi="Arial" w:cs="Arial"/>
          <w:i w:val="0"/>
          <w:szCs w:val="24"/>
        </w:rPr>
        <w:t xml:space="preserve">la </w:t>
      </w:r>
      <w:r w:rsidR="008B0DCB" w:rsidRPr="00751A8E">
        <w:rPr>
          <w:rFonts w:ascii="Arial" w:hAnsi="Arial" w:cs="Arial"/>
          <w:i w:val="0"/>
          <w:szCs w:val="24"/>
        </w:rPr>
        <w:t>transmisión</w:t>
      </w:r>
      <w:r w:rsidR="0035408F" w:rsidRPr="00751A8E">
        <w:rPr>
          <w:rFonts w:ascii="Arial" w:hAnsi="Arial" w:cs="Arial"/>
          <w:i w:val="0"/>
          <w:szCs w:val="24"/>
        </w:rPr>
        <w:t xml:space="preserve"> </w:t>
      </w:r>
      <w:r w:rsidR="008B0DCB" w:rsidRPr="00751A8E">
        <w:rPr>
          <w:rFonts w:ascii="Arial" w:hAnsi="Arial" w:cs="Arial"/>
          <w:i w:val="0"/>
          <w:szCs w:val="24"/>
        </w:rPr>
        <w:t>que depende de la velocidad de transmisión sobre la que viajan los paquetes</w:t>
      </w:r>
      <w:r w:rsidR="0035408F" w:rsidRPr="00751A8E">
        <w:rPr>
          <w:rFonts w:ascii="Arial" w:hAnsi="Arial" w:cs="Arial"/>
          <w:i w:val="0"/>
          <w:szCs w:val="24"/>
        </w:rPr>
        <w:t xml:space="preserve"> de la red, el</w:t>
      </w:r>
      <w:r w:rsidR="008B0DCB" w:rsidRPr="00751A8E">
        <w:rPr>
          <w:rFonts w:ascii="Arial" w:hAnsi="Arial" w:cs="Arial"/>
          <w:i w:val="0"/>
          <w:szCs w:val="24"/>
        </w:rPr>
        <w:t xml:space="preserve"> </w:t>
      </w:r>
      <w:r w:rsidR="000D343A">
        <w:rPr>
          <w:rFonts w:ascii="Arial" w:hAnsi="Arial" w:cs="Arial"/>
          <w:i w:val="0"/>
          <w:szCs w:val="24"/>
        </w:rPr>
        <w:t xml:space="preserve">retardo del </w:t>
      </w:r>
      <w:r w:rsidR="008B0DCB" w:rsidRPr="00751A8E">
        <w:rPr>
          <w:rFonts w:ascii="Arial" w:hAnsi="Arial" w:cs="Arial"/>
          <w:i w:val="0"/>
          <w:szCs w:val="24"/>
        </w:rPr>
        <w:t xml:space="preserve">procesamiento </w:t>
      </w:r>
      <w:r w:rsidR="00C90A39" w:rsidRPr="00751A8E">
        <w:rPr>
          <w:rFonts w:ascii="Arial" w:hAnsi="Arial" w:cs="Arial"/>
          <w:i w:val="0"/>
          <w:szCs w:val="24"/>
        </w:rPr>
        <w:t>que es</w:t>
      </w:r>
      <w:r w:rsidR="008B0DCB" w:rsidRPr="00751A8E">
        <w:rPr>
          <w:rFonts w:ascii="Arial" w:hAnsi="Arial" w:cs="Arial"/>
          <w:i w:val="0"/>
          <w:szCs w:val="24"/>
        </w:rPr>
        <w:t xml:space="preserve"> causado por el tiempo que demora un dispositivo de conmutación de paquetes</w:t>
      </w:r>
      <w:r w:rsidR="00C90A39" w:rsidRPr="00751A8E">
        <w:rPr>
          <w:rFonts w:ascii="Arial" w:hAnsi="Arial" w:cs="Arial"/>
          <w:i w:val="0"/>
          <w:szCs w:val="24"/>
        </w:rPr>
        <w:t xml:space="preserve"> en enviar y recibir, este retardo depende del diseño del hardware del dispositivo y también de la velocidad de su procesador y memoria, por último el retardo de los sistemas de espera que se da cuando varios paquetes compiten por un único recurso o servicio.</w:t>
      </w:r>
      <w:r w:rsidR="008B0DCB" w:rsidRPr="00751A8E">
        <w:rPr>
          <w:rFonts w:ascii="Arial" w:hAnsi="Arial" w:cs="Arial"/>
          <w:i w:val="0"/>
          <w:szCs w:val="24"/>
        </w:rPr>
        <w:t xml:space="preserve"> </w:t>
      </w:r>
      <w:r w:rsidR="007D5037" w:rsidRPr="00751A8E">
        <w:rPr>
          <w:rFonts w:ascii="Arial" w:hAnsi="Arial" w:cs="Arial"/>
          <w:i w:val="0"/>
          <w:szCs w:val="24"/>
        </w:rPr>
        <w:t>Debido a lo antes explicado</w:t>
      </w:r>
      <w:r w:rsidR="0035408F" w:rsidRPr="00751A8E">
        <w:rPr>
          <w:rFonts w:ascii="Arial" w:hAnsi="Arial" w:cs="Arial"/>
          <w:i w:val="0"/>
          <w:szCs w:val="24"/>
        </w:rPr>
        <w:t>,</w:t>
      </w:r>
      <w:r w:rsidR="007D5037" w:rsidRPr="00751A8E">
        <w:rPr>
          <w:rFonts w:ascii="Arial" w:hAnsi="Arial" w:cs="Arial"/>
          <w:i w:val="0"/>
          <w:szCs w:val="24"/>
        </w:rPr>
        <w:t xml:space="preserve"> el comportamiento </w:t>
      </w:r>
      <w:r w:rsidR="0035408F" w:rsidRPr="00751A8E">
        <w:rPr>
          <w:rFonts w:ascii="Arial" w:hAnsi="Arial" w:cs="Arial"/>
          <w:i w:val="0"/>
          <w:szCs w:val="24"/>
        </w:rPr>
        <w:t>del</w:t>
      </w:r>
      <w:r w:rsidR="007D5037" w:rsidRPr="00751A8E">
        <w:rPr>
          <w:rFonts w:ascii="Arial" w:hAnsi="Arial" w:cs="Arial"/>
          <w:i w:val="0"/>
          <w:szCs w:val="24"/>
        </w:rPr>
        <w:t xml:space="preserve"> </w:t>
      </w:r>
      <w:r w:rsidR="00DB3728" w:rsidRPr="00751A8E">
        <w:rPr>
          <w:rFonts w:ascii="Arial" w:hAnsi="Arial" w:cs="Arial"/>
          <w:i w:val="0"/>
          <w:szCs w:val="24"/>
        </w:rPr>
        <w:t>Delay en la prueba de datos del 50%</w:t>
      </w:r>
      <w:r w:rsidR="00B50718">
        <w:rPr>
          <w:rFonts w:ascii="Arial" w:hAnsi="Arial" w:cs="Arial"/>
          <w:i w:val="0"/>
          <w:szCs w:val="24"/>
        </w:rPr>
        <w:t xml:space="preserve"> comparando IPv4 con IPv6</w:t>
      </w:r>
      <w:r w:rsidR="00DB3728">
        <w:rPr>
          <w:rFonts w:ascii="Arial" w:hAnsi="Arial" w:cs="Arial"/>
          <w:i w:val="0"/>
          <w:szCs w:val="24"/>
        </w:rPr>
        <w:t xml:space="preserve"> </w:t>
      </w:r>
      <w:r w:rsidR="007D5037" w:rsidRPr="00751A8E">
        <w:rPr>
          <w:rFonts w:ascii="Arial" w:hAnsi="Arial" w:cs="Arial"/>
          <w:i w:val="0"/>
          <w:szCs w:val="24"/>
        </w:rPr>
        <w:t xml:space="preserve">no se consideró un comportamiento normal y esto se pudo </w:t>
      </w:r>
      <w:r w:rsidR="0035408F" w:rsidRPr="00751A8E">
        <w:rPr>
          <w:rFonts w:ascii="Arial" w:hAnsi="Arial" w:cs="Arial"/>
          <w:i w:val="0"/>
          <w:szCs w:val="24"/>
        </w:rPr>
        <w:t xml:space="preserve">deber a que </w:t>
      </w:r>
      <w:r w:rsidR="00024B05" w:rsidRPr="00751A8E">
        <w:rPr>
          <w:rFonts w:ascii="Arial" w:hAnsi="Arial" w:cs="Arial"/>
          <w:i w:val="0"/>
          <w:szCs w:val="24"/>
        </w:rPr>
        <w:t xml:space="preserve">se </w:t>
      </w:r>
      <w:r w:rsidR="0035408F" w:rsidRPr="00751A8E">
        <w:rPr>
          <w:rFonts w:ascii="Arial" w:hAnsi="Arial" w:cs="Arial"/>
          <w:i w:val="0"/>
          <w:szCs w:val="24"/>
        </w:rPr>
        <w:t>vio</w:t>
      </w:r>
      <w:r w:rsidR="007D5037" w:rsidRPr="00751A8E">
        <w:rPr>
          <w:rFonts w:ascii="Arial" w:hAnsi="Arial" w:cs="Arial"/>
          <w:i w:val="0"/>
          <w:szCs w:val="24"/>
        </w:rPr>
        <w:t xml:space="preserve"> afectado por estos diferentes tipos de retardo</w:t>
      </w:r>
      <w:r w:rsidR="008019DA">
        <w:rPr>
          <w:rFonts w:ascii="Arial" w:hAnsi="Arial" w:cs="Arial"/>
          <w:i w:val="0"/>
          <w:szCs w:val="24"/>
        </w:rPr>
        <w:t>.</w:t>
      </w:r>
    </w:p>
    <w:p w:rsidR="008019DA" w:rsidRDefault="008019DA" w:rsidP="00366EFD">
      <w:pPr>
        <w:spacing w:afterLines="200" w:line="360" w:lineRule="auto"/>
        <w:ind w:firstLine="284"/>
        <w:jc w:val="both"/>
        <w:rPr>
          <w:rFonts w:ascii="Arial" w:hAnsi="Arial" w:cs="Arial"/>
          <w:i w:val="0"/>
          <w:szCs w:val="24"/>
        </w:rPr>
      </w:pPr>
    </w:p>
    <w:p w:rsidR="00E82ADA" w:rsidRPr="00751A8E" w:rsidRDefault="00E82ADA" w:rsidP="00366EFD">
      <w:pPr>
        <w:spacing w:afterLines="200" w:line="360" w:lineRule="auto"/>
        <w:ind w:firstLine="284"/>
        <w:jc w:val="both"/>
        <w:rPr>
          <w:rFonts w:ascii="Arial" w:hAnsi="Arial" w:cs="Arial"/>
          <w:i w:val="0"/>
          <w:szCs w:val="24"/>
        </w:rPr>
      </w:pPr>
    </w:p>
    <w:p w:rsidR="00BB0DE3" w:rsidRDefault="008E1DEE" w:rsidP="00366EFD">
      <w:pPr>
        <w:pStyle w:val="BodyText31"/>
        <w:overflowPunct/>
        <w:autoSpaceDE/>
        <w:spacing w:afterLines="100" w:line="360" w:lineRule="auto"/>
        <w:textAlignment w:val="auto"/>
        <w:outlineLvl w:val="0"/>
        <w:rPr>
          <w:b/>
          <w:bCs/>
          <w:lang w:val="es-ES"/>
        </w:rPr>
      </w:pPr>
      <w:r>
        <w:rPr>
          <w:bCs/>
          <w:lang w:val="es-ES"/>
        </w:rPr>
        <w:lastRenderedPageBreak/>
        <w:t>2</w:t>
      </w:r>
      <w:r w:rsidR="00F559DF" w:rsidRPr="002723D0">
        <w:rPr>
          <w:bCs/>
          <w:lang w:val="es-ES"/>
        </w:rPr>
        <w:t>.- Análisis estadístico de los resultados</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Para realizar el análisis estadístico se utilizó el procedimiento “Análisis de varianza" </w:t>
      </w:r>
      <w:proofErr w:type="spellStart"/>
      <w:r w:rsidRPr="00751A8E">
        <w:rPr>
          <w:rFonts w:ascii="Arial" w:hAnsi="Arial" w:cs="Arial"/>
          <w:i w:val="0"/>
          <w:szCs w:val="24"/>
        </w:rPr>
        <w:t>ANOVA</w:t>
      </w:r>
      <w:proofErr w:type="spellEnd"/>
      <w:r w:rsidRPr="00751A8E">
        <w:rPr>
          <w:rFonts w:ascii="Arial" w:hAnsi="Arial" w:cs="Arial"/>
          <w:i w:val="0"/>
          <w:szCs w:val="24"/>
        </w:rPr>
        <w:t xml:space="preserve"> de un factor que  funciona para comparar si los valores de un conjunto de datos numéricos son significativamente distintos o no, a los valores de otro o más conjuntos de datos. </w:t>
      </w:r>
      <w:r w:rsidR="00337697" w:rsidRPr="00751A8E">
        <w:rPr>
          <w:rFonts w:ascii="Arial" w:hAnsi="Arial" w:cs="Arial"/>
          <w:i w:val="0"/>
          <w:szCs w:val="24"/>
        </w:rPr>
        <w:t>(</w:t>
      </w:r>
      <w:r w:rsidRPr="00751A8E">
        <w:rPr>
          <w:rFonts w:ascii="Arial" w:hAnsi="Arial" w:cs="Arial"/>
          <w:i w:val="0"/>
          <w:szCs w:val="24"/>
        </w:rPr>
        <w:t xml:space="preserve">Precisa </w:t>
      </w:r>
      <w:proofErr w:type="spellStart"/>
      <w:r w:rsidRPr="00751A8E">
        <w:rPr>
          <w:rFonts w:ascii="Arial" w:hAnsi="Arial" w:cs="Arial"/>
          <w:i w:val="0"/>
          <w:szCs w:val="24"/>
        </w:rPr>
        <w:t>Massart</w:t>
      </w:r>
      <w:proofErr w:type="spellEnd"/>
      <w:r w:rsidRPr="00751A8E">
        <w:rPr>
          <w:rFonts w:ascii="Arial" w:hAnsi="Arial" w:cs="Arial"/>
          <w:i w:val="0"/>
          <w:szCs w:val="24"/>
        </w:rPr>
        <w:t xml:space="preserve"> y col</w:t>
      </w:r>
      <w:r w:rsidR="00337697" w:rsidRPr="00751A8E">
        <w:rPr>
          <w:rFonts w:ascii="Arial" w:hAnsi="Arial" w:cs="Arial"/>
          <w:i w:val="0"/>
          <w:szCs w:val="24"/>
        </w:rPr>
        <w:t>;</w:t>
      </w:r>
      <w:r w:rsidR="00E560CB" w:rsidRPr="00751A8E">
        <w:rPr>
          <w:rFonts w:ascii="Arial" w:hAnsi="Arial" w:cs="Arial"/>
          <w:i w:val="0"/>
          <w:szCs w:val="24"/>
        </w:rPr>
        <w:t xml:space="preserve"> </w:t>
      </w:r>
      <w:r w:rsidRPr="00751A8E">
        <w:rPr>
          <w:rFonts w:ascii="Arial" w:hAnsi="Arial" w:cs="Arial"/>
          <w:i w:val="0"/>
          <w:szCs w:val="24"/>
        </w:rPr>
        <w:t>1997).</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 xml:space="preserve">El procedimiento </w:t>
      </w:r>
      <w:proofErr w:type="spellStart"/>
      <w:r w:rsidRPr="00751A8E">
        <w:rPr>
          <w:rFonts w:ascii="Arial" w:hAnsi="Arial" w:cs="Arial"/>
          <w:i w:val="0"/>
          <w:szCs w:val="24"/>
        </w:rPr>
        <w:t>ANOVA</w:t>
      </w:r>
      <w:proofErr w:type="spellEnd"/>
      <w:r w:rsidRPr="00751A8E">
        <w:rPr>
          <w:rFonts w:ascii="Arial" w:hAnsi="Arial" w:cs="Arial"/>
          <w:i w:val="0"/>
          <w:szCs w:val="24"/>
        </w:rPr>
        <w:t xml:space="preserve"> de un factor genera un análisis de varianza de un factor para una variable dependiente cuantitativa respecto a una única variable de factor (la variable independiente). El resultado de este análisis es suficiente para demostrar si las diferencias entre dos conjuntos de datos fueron significativas o no.</w:t>
      </w:r>
    </w:p>
    <w:p w:rsidR="00BB0DE3" w:rsidRDefault="00F559DF" w:rsidP="00366EFD">
      <w:pPr>
        <w:spacing w:afterLines="50" w:line="360" w:lineRule="auto"/>
        <w:ind w:firstLine="284"/>
        <w:jc w:val="both"/>
        <w:rPr>
          <w:rFonts w:ascii="Arial" w:hAnsi="Arial" w:cs="Arial"/>
          <w:i w:val="0"/>
          <w:szCs w:val="24"/>
        </w:rPr>
      </w:pPr>
      <w:r w:rsidRPr="00751A8E">
        <w:rPr>
          <w:rFonts w:ascii="Arial" w:hAnsi="Arial" w:cs="Arial"/>
          <w:i w:val="0"/>
          <w:szCs w:val="24"/>
        </w:rPr>
        <w:t>El valor estadístico F calculado (</w:t>
      </w:r>
      <w:proofErr w:type="spellStart"/>
      <w:r w:rsidRPr="00751A8E">
        <w:rPr>
          <w:rFonts w:ascii="Arial" w:hAnsi="Arial" w:cs="Arial"/>
          <w:i w:val="0"/>
          <w:szCs w:val="24"/>
        </w:rPr>
        <w:t>Fcal</w:t>
      </w:r>
      <w:proofErr w:type="spellEnd"/>
      <w:r w:rsidRPr="00751A8E">
        <w:rPr>
          <w:rFonts w:ascii="Arial" w:hAnsi="Arial" w:cs="Arial"/>
          <w:i w:val="0"/>
          <w:szCs w:val="24"/>
        </w:rPr>
        <w:t xml:space="preserve">) arrojado por </w:t>
      </w:r>
      <w:proofErr w:type="spellStart"/>
      <w:r w:rsidRPr="00751A8E">
        <w:rPr>
          <w:rFonts w:ascii="Arial" w:hAnsi="Arial" w:cs="Arial"/>
          <w:i w:val="0"/>
          <w:szCs w:val="24"/>
        </w:rPr>
        <w:t>ANOVA</w:t>
      </w:r>
      <w:proofErr w:type="spellEnd"/>
      <w:r w:rsidRPr="00751A8E">
        <w:rPr>
          <w:rFonts w:ascii="Arial" w:hAnsi="Arial" w:cs="Arial"/>
          <w:i w:val="0"/>
          <w:szCs w:val="24"/>
        </w:rPr>
        <w:t xml:space="preserve"> indica que tan parecida son las medias que se están comparando. A menor valor de F, menor diferencia entre las medias. Si la significancia (</w:t>
      </w:r>
      <w:proofErr w:type="spellStart"/>
      <w:r w:rsidRPr="00751A8E">
        <w:rPr>
          <w:rFonts w:ascii="Arial" w:hAnsi="Arial" w:cs="Arial"/>
          <w:i w:val="0"/>
          <w:szCs w:val="24"/>
        </w:rPr>
        <w:t>Sig</w:t>
      </w:r>
      <w:proofErr w:type="spellEnd"/>
      <w:r w:rsidRPr="00751A8E">
        <w:rPr>
          <w:rFonts w:ascii="Arial" w:hAnsi="Arial" w:cs="Arial"/>
          <w:i w:val="0"/>
          <w:szCs w:val="24"/>
        </w:rPr>
        <w:t>) asociada al valor estadístico F es mayor al coeficiente de significancia (</w:t>
      </w:r>
      <w:proofErr w:type="spellStart"/>
      <w:r w:rsidRPr="00751A8E">
        <w:rPr>
          <w:rFonts w:ascii="Arial" w:hAnsi="Arial" w:cs="Arial"/>
          <w:i w:val="0"/>
          <w:szCs w:val="24"/>
        </w:rPr>
        <w:t>CoefS</w:t>
      </w:r>
      <w:proofErr w:type="spellEnd"/>
      <w:r w:rsidRPr="00751A8E">
        <w:rPr>
          <w:rFonts w:ascii="Arial" w:hAnsi="Arial" w:cs="Arial"/>
          <w:i w:val="0"/>
          <w:szCs w:val="24"/>
        </w:rPr>
        <w:t xml:space="preserve">) 0.05 los resultados no son significativos. Si el valor de </w:t>
      </w:r>
      <w:proofErr w:type="spellStart"/>
      <w:r w:rsidRPr="00751A8E">
        <w:rPr>
          <w:rFonts w:ascii="Arial" w:hAnsi="Arial" w:cs="Arial"/>
          <w:i w:val="0"/>
          <w:szCs w:val="24"/>
        </w:rPr>
        <w:t>Fcal</w:t>
      </w:r>
      <w:proofErr w:type="spellEnd"/>
      <w:r w:rsidRPr="00751A8E">
        <w:rPr>
          <w:rFonts w:ascii="Arial" w:hAnsi="Arial" w:cs="Arial"/>
          <w:i w:val="0"/>
          <w:szCs w:val="24"/>
        </w:rPr>
        <w:t xml:space="preserve"> es menor al valor de  F tabulado (</w:t>
      </w:r>
      <w:proofErr w:type="spellStart"/>
      <w:r w:rsidRPr="00751A8E">
        <w:rPr>
          <w:rFonts w:ascii="Arial" w:hAnsi="Arial" w:cs="Arial"/>
          <w:i w:val="0"/>
          <w:szCs w:val="24"/>
        </w:rPr>
        <w:t>Ftab</w:t>
      </w:r>
      <w:proofErr w:type="spellEnd"/>
      <w:r w:rsidRPr="00751A8E">
        <w:rPr>
          <w:rFonts w:ascii="Arial" w:hAnsi="Arial" w:cs="Arial"/>
          <w:i w:val="0"/>
          <w:szCs w:val="24"/>
        </w:rPr>
        <w:t>)= 7,7086 se acepta la hipótesis nula, de lo contrario se rechaza y se acepta la hipótesis altern</w:t>
      </w:r>
      <w:r w:rsidR="00700871">
        <w:rPr>
          <w:rFonts w:ascii="Arial" w:hAnsi="Arial" w:cs="Arial"/>
          <w:i w:val="0"/>
          <w:szCs w:val="24"/>
        </w:rPr>
        <w:t>ativa, así se confirma (</w:t>
      </w:r>
      <w:proofErr w:type="spellStart"/>
      <w:r w:rsidR="00700871">
        <w:rPr>
          <w:rFonts w:ascii="Arial" w:hAnsi="Arial" w:cs="Arial"/>
          <w:i w:val="0"/>
          <w:szCs w:val="24"/>
        </w:rPr>
        <w:t>Massart</w:t>
      </w:r>
      <w:proofErr w:type="spellEnd"/>
      <w:r w:rsidRPr="00751A8E">
        <w:rPr>
          <w:rFonts w:ascii="Arial" w:hAnsi="Arial" w:cs="Arial"/>
          <w:i w:val="0"/>
          <w:szCs w:val="24"/>
        </w:rPr>
        <w:t>,</w:t>
      </w:r>
      <w:r w:rsidR="00700871">
        <w:rPr>
          <w:rFonts w:ascii="Arial" w:hAnsi="Arial" w:cs="Arial"/>
          <w:i w:val="0"/>
          <w:szCs w:val="24"/>
        </w:rPr>
        <w:t xml:space="preserve"> </w:t>
      </w:r>
      <w:r w:rsidRPr="00751A8E">
        <w:rPr>
          <w:rFonts w:ascii="Arial" w:hAnsi="Arial" w:cs="Arial"/>
          <w:i w:val="0"/>
          <w:szCs w:val="24"/>
        </w:rPr>
        <w:t>1997).</w:t>
      </w:r>
    </w:p>
    <w:p w:rsidR="002723D0" w:rsidRDefault="00F559DF" w:rsidP="00366EFD">
      <w:pPr>
        <w:autoSpaceDE w:val="0"/>
        <w:autoSpaceDN w:val="0"/>
        <w:adjustRightInd w:val="0"/>
        <w:spacing w:afterLines="50" w:line="360" w:lineRule="auto"/>
        <w:ind w:firstLine="284"/>
        <w:jc w:val="both"/>
        <w:rPr>
          <w:rFonts w:ascii="Arial" w:hAnsi="Arial" w:cs="Arial"/>
          <w:i w:val="0"/>
          <w:szCs w:val="24"/>
        </w:rPr>
      </w:pPr>
      <w:r w:rsidRPr="00751A8E">
        <w:rPr>
          <w:rFonts w:ascii="Arial" w:hAnsi="Arial" w:cs="Arial"/>
          <w:i w:val="0"/>
          <w:szCs w:val="24"/>
        </w:rPr>
        <w:t>A continuación se analizan estadísticamente los resultados obtenidos a partir de los ambientes y las pruebas descritas en este capítulo:</w:t>
      </w:r>
    </w:p>
    <w:p w:rsidR="00BB0DE3" w:rsidRDefault="00F559DF" w:rsidP="00366EFD">
      <w:pPr>
        <w:autoSpaceDE w:val="0"/>
        <w:autoSpaceDN w:val="0"/>
        <w:adjustRightInd w:val="0"/>
        <w:spacing w:afterLines="50" w:line="360" w:lineRule="auto"/>
        <w:ind w:firstLine="284"/>
        <w:jc w:val="both"/>
        <w:rPr>
          <w:rFonts w:ascii="Arial" w:hAnsi="Arial" w:cs="Arial"/>
          <w:i w:val="0"/>
          <w:szCs w:val="24"/>
        </w:rPr>
      </w:pPr>
      <w:r w:rsidRPr="00751A8E">
        <w:rPr>
          <w:rFonts w:ascii="Arial" w:hAnsi="Arial" w:cs="Arial"/>
          <w:i w:val="0"/>
          <w:szCs w:val="24"/>
        </w:rPr>
        <w:t>Datos (0%, 50% y 100%):</w:t>
      </w:r>
    </w:p>
    <w:p w:rsidR="00BB0DE3" w:rsidRPr="00A133F3" w:rsidRDefault="00A133F3" w:rsidP="00366EFD">
      <w:pPr>
        <w:autoSpaceDE w:val="0"/>
        <w:autoSpaceDN w:val="0"/>
        <w:adjustRightInd w:val="0"/>
        <w:spacing w:afterLines="50" w:line="360" w:lineRule="auto"/>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4019550" cy="1333500"/>
            <wp:effectExtent l="19050" t="0" r="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67"/>
                    <a:srcRect/>
                    <a:stretch>
                      <a:fillRect/>
                    </a:stretch>
                  </pic:blipFill>
                  <pic:spPr bwMode="auto">
                    <a:xfrm>
                      <a:off x="0" y="0"/>
                      <a:ext cx="4019550" cy="1333500"/>
                    </a:xfrm>
                    <a:prstGeom prst="rect">
                      <a:avLst/>
                    </a:prstGeom>
                    <a:noFill/>
                    <a:ln w="9525">
                      <a:noFill/>
                      <a:miter lim="800000"/>
                      <a:headEnd/>
                      <a:tailEnd/>
                    </a:ln>
                  </pic:spPr>
                </pic:pic>
              </a:graphicData>
            </a:graphic>
          </wp:inline>
        </w:drawing>
      </w:r>
    </w:p>
    <w:p w:rsidR="00C80360" w:rsidRPr="00751A8E" w:rsidRDefault="00C80360" w:rsidP="00C80360">
      <w:pPr>
        <w:jc w:val="center"/>
        <w:rPr>
          <w:rFonts w:ascii="Arial" w:hAnsi="Arial" w:cs="Arial"/>
          <w:i w:val="0"/>
          <w:szCs w:val="24"/>
        </w:rPr>
      </w:pPr>
      <w:r>
        <w:rPr>
          <w:rFonts w:ascii="Arial" w:hAnsi="Arial" w:cs="Arial"/>
          <w:i w:val="0"/>
          <w:szCs w:val="24"/>
        </w:rPr>
        <w:t>Tabla N° 7</w:t>
      </w:r>
      <w:r w:rsidRPr="00751A8E">
        <w:rPr>
          <w:rFonts w:ascii="Arial" w:hAnsi="Arial" w:cs="Arial"/>
          <w:i w:val="0"/>
          <w:szCs w:val="24"/>
        </w:rPr>
        <w:t>: Tabla de valores de los tráfic</w:t>
      </w:r>
      <w:r>
        <w:rPr>
          <w:rFonts w:ascii="Arial" w:hAnsi="Arial" w:cs="Arial"/>
          <w:i w:val="0"/>
          <w:szCs w:val="24"/>
        </w:rPr>
        <w:t>os 0%, 50% y 100% enviando datos</w:t>
      </w:r>
      <w:r w:rsidRPr="00751A8E">
        <w:rPr>
          <w:rFonts w:ascii="Arial" w:hAnsi="Arial" w:cs="Arial"/>
          <w:i w:val="0"/>
          <w:szCs w:val="24"/>
        </w:rPr>
        <w:t>.</w:t>
      </w:r>
    </w:p>
    <w:p w:rsidR="00C80360" w:rsidRPr="00751A8E" w:rsidRDefault="00C80360" w:rsidP="00C80360">
      <w:pPr>
        <w:jc w:val="center"/>
        <w:rPr>
          <w:rFonts w:ascii="Arial" w:hAnsi="Arial" w:cs="Arial"/>
          <w:i w:val="0"/>
          <w:szCs w:val="24"/>
        </w:rPr>
      </w:pPr>
      <w:r w:rsidRPr="00751A8E">
        <w:rPr>
          <w:rFonts w:ascii="Arial" w:hAnsi="Arial" w:cs="Arial"/>
          <w:i w:val="0"/>
          <w:szCs w:val="24"/>
        </w:rPr>
        <w:t>Protocolo 1: Protocolo IPv4;  Protocolo 2: Protocolo IPv6</w:t>
      </w:r>
    </w:p>
    <w:p w:rsidR="00C80360" w:rsidRPr="0031235E" w:rsidRDefault="00C80360" w:rsidP="00366EFD">
      <w:pPr>
        <w:spacing w:afterLines="200"/>
        <w:jc w:val="center"/>
        <w:rPr>
          <w:rFonts w:ascii="Arial" w:hAnsi="Arial" w:cs="Arial"/>
          <w:i w:val="0"/>
          <w:szCs w:val="24"/>
        </w:rPr>
      </w:pPr>
      <w:r w:rsidRPr="00751A8E">
        <w:rPr>
          <w:rFonts w:ascii="Arial" w:hAnsi="Arial" w:cs="Arial"/>
          <w:i w:val="0"/>
          <w:szCs w:val="24"/>
        </w:rPr>
        <w:t>Fuente: Propia (2011)</w:t>
      </w:r>
    </w:p>
    <w:p w:rsidR="00042AA9" w:rsidRDefault="00D87ADA" w:rsidP="00366EFD">
      <w:pPr>
        <w:pStyle w:val="BodyText31"/>
        <w:overflowPunct/>
        <w:autoSpaceDE/>
        <w:spacing w:afterLines="50" w:line="360" w:lineRule="auto"/>
        <w:ind w:firstLine="284"/>
        <w:jc w:val="center"/>
        <w:textAlignment w:val="auto"/>
        <w:outlineLvl w:val="0"/>
        <w:rPr>
          <w:i/>
        </w:rPr>
      </w:pPr>
      <w:r>
        <w:rPr>
          <w:bCs/>
          <w:i/>
          <w:noProof/>
          <w:lang w:val="es-VE" w:eastAsia="es-VE"/>
        </w:rPr>
        <w:lastRenderedPageBreak/>
        <w:drawing>
          <wp:inline distT="0" distB="0" distL="0" distR="0">
            <wp:extent cx="4533900" cy="1085850"/>
            <wp:effectExtent l="19050" t="0" r="0" b="0"/>
            <wp:docPr id="77"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8"/>
                    <a:srcRect/>
                    <a:stretch>
                      <a:fillRect/>
                    </a:stretch>
                  </pic:blipFill>
                  <pic:spPr bwMode="auto">
                    <a:xfrm>
                      <a:off x="0" y="0"/>
                      <a:ext cx="4533900" cy="1085850"/>
                    </a:xfrm>
                    <a:prstGeom prst="rect">
                      <a:avLst/>
                    </a:prstGeom>
                    <a:noFill/>
                    <a:ln w="9525">
                      <a:noFill/>
                      <a:miter lim="800000"/>
                      <a:headEnd/>
                      <a:tailEnd/>
                    </a:ln>
                  </pic:spPr>
                </pic:pic>
              </a:graphicData>
            </a:graphic>
          </wp:inline>
        </w:drawing>
      </w:r>
    </w:p>
    <w:p w:rsidR="00536937" w:rsidRPr="00751A8E" w:rsidRDefault="00204734" w:rsidP="00042AA9">
      <w:pPr>
        <w:pStyle w:val="BodyText31"/>
        <w:overflowPunct/>
        <w:autoSpaceDE/>
        <w:spacing w:line="240" w:lineRule="auto"/>
        <w:ind w:firstLine="284"/>
        <w:jc w:val="center"/>
        <w:textAlignment w:val="auto"/>
        <w:outlineLvl w:val="0"/>
        <w:rPr>
          <w:i/>
        </w:rPr>
      </w:pPr>
      <w:r>
        <w:rPr>
          <w:i/>
        </w:rPr>
        <w:t>Tabla N° 8</w:t>
      </w:r>
      <w:r w:rsidR="00F559DF" w:rsidRPr="00751A8E">
        <w:rPr>
          <w:i/>
        </w:rPr>
        <w:t xml:space="preserve">: </w:t>
      </w:r>
      <w:r w:rsidR="00F559DF" w:rsidRPr="00DD6130">
        <w:t xml:space="preserve">Tabla  </w:t>
      </w:r>
      <w:proofErr w:type="spellStart"/>
      <w:r w:rsidR="00F559DF" w:rsidRPr="00DD6130">
        <w:t>ANOVA</w:t>
      </w:r>
      <w:proofErr w:type="spellEnd"/>
      <w:r w:rsidR="00F559DF" w:rsidRPr="00DD6130">
        <w:t xml:space="preserve"> </w:t>
      </w:r>
      <w:r w:rsidR="00436800" w:rsidRPr="00DD6130">
        <w:t>Delay con el</w:t>
      </w:r>
      <w:r w:rsidR="00F559DF" w:rsidRPr="00DD6130">
        <w:t xml:space="preserve"> tráfico</w:t>
      </w:r>
      <w:r w:rsidR="00DB0ABA" w:rsidRPr="00DD6130">
        <w:t xml:space="preserve"> </w:t>
      </w:r>
      <w:r w:rsidR="00F559DF" w:rsidRPr="00DD6130">
        <w:t>0%, 50% y 100% enviando datos</w:t>
      </w:r>
    </w:p>
    <w:p w:rsidR="00536937"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DD417C" w:rsidRDefault="00F559DF" w:rsidP="00366EFD">
      <w:pPr>
        <w:pStyle w:val="BodyText31"/>
        <w:overflowPunct/>
        <w:autoSpaceDE/>
        <w:spacing w:afterLines="200" w:line="360" w:lineRule="auto"/>
        <w:ind w:firstLine="284"/>
        <w:textAlignment w:val="auto"/>
        <w:outlineLvl w:val="0"/>
      </w:pPr>
      <w:r w:rsidRPr="00751A8E">
        <w:rPr>
          <w:bCs/>
          <w:lang w:val="es-ES"/>
        </w:rPr>
        <w:t xml:space="preserve">En el siguiente cuadro podemos observar que </w:t>
      </w:r>
      <w:r w:rsidR="00730310">
        <w:rPr>
          <w:bCs/>
          <w:lang w:val="es-ES"/>
        </w:rPr>
        <w:t>el valor estadístico de F es</w:t>
      </w:r>
      <w:r w:rsidRPr="00751A8E">
        <w:rPr>
          <w:bCs/>
          <w:lang w:val="es-ES"/>
        </w:rPr>
        <w:t xml:space="preserve"> menor que el de </w:t>
      </w:r>
      <w:proofErr w:type="spellStart"/>
      <w:r w:rsidRPr="00751A8E">
        <w:t>Ftab</w:t>
      </w:r>
      <w:proofErr w:type="spellEnd"/>
      <w:r w:rsidRPr="00751A8E">
        <w:t xml:space="preserve"> (7,71) rechazando la hipótesis alternativa y aceptando la hipó</w:t>
      </w:r>
      <w:r w:rsidR="00DC2749">
        <w:t xml:space="preserve">tesis nula, del mismo modo </w:t>
      </w:r>
      <w:r w:rsidR="00730310">
        <w:t>el coeficiente de significancia fue  mayor</w:t>
      </w:r>
      <w:r w:rsidRPr="00751A8E">
        <w:t xml:space="preserve"> que alfa </w:t>
      </w:r>
      <w:r w:rsidR="00D87ADA">
        <w:t xml:space="preserve">(0,05) </w:t>
      </w:r>
      <w:r w:rsidRPr="00751A8E">
        <w:t>afirmando que no hubo diferencia significativa</w:t>
      </w:r>
      <w:r w:rsidR="00D87ADA">
        <w:t xml:space="preserve"> en el delay</w:t>
      </w:r>
      <w:r w:rsidRPr="00751A8E">
        <w:t xml:space="preserve"> entre IPv4 e IPv6.</w:t>
      </w:r>
    </w:p>
    <w:p w:rsidR="00436800" w:rsidRDefault="00436800" w:rsidP="00366EFD">
      <w:pPr>
        <w:spacing w:afterLines="100"/>
        <w:jc w:val="center"/>
        <w:rPr>
          <w:rFonts w:ascii="Arial" w:hAnsi="Arial" w:cs="Arial"/>
          <w:i w:val="0"/>
          <w:szCs w:val="24"/>
        </w:rPr>
      </w:pPr>
      <w:r>
        <w:rPr>
          <w:rFonts w:ascii="Arial" w:hAnsi="Arial" w:cs="Arial"/>
          <w:i w:val="0"/>
          <w:noProof/>
          <w:szCs w:val="24"/>
          <w:lang w:val="es-VE" w:eastAsia="es-VE"/>
        </w:rPr>
        <w:drawing>
          <wp:inline distT="0" distB="0" distL="0" distR="0">
            <wp:extent cx="4514850" cy="1057275"/>
            <wp:effectExtent l="19050" t="0" r="0" b="0"/>
            <wp:docPr id="79"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9"/>
                    <a:srcRect/>
                    <a:stretch>
                      <a:fillRect/>
                    </a:stretch>
                  </pic:blipFill>
                  <pic:spPr bwMode="auto">
                    <a:xfrm>
                      <a:off x="0" y="0"/>
                      <a:ext cx="4514850" cy="1057275"/>
                    </a:xfrm>
                    <a:prstGeom prst="rect">
                      <a:avLst/>
                    </a:prstGeom>
                    <a:noFill/>
                    <a:ln w="9525">
                      <a:noFill/>
                      <a:miter lim="800000"/>
                      <a:headEnd/>
                      <a:tailEnd/>
                    </a:ln>
                  </pic:spPr>
                </pic:pic>
              </a:graphicData>
            </a:graphic>
          </wp:inline>
        </w:drawing>
      </w:r>
    </w:p>
    <w:p w:rsidR="00436800" w:rsidRPr="00751A8E" w:rsidRDefault="00436800" w:rsidP="00436800">
      <w:pPr>
        <w:jc w:val="center"/>
        <w:rPr>
          <w:rFonts w:ascii="Arial" w:hAnsi="Arial" w:cs="Arial"/>
          <w:i w:val="0"/>
          <w:szCs w:val="24"/>
        </w:rPr>
      </w:pPr>
      <w:r>
        <w:rPr>
          <w:rFonts w:ascii="Arial" w:hAnsi="Arial" w:cs="Arial"/>
          <w:i w:val="0"/>
          <w:szCs w:val="24"/>
        </w:rPr>
        <w:t xml:space="preserve">Tabla N° </w:t>
      </w:r>
      <w:r w:rsidR="00A133F3">
        <w:rPr>
          <w:rFonts w:ascii="Arial" w:hAnsi="Arial" w:cs="Arial"/>
          <w:i w:val="0"/>
          <w:szCs w:val="24"/>
        </w:rPr>
        <w:t>9</w:t>
      </w:r>
      <w:r w:rsidRPr="00751A8E">
        <w:rPr>
          <w:rFonts w:ascii="Arial" w:hAnsi="Arial" w:cs="Arial"/>
          <w:i w:val="0"/>
          <w:szCs w:val="24"/>
        </w:rPr>
        <w:t xml:space="preserve">: Tabla  </w:t>
      </w:r>
      <w:proofErr w:type="spellStart"/>
      <w:r w:rsidRPr="00751A8E">
        <w:rPr>
          <w:rFonts w:ascii="Arial" w:hAnsi="Arial" w:cs="Arial"/>
          <w:i w:val="0"/>
          <w:szCs w:val="24"/>
        </w:rPr>
        <w:t>ANOVA</w:t>
      </w:r>
      <w:proofErr w:type="spellEnd"/>
      <w:r w:rsidRPr="00751A8E">
        <w:rPr>
          <w:rFonts w:ascii="Arial" w:hAnsi="Arial" w:cs="Arial"/>
          <w:i w:val="0"/>
          <w:szCs w:val="24"/>
        </w:rPr>
        <w:t xml:space="preserve"> </w:t>
      </w:r>
      <w:r>
        <w:rPr>
          <w:rFonts w:ascii="Arial" w:hAnsi="Arial" w:cs="Arial"/>
          <w:i w:val="0"/>
          <w:szCs w:val="24"/>
        </w:rPr>
        <w:t>Bitrate con el</w:t>
      </w:r>
      <w:r w:rsidRPr="00751A8E">
        <w:rPr>
          <w:rFonts w:ascii="Arial" w:hAnsi="Arial" w:cs="Arial"/>
          <w:i w:val="0"/>
          <w:szCs w:val="24"/>
        </w:rPr>
        <w:t xml:space="preserve"> tráfico 0%, 50% y 100% enviando </w:t>
      </w:r>
      <w:r>
        <w:rPr>
          <w:rFonts w:ascii="Arial" w:hAnsi="Arial" w:cs="Arial"/>
          <w:i w:val="0"/>
          <w:szCs w:val="24"/>
        </w:rPr>
        <w:t>datos</w:t>
      </w:r>
    </w:p>
    <w:p w:rsidR="00436800" w:rsidRDefault="00436800" w:rsidP="00366EFD">
      <w:pPr>
        <w:spacing w:afterLines="200"/>
        <w:jc w:val="center"/>
        <w:rPr>
          <w:rFonts w:ascii="Arial" w:hAnsi="Arial" w:cs="Arial"/>
          <w:i w:val="0"/>
          <w:szCs w:val="24"/>
        </w:rPr>
      </w:pPr>
      <w:r w:rsidRPr="00751A8E">
        <w:rPr>
          <w:rFonts w:ascii="Arial" w:hAnsi="Arial" w:cs="Arial"/>
          <w:i w:val="0"/>
          <w:szCs w:val="24"/>
        </w:rPr>
        <w:t>Fuente: Propia (2011)</w:t>
      </w:r>
    </w:p>
    <w:p w:rsidR="00A133F3" w:rsidRDefault="00EC7096" w:rsidP="00366EFD">
      <w:pPr>
        <w:spacing w:afterLines="200" w:line="360" w:lineRule="auto"/>
        <w:ind w:firstLine="284"/>
        <w:jc w:val="both"/>
        <w:rPr>
          <w:rFonts w:ascii="Arial" w:hAnsi="Arial" w:cs="Arial"/>
          <w:i w:val="0"/>
          <w:szCs w:val="24"/>
        </w:rPr>
      </w:pPr>
      <w:r>
        <w:rPr>
          <w:rFonts w:ascii="Arial" w:hAnsi="Arial" w:cs="Arial"/>
          <w:i w:val="0"/>
          <w:szCs w:val="24"/>
        </w:rPr>
        <w:t>Se puede observar en</w:t>
      </w:r>
      <w:r w:rsidR="00C80360">
        <w:rPr>
          <w:rFonts w:ascii="Arial" w:hAnsi="Arial" w:cs="Arial"/>
          <w:i w:val="0"/>
          <w:szCs w:val="24"/>
        </w:rPr>
        <w:t xml:space="preserve"> la </w:t>
      </w:r>
      <w:r>
        <w:rPr>
          <w:rFonts w:ascii="Arial" w:hAnsi="Arial" w:cs="Arial"/>
          <w:i w:val="0"/>
          <w:szCs w:val="24"/>
        </w:rPr>
        <w:t>Tabla N° 9</w:t>
      </w:r>
      <w:r w:rsidR="00C80360">
        <w:rPr>
          <w:rFonts w:ascii="Arial" w:hAnsi="Arial" w:cs="Arial"/>
          <w:i w:val="0"/>
          <w:szCs w:val="24"/>
        </w:rPr>
        <w:t xml:space="preserve"> que el </w:t>
      </w:r>
      <w:proofErr w:type="spellStart"/>
      <w:r w:rsidR="00C80360">
        <w:rPr>
          <w:rFonts w:ascii="Arial" w:hAnsi="Arial" w:cs="Arial"/>
          <w:i w:val="0"/>
          <w:szCs w:val="24"/>
        </w:rPr>
        <w:t>Fcal</w:t>
      </w:r>
      <w:proofErr w:type="spellEnd"/>
      <w:r>
        <w:rPr>
          <w:rFonts w:ascii="Arial" w:hAnsi="Arial" w:cs="Arial"/>
          <w:i w:val="0"/>
          <w:szCs w:val="24"/>
        </w:rPr>
        <w:t xml:space="preserve"> = 0 es</w:t>
      </w:r>
      <w:r w:rsidR="00A133F3">
        <w:rPr>
          <w:rFonts w:ascii="Arial" w:hAnsi="Arial" w:cs="Arial"/>
          <w:i w:val="0"/>
          <w:szCs w:val="24"/>
        </w:rPr>
        <w:t xml:space="preserve"> menor que el f </w:t>
      </w:r>
      <w:r w:rsidR="00A133F3" w:rsidRPr="00751A8E">
        <w:rPr>
          <w:rFonts w:ascii="Arial" w:hAnsi="Arial" w:cs="Arial"/>
          <w:i w:val="0"/>
          <w:szCs w:val="24"/>
        </w:rPr>
        <w:t xml:space="preserve">tabulado </w:t>
      </w:r>
      <w:proofErr w:type="spellStart"/>
      <w:r w:rsidR="00DC2749">
        <w:rPr>
          <w:rFonts w:ascii="Arial" w:hAnsi="Arial" w:cs="Arial"/>
          <w:i w:val="0"/>
          <w:szCs w:val="24"/>
        </w:rPr>
        <w:t>Ftab</w:t>
      </w:r>
      <w:proofErr w:type="spellEnd"/>
      <w:r w:rsidR="00A133F3">
        <w:rPr>
          <w:rFonts w:ascii="Arial" w:hAnsi="Arial" w:cs="Arial"/>
          <w:i w:val="0"/>
          <w:szCs w:val="24"/>
        </w:rPr>
        <w:t>= 7,</w:t>
      </w:r>
      <w:r>
        <w:rPr>
          <w:rFonts w:ascii="Arial" w:hAnsi="Arial" w:cs="Arial"/>
          <w:i w:val="0"/>
          <w:szCs w:val="24"/>
        </w:rPr>
        <w:t xml:space="preserve"> y la </w:t>
      </w:r>
      <w:proofErr w:type="spellStart"/>
      <w:r>
        <w:rPr>
          <w:rFonts w:ascii="Arial" w:hAnsi="Arial" w:cs="Arial"/>
          <w:i w:val="0"/>
          <w:szCs w:val="24"/>
        </w:rPr>
        <w:t>Sig</w:t>
      </w:r>
      <w:proofErr w:type="spellEnd"/>
      <w:r>
        <w:rPr>
          <w:rFonts w:ascii="Arial" w:hAnsi="Arial" w:cs="Arial"/>
          <w:i w:val="0"/>
          <w:szCs w:val="24"/>
        </w:rPr>
        <w:t>=</w:t>
      </w:r>
      <w:r w:rsidR="00DC2749">
        <w:rPr>
          <w:rFonts w:ascii="Arial" w:hAnsi="Arial" w:cs="Arial"/>
          <w:i w:val="0"/>
          <w:szCs w:val="24"/>
        </w:rPr>
        <w:t xml:space="preserve"> </w:t>
      </w:r>
      <w:r w:rsidR="00C80360">
        <w:rPr>
          <w:rFonts w:ascii="Arial" w:hAnsi="Arial" w:cs="Arial"/>
          <w:i w:val="0"/>
          <w:szCs w:val="24"/>
        </w:rPr>
        <w:t xml:space="preserve">0,991 es mayor al </w:t>
      </w:r>
      <w:r w:rsidR="00C80360" w:rsidRPr="00751A8E">
        <w:rPr>
          <w:rFonts w:ascii="Arial" w:hAnsi="Arial" w:cs="Arial"/>
          <w:i w:val="0"/>
          <w:szCs w:val="24"/>
        </w:rPr>
        <w:t>coeficiente de significancia</w:t>
      </w:r>
      <w:r w:rsidR="00C80360">
        <w:rPr>
          <w:rFonts w:ascii="Arial" w:hAnsi="Arial" w:cs="Arial"/>
          <w:i w:val="0"/>
          <w:szCs w:val="24"/>
        </w:rPr>
        <w:t xml:space="preserve"> </w:t>
      </w:r>
      <w:proofErr w:type="spellStart"/>
      <w:r w:rsidR="00DC2749">
        <w:rPr>
          <w:rFonts w:ascii="Arial" w:hAnsi="Arial" w:cs="Arial"/>
          <w:i w:val="0"/>
          <w:szCs w:val="24"/>
        </w:rPr>
        <w:t>CoefS</w:t>
      </w:r>
      <w:proofErr w:type="spellEnd"/>
      <w:r>
        <w:rPr>
          <w:rFonts w:ascii="Arial" w:hAnsi="Arial" w:cs="Arial"/>
          <w:i w:val="0"/>
          <w:szCs w:val="24"/>
        </w:rPr>
        <w:t xml:space="preserve">= </w:t>
      </w:r>
      <w:r w:rsidR="00C80360">
        <w:rPr>
          <w:rFonts w:ascii="Arial" w:hAnsi="Arial" w:cs="Arial"/>
          <w:i w:val="0"/>
          <w:szCs w:val="24"/>
        </w:rPr>
        <w:t xml:space="preserve">0,05 </w:t>
      </w:r>
      <w:r>
        <w:rPr>
          <w:rFonts w:ascii="Arial" w:hAnsi="Arial" w:cs="Arial"/>
          <w:i w:val="0"/>
          <w:szCs w:val="24"/>
        </w:rPr>
        <w:t>afirmando</w:t>
      </w:r>
      <w:r w:rsidR="00A133F3">
        <w:rPr>
          <w:rFonts w:ascii="Arial" w:hAnsi="Arial" w:cs="Arial"/>
          <w:i w:val="0"/>
          <w:szCs w:val="24"/>
        </w:rPr>
        <w:t xml:space="preserve"> que no hubo diferencia signific</w:t>
      </w:r>
      <w:r>
        <w:rPr>
          <w:rFonts w:ascii="Arial" w:hAnsi="Arial" w:cs="Arial"/>
          <w:i w:val="0"/>
          <w:szCs w:val="24"/>
        </w:rPr>
        <w:t>ativa entre el Bitrate de IPv4 y el de</w:t>
      </w:r>
      <w:r w:rsidR="00A133F3">
        <w:rPr>
          <w:rFonts w:ascii="Arial" w:hAnsi="Arial" w:cs="Arial"/>
          <w:i w:val="0"/>
          <w:szCs w:val="24"/>
        </w:rPr>
        <w:t xml:space="preserve"> Ipv6.  </w:t>
      </w:r>
    </w:p>
    <w:p w:rsidR="00436800" w:rsidRDefault="00A133F3" w:rsidP="00A133F3">
      <w:pPr>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4552950" cy="1104900"/>
            <wp:effectExtent l="1905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0"/>
                    <a:srcRect/>
                    <a:stretch>
                      <a:fillRect/>
                    </a:stretch>
                  </pic:blipFill>
                  <pic:spPr bwMode="auto">
                    <a:xfrm>
                      <a:off x="0" y="0"/>
                      <a:ext cx="4552950" cy="1104900"/>
                    </a:xfrm>
                    <a:prstGeom prst="rect">
                      <a:avLst/>
                    </a:prstGeom>
                    <a:noFill/>
                    <a:ln w="9525">
                      <a:noFill/>
                      <a:miter lim="800000"/>
                      <a:headEnd/>
                      <a:tailEnd/>
                    </a:ln>
                  </pic:spPr>
                </pic:pic>
              </a:graphicData>
            </a:graphic>
          </wp:inline>
        </w:drawing>
      </w:r>
    </w:p>
    <w:p w:rsidR="00EC7096" w:rsidRDefault="00EC7096" w:rsidP="00A133F3">
      <w:pPr>
        <w:ind w:firstLine="284"/>
        <w:jc w:val="center"/>
        <w:rPr>
          <w:rFonts w:ascii="Arial" w:hAnsi="Arial" w:cs="Arial"/>
          <w:i w:val="0"/>
          <w:szCs w:val="24"/>
        </w:rPr>
      </w:pPr>
    </w:p>
    <w:p w:rsidR="00EC7096" w:rsidRDefault="00436800" w:rsidP="00EC7096">
      <w:pPr>
        <w:jc w:val="center"/>
        <w:rPr>
          <w:rFonts w:ascii="Arial" w:hAnsi="Arial" w:cs="Arial"/>
          <w:i w:val="0"/>
          <w:szCs w:val="24"/>
        </w:rPr>
      </w:pPr>
      <w:r w:rsidRPr="00751A8E">
        <w:rPr>
          <w:rFonts w:ascii="Arial" w:hAnsi="Arial" w:cs="Arial"/>
          <w:i w:val="0"/>
          <w:szCs w:val="24"/>
        </w:rPr>
        <w:t>Tabl</w:t>
      </w:r>
      <w:r w:rsidR="00A133F3">
        <w:rPr>
          <w:rFonts w:ascii="Arial" w:hAnsi="Arial" w:cs="Arial"/>
          <w:i w:val="0"/>
          <w:szCs w:val="24"/>
        </w:rPr>
        <w:t>a N° 10</w:t>
      </w:r>
      <w:r w:rsidRPr="00751A8E">
        <w:rPr>
          <w:rFonts w:ascii="Arial" w:hAnsi="Arial" w:cs="Arial"/>
          <w:i w:val="0"/>
          <w:szCs w:val="24"/>
        </w:rPr>
        <w:t xml:space="preserve">: Tabla </w:t>
      </w:r>
      <w:proofErr w:type="spellStart"/>
      <w:r w:rsidR="00EC7096">
        <w:rPr>
          <w:rFonts w:ascii="Arial" w:hAnsi="Arial" w:cs="Arial"/>
          <w:i w:val="0"/>
          <w:szCs w:val="24"/>
        </w:rPr>
        <w:t>ANOVA</w:t>
      </w:r>
      <w:proofErr w:type="spellEnd"/>
      <w:r>
        <w:rPr>
          <w:rFonts w:ascii="Arial" w:hAnsi="Arial" w:cs="Arial"/>
          <w:i w:val="0"/>
          <w:szCs w:val="24"/>
        </w:rPr>
        <w:t xml:space="preserve"> </w:t>
      </w:r>
      <w:proofErr w:type="spellStart"/>
      <w:r w:rsidR="00EC7096">
        <w:rPr>
          <w:rFonts w:ascii="Arial" w:hAnsi="Arial" w:cs="Arial"/>
          <w:i w:val="0"/>
          <w:szCs w:val="24"/>
        </w:rPr>
        <w:t>PaquetesE</w:t>
      </w:r>
      <w:proofErr w:type="spellEnd"/>
      <w:r>
        <w:rPr>
          <w:rFonts w:ascii="Arial" w:hAnsi="Arial" w:cs="Arial"/>
          <w:i w:val="0"/>
          <w:szCs w:val="24"/>
        </w:rPr>
        <w:t xml:space="preserve"> con</w:t>
      </w:r>
      <w:r w:rsidRPr="00751A8E">
        <w:rPr>
          <w:rFonts w:ascii="Arial" w:hAnsi="Arial" w:cs="Arial"/>
          <w:i w:val="0"/>
          <w:szCs w:val="24"/>
        </w:rPr>
        <w:t xml:space="preserve"> tráfico 0%, 50% y 100% enviando datos</w:t>
      </w:r>
    </w:p>
    <w:p w:rsidR="00436800" w:rsidRDefault="00436800" w:rsidP="00EC7096">
      <w:pPr>
        <w:jc w:val="center"/>
        <w:rPr>
          <w:rFonts w:ascii="Arial" w:hAnsi="Arial" w:cs="Arial"/>
          <w:i w:val="0"/>
          <w:szCs w:val="24"/>
        </w:rPr>
      </w:pPr>
      <w:r w:rsidRPr="00751A8E">
        <w:rPr>
          <w:rFonts w:ascii="Arial" w:hAnsi="Arial" w:cs="Arial"/>
          <w:i w:val="0"/>
          <w:szCs w:val="24"/>
        </w:rPr>
        <w:t>Fuente: Propia (2011)</w:t>
      </w:r>
    </w:p>
    <w:p w:rsidR="00600546" w:rsidRDefault="00600546" w:rsidP="00366EFD">
      <w:pPr>
        <w:spacing w:afterLines="200" w:line="360" w:lineRule="auto"/>
        <w:ind w:firstLine="284"/>
        <w:jc w:val="both"/>
        <w:rPr>
          <w:rFonts w:ascii="Arial" w:hAnsi="Arial" w:cs="Arial"/>
          <w:i w:val="0"/>
          <w:szCs w:val="24"/>
        </w:rPr>
      </w:pPr>
      <w:r>
        <w:rPr>
          <w:rFonts w:ascii="Arial" w:hAnsi="Arial" w:cs="Arial"/>
          <w:i w:val="0"/>
          <w:szCs w:val="24"/>
        </w:rPr>
        <w:lastRenderedPageBreak/>
        <w:t xml:space="preserve">En los paquetes enviados no hubo diferencia significativa </w:t>
      </w:r>
      <w:r w:rsidR="00B13F20">
        <w:rPr>
          <w:rFonts w:ascii="Arial" w:hAnsi="Arial" w:cs="Arial"/>
          <w:i w:val="0"/>
          <w:szCs w:val="24"/>
        </w:rPr>
        <w:t xml:space="preserve">entre IPv4 e IPv6 ya que la </w:t>
      </w:r>
      <w:proofErr w:type="spellStart"/>
      <w:r w:rsidR="00B13F20">
        <w:rPr>
          <w:rFonts w:ascii="Arial" w:hAnsi="Arial" w:cs="Arial"/>
          <w:i w:val="0"/>
          <w:szCs w:val="24"/>
        </w:rPr>
        <w:t>Sig</w:t>
      </w:r>
      <w:proofErr w:type="spellEnd"/>
      <w:r>
        <w:rPr>
          <w:rFonts w:ascii="Arial" w:hAnsi="Arial" w:cs="Arial"/>
          <w:i w:val="0"/>
          <w:szCs w:val="24"/>
        </w:rPr>
        <w:t>= 0,978 fue mucho mayor que</w:t>
      </w:r>
      <w:r w:rsidR="00B13F20">
        <w:rPr>
          <w:rFonts w:ascii="Arial" w:hAnsi="Arial" w:cs="Arial"/>
          <w:i w:val="0"/>
          <w:szCs w:val="24"/>
        </w:rPr>
        <w:t xml:space="preserve"> el</w:t>
      </w:r>
      <w:r>
        <w:rPr>
          <w:rFonts w:ascii="Arial" w:hAnsi="Arial" w:cs="Arial"/>
          <w:i w:val="0"/>
          <w:szCs w:val="24"/>
        </w:rPr>
        <w:t xml:space="preserve"> </w:t>
      </w:r>
      <w:proofErr w:type="spellStart"/>
      <w:r w:rsidR="00B13F20">
        <w:rPr>
          <w:rFonts w:ascii="Arial" w:hAnsi="Arial" w:cs="Arial"/>
          <w:i w:val="0"/>
          <w:szCs w:val="24"/>
        </w:rPr>
        <w:t>CoefS</w:t>
      </w:r>
      <w:proofErr w:type="spellEnd"/>
      <w:r>
        <w:rPr>
          <w:rFonts w:ascii="Arial" w:hAnsi="Arial" w:cs="Arial"/>
          <w:i w:val="0"/>
          <w:szCs w:val="24"/>
        </w:rPr>
        <w:t xml:space="preserve">= 0,05 y el </w:t>
      </w:r>
      <w:proofErr w:type="spellStart"/>
      <w:r>
        <w:rPr>
          <w:rFonts w:ascii="Arial" w:hAnsi="Arial" w:cs="Arial"/>
          <w:i w:val="0"/>
          <w:szCs w:val="24"/>
        </w:rPr>
        <w:t>Fcal</w:t>
      </w:r>
      <w:proofErr w:type="spellEnd"/>
      <w:r>
        <w:rPr>
          <w:rFonts w:ascii="Arial" w:hAnsi="Arial" w:cs="Arial"/>
          <w:i w:val="0"/>
          <w:szCs w:val="24"/>
        </w:rPr>
        <w:t>=</w:t>
      </w:r>
      <w:r w:rsidR="00B13F20">
        <w:rPr>
          <w:rFonts w:ascii="Arial" w:hAnsi="Arial" w:cs="Arial"/>
          <w:i w:val="0"/>
          <w:szCs w:val="24"/>
        </w:rPr>
        <w:t xml:space="preserve"> </w:t>
      </w:r>
      <w:r>
        <w:rPr>
          <w:rFonts w:ascii="Arial" w:hAnsi="Arial" w:cs="Arial"/>
          <w:i w:val="0"/>
          <w:szCs w:val="24"/>
        </w:rPr>
        <w:t xml:space="preserve">0,001 </w:t>
      </w:r>
      <w:r w:rsidR="00730310">
        <w:rPr>
          <w:rFonts w:ascii="Arial" w:hAnsi="Arial" w:cs="Arial"/>
          <w:i w:val="0"/>
          <w:szCs w:val="24"/>
        </w:rPr>
        <w:t>también</w:t>
      </w:r>
      <w:r>
        <w:rPr>
          <w:rFonts w:ascii="Arial" w:hAnsi="Arial" w:cs="Arial"/>
          <w:i w:val="0"/>
          <w:szCs w:val="24"/>
        </w:rPr>
        <w:t xml:space="preserve"> fue mucho menor que (</w:t>
      </w:r>
      <w:proofErr w:type="spellStart"/>
      <w:r>
        <w:rPr>
          <w:rFonts w:ascii="Arial" w:hAnsi="Arial" w:cs="Arial"/>
          <w:i w:val="0"/>
          <w:szCs w:val="24"/>
        </w:rPr>
        <w:t>Ftab</w:t>
      </w:r>
      <w:proofErr w:type="spellEnd"/>
      <w:r>
        <w:rPr>
          <w:rFonts w:ascii="Arial" w:hAnsi="Arial" w:cs="Arial"/>
          <w:i w:val="0"/>
          <w:szCs w:val="24"/>
        </w:rPr>
        <w:t>)= 7,71</w:t>
      </w:r>
      <w:r w:rsidR="00730310">
        <w:rPr>
          <w:rFonts w:ascii="Arial" w:hAnsi="Arial" w:cs="Arial"/>
          <w:i w:val="0"/>
          <w:szCs w:val="24"/>
        </w:rPr>
        <w:t xml:space="preserve"> </w:t>
      </w:r>
      <w:r>
        <w:rPr>
          <w:rFonts w:ascii="Arial" w:hAnsi="Arial" w:cs="Arial"/>
          <w:i w:val="0"/>
          <w:szCs w:val="24"/>
        </w:rPr>
        <w:t>afirmando la hipótesis nula</w:t>
      </w:r>
      <w:r w:rsidR="00B13F20">
        <w:rPr>
          <w:rFonts w:ascii="Arial" w:hAnsi="Arial" w:cs="Arial"/>
          <w:i w:val="0"/>
          <w:szCs w:val="24"/>
        </w:rPr>
        <w:t xml:space="preserve"> (</w:t>
      </w:r>
      <w:r w:rsidR="00730310">
        <w:rPr>
          <w:rFonts w:ascii="Arial" w:hAnsi="Arial" w:cs="Arial"/>
          <w:i w:val="0"/>
          <w:szCs w:val="24"/>
        </w:rPr>
        <w:t>Tabla N° 10</w:t>
      </w:r>
      <w:r w:rsidR="00B13F20">
        <w:rPr>
          <w:rFonts w:ascii="Arial" w:hAnsi="Arial" w:cs="Arial"/>
          <w:i w:val="0"/>
          <w:szCs w:val="24"/>
        </w:rPr>
        <w:t>)</w:t>
      </w:r>
      <w:r w:rsidR="00042AA9">
        <w:rPr>
          <w:rFonts w:ascii="Arial" w:hAnsi="Arial" w:cs="Arial"/>
          <w:i w:val="0"/>
          <w:szCs w:val="24"/>
        </w:rPr>
        <w:t>.</w:t>
      </w:r>
    </w:p>
    <w:p w:rsidR="00EC7096" w:rsidRDefault="00600546" w:rsidP="00366EFD">
      <w:pPr>
        <w:spacing w:afterLines="100" w:line="360" w:lineRule="auto"/>
        <w:ind w:firstLine="284"/>
        <w:jc w:val="center"/>
        <w:rPr>
          <w:rFonts w:ascii="Arial" w:hAnsi="Arial" w:cs="Arial"/>
          <w:i w:val="0"/>
          <w:szCs w:val="24"/>
        </w:rPr>
      </w:pPr>
      <w:r>
        <w:rPr>
          <w:rFonts w:ascii="Arial" w:hAnsi="Arial" w:cs="Arial"/>
          <w:i w:val="0"/>
          <w:noProof/>
          <w:szCs w:val="24"/>
          <w:lang w:val="es-VE" w:eastAsia="es-VE"/>
        </w:rPr>
        <w:drawing>
          <wp:inline distT="0" distB="0" distL="0" distR="0">
            <wp:extent cx="4533900" cy="1085850"/>
            <wp:effectExtent l="1905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71"/>
                    <a:srcRect/>
                    <a:stretch>
                      <a:fillRect/>
                    </a:stretch>
                  </pic:blipFill>
                  <pic:spPr bwMode="auto">
                    <a:xfrm>
                      <a:off x="0" y="0"/>
                      <a:ext cx="4533900" cy="1085850"/>
                    </a:xfrm>
                    <a:prstGeom prst="rect">
                      <a:avLst/>
                    </a:prstGeom>
                    <a:noFill/>
                    <a:ln w="9525">
                      <a:noFill/>
                      <a:miter lim="800000"/>
                      <a:headEnd/>
                      <a:tailEnd/>
                    </a:ln>
                  </pic:spPr>
                </pic:pic>
              </a:graphicData>
            </a:graphic>
          </wp:inline>
        </w:drawing>
      </w:r>
    </w:p>
    <w:p w:rsidR="00600546" w:rsidRDefault="00600546" w:rsidP="00600546">
      <w:pPr>
        <w:jc w:val="center"/>
        <w:rPr>
          <w:rFonts w:ascii="Arial" w:hAnsi="Arial" w:cs="Arial"/>
          <w:i w:val="0"/>
          <w:szCs w:val="24"/>
        </w:rPr>
      </w:pPr>
      <w:r w:rsidRPr="00751A8E">
        <w:rPr>
          <w:rFonts w:ascii="Arial" w:hAnsi="Arial" w:cs="Arial"/>
          <w:i w:val="0"/>
          <w:szCs w:val="24"/>
        </w:rPr>
        <w:t>Tabl</w:t>
      </w:r>
      <w:r>
        <w:rPr>
          <w:rFonts w:ascii="Arial" w:hAnsi="Arial" w:cs="Arial"/>
          <w:i w:val="0"/>
          <w:szCs w:val="24"/>
        </w:rPr>
        <w:t>a N° 11</w:t>
      </w:r>
      <w:r w:rsidRPr="00751A8E">
        <w:rPr>
          <w:rFonts w:ascii="Arial" w:hAnsi="Arial" w:cs="Arial"/>
          <w:i w:val="0"/>
          <w:szCs w:val="24"/>
        </w:rPr>
        <w:t xml:space="preserve">: Tabla </w:t>
      </w:r>
      <w:proofErr w:type="spellStart"/>
      <w:r>
        <w:rPr>
          <w:rFonts w:ascii="Arial" w:hAnsi="Arial" w:cs="Arial"/>
          <w:i w:val="0"/>
          <w:szCs w:val="24"/>
        </w:rPr>
        <w:t>ANOVA</w:t>
      </w:r>
      <w:proofErr w:type="spellEnd"/>
      <w:r>
        <w:rPr>
          <w:rFonts w:ascii="Arial" w:hAnsi="Arial" w:cs="Arial"/>
          <w:i w:val="0"/>
          <w:szCs w:val="24"/>
        </w:rPr>
        <w:t xml:space="preserve"> </w:t>
      </w:r>
      <w:proofErr w:type="spellStart"/>
      <w:r>
        <w:rPr>
          <w:rFonts w:ascii="Arial" w:hAnsi="Arial" w:cs="Arial"/>
          <w:i w:val="0"/>
          <w:szCs w:val="24"/>
        </w:rPr>
        <w:t>PaquetesP</w:t>
      </w:r>
      <w:proofErr w:type="spellEnd"/>
      <w:r>
        <w:rPr>
          <w:rFonts w:ascii="Arial" w:hAnsi="Arial" w:cs="Arial"/>
          <w:i w:val="0"/>
          <w:szCs w:val="24"/>
        </w:rPr>
        <w:t xml:space="preserve"> con</w:t>
      </w:r>
      <w:r w:rsidRPr="00751A8E">
        <w:rPr>
          <w:rFonts w:ascii="Arial" w:hAnsi="Arial" w:cs="Arial"/>
          <w:i w:val="0"/>
          <w:szCs w:val="24"/>
        </w:rPr>
        <w:t xml:space="preserve"> tráfico 0%, 50% y 100% enviando datos</w:t>
      </w:r>
    </w:p>
    <w:p w:rsidR="00600546" w:rsidRDefault="00600546" w:rsidP="00366EFD">
      <w:pPr>
        <w:spacing w:afterLines="200"/>
        <w:jc w:val="center"/>
        <w:rPr>
          <w:rFonts w:ascii="Arial" w:hAnsi="Arial" w:cs="Arial"/>
          <w:i w:val="0"/>
          <w:szCs w:val="24"/>
        </w:rPr>
      </w:pPr>
      <w:r w:rsidRPr="00751A8E">
        <w:rPr>
          <w:rFonts w:ascii="Arial" w:hAnsi="Arial" w:cs="Arial"/>
          <w:i w:val="0"/>
          <w:szCs w:val="24"/>
        </w:rPr>
        <w:t>Fuente: Propia (2011)</w:t>
      </w:r>
    </w:p>
    <w:p w:rsidR="00DD417C" w:rsidRPr="00B37D71" w:rsidRDefault="00600546" w:rsidP="00366EFD">
      <w:pPr>
        <w:spacing w:afterLines="50" w:line="360" w:lineRule="auto"/>
        <w:ind w:firstLine="284"/>
        <w:jc w:val="both"/>
        <w:rPr>
          <w:rFonts w:ascii="Arial" w:hAnsi="Arial" w:cs="Arial"/>
          <w:i w:val="0"/>
        </w:rPr>
      </w:pPr>
      <w:r>
        <w:rPr>
          <w:rFonts w:ascii="Arial" w:hAnsi="Arial" w:cs="Arial"/>
          <w:i w:val="0"/>
          <w:szCs w:val="24"/>
        </w:rPr>
        <w:t xml:space="preserve">De la </w:t>
      </w:r>
      <w:r w:rsidRPr="00751A8E">
        <w:rPr>
          <w:rFonts w:ascii="Arial" w:hAnsi="Arial" w:cs="Arial"/>
          <w:i w:val="0"/>
          <w:szCs w:val="24"/>
        </w:rPr>
        <w:t>Tabl</w:t>
      </w:r>
      <w:r>
        <w:rPr>
          <w:rFonts w:ascii="Arial" w:hAnsi="Arial" w:cs="Arial"/>
          <w:i w:val="0"/>
          <w:szCs w:val="24"/>
        </w:rPr>
        <w:t xml:space="preserve">a N° 11 </w:t>
      </w:r>
      <w:r w:rsidRPr="00600546">
        <w:rPr>
          <w:rFonts w:ascii="Arial" w:hAnsi="Arial" w:cs="Arial"/>
          <w:i w:val="0"/>
        </w:rPr>
        <w:t>se observa</w:t>
      </w:r>
      <w:r>
        <w:rPr>
          <w:rFonts w:ascii="Arial" w:hAnsi="Arial" w:cs="Arial"/>
          <w:i w:val="0"/>
        </w:rPr>
        <w:t xml:space="preserve"> que el </w:t>
      </w:r>
      <w:proofErr w:type="spellStart"/>
      <w:r>
        <w:rPr>
          <w:rFonts w:ascii="Arial" w:hAnsi="Arial" w:cs="Arial"/>
          <w:i w:val="0"/>
        </w:rPr>
        <w:t>Fcal</w:t>
      </w:r>
      <w:proofErr w:type="spellEnd"/>
      <w:r>
        <w:rPr>
          <w:rFonts w:ascii="Arial" w:hAnsi="Arial" w:cs="Arial"/>
          <w:i w:val="0"/>
        </w:rPr>
        <w:t xml:space="preserve"> fue menor que el </w:t>
      </w:r>
      <w:proofErr w:type="spellStart"/>
      <w:r>
        <w:rPr>
          <w:rFonts w:ascii="Arial" w:hAnsi="Arial" w:cs="Arial"/>
          <w:i w:val="0"/>
        </w:rPr>
        <w:t>Ftab</w:t>
      </w:r>
      <w:proofErr w:type="spellEnd"/>
      <w:r>
        <w:rPr>
          <w:rFonts w:ascii="Arial" w:hAnsi="Arial" w:cs="Arial"/>
          <w:i w:val="0"/>
        </w:rPr>
        <w:t xml:space="preserve"> (0,26&lt;7,71) y la </w:t>
      </w:r>
      <w:proofErr w:type="spellStart"/>
      <w:r>
        <w:rPr>
          <w:rFonts w:ascii="Arial" w:hAnsi="Arial" w:cs="Arial"/>
          <w:i w:val="0"/>
        </w:rPr>
        <w:t>Sig</w:t>
      </w:r>
      <w:proofErr w:type="spellEnd"/>
      <w:r>
        <w:rPr>
          <w:rFonts w:ascii="Arial" w:hAnsi="Arial" w:cs="Arial"/>
          <w:i w:val="0"/>
        </w:rPr>
        <w:t xml:space="preserve"> fue mayor que el </w:t>
      </w:r>
      <w:proofErr w:type="spellStart"/>
      <w:r>
        <w:rPr>
          <w:rFonts w:ascii="Arial" w:hAnsi="Arial" w:cs="Arial"/>
          <w:i w:val="0"/>
        </w:rPr>
        <w:t>CoefS</w:t>
      </w:r>
      <w:proofErr w:type="spellEnd"/>
      <w:r>
        <w:rPr>
          <w:rFonts w:ascii="Arial" w:hAnsi="Arial" w:cs="Arial"/>
          <w:i w:val="0"/>
        </w:rPr>
        <w:t xml:space="preserve"> (0,879&gt;0,05) </w:t>
      </w:r>
      <w:r w:rsidR="00B37D71">
        <w:rPr>
          <w:rFonts w:ascii="Arial" w:hAnsi="Arial" w:cs="Arial"/>
          <w:i w:val="0"/>
        </w:rPr>
        <w:t>rechazando así la hipótesis alternativa</w:t>
      </w:r>
      <w:r w:rsidR="00730D00">
        <w:rPr>
          <w:rFonts w:ascii="Arial" w:hAnsi="Arial" w:cs="Arial"/>
          <w:i w:val="0"/>
        </w:rPr>
        <w:t xml:space="preserve"> y afirmando que la diferencia entre estos dos protocolos (IPv4 e IPv6) no es significativa</w:t>
      </w:r>
      <w:r w:rsidR="00B37D71">
        <w:rPr>
          <w:rFonts w:ascii="Arial" w:hAnsi="Arial" w:cs="Arial"/>
          <w:i w:val="0"/>
        </w:rPr>
        <w:t xml:space="preserve">. </w:t>
      </w:r>
    </w:p>
    <w:p w:rsidR="00C00A6F" w:rsidRPr="00751A8E" w:rsidRDefault="00F559DF" w:rsidP="00366EFD">
      <w:pPr>
        <w:pStyle w:val="BodyText31"/>
        <w:overflowPunct/>
        <w:autoSpaceDE/>
        <w:spacing w:afterLines="100" w:line="360" w:lineRule="auto"/>
        <w:ind w:firstLine="284"/>
        <w:textAlignment w:val="auto"/>
        <w:outlineLvl w:val="0"/>
      </w:pPr>
      <w:r w:rsidRPr="00751A8E">
        <w:t>Video (0%, 50% y 100%):</w:t>
      </w:r>
    </w:p>
    <w:p w:rsidR="00F559DF" w:rsidRPr="00751A8E" w:rsidRDefault="00B37D71" w:rsidP="00366EFD">
      <w:pPr>
        <w:pStyle w:val="BodyText31"/>
        <w:overflowPunct/>
        <w:autoSpaceDE/>
        <w:spacing w:afterLines="50" w:line="360" w:lineRule="auto"/>
        <w:ind w:firstLine="284"/>
        <w:jc w:val="center"/>
        <w:textAlignment w:val="auto"/>
        <w:outlineLvl w:val="0"/>
      </w:pPr>
      <w:r>
        <w:rPr>
          <w:i/>
          <w:noProof/>
          <w:lang w:val="es-VE" w:eastAsia="es-VE"/>
        </w:rPr>
        <w:drawing>
          <wp:inline distT="0" distB="0" distL="0" distR="0">
            <wp:extent cx="4010025" cy="1352550"/>
            <wp:effectExtent l="19050" t="0" r="9525"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72"/>
                    <a:srcRect/>
                    <a:stretch>
                      <a:fillRect/>
                    </a:stretch>
                  </pic:blipFill>
                  <pic:spPr bwMode="auto">
                    <a:xfrm>
                      <a:off x="0" y="0"/>
                      <a:ext cx="4010025" cy="1352550"/>
                    </a:xfrm>
                    <a:prstGeom prst="rect">
                      <a:avLst/>
                    </a:prstGeom>
                    <a:noFill/>
                    <a:ln w="9525">
                      <a:noFill/>
                      <a:miter lim="800000"/>
                      <a:headEnd/>
                      <a:tailEnd/>
                    </a:ln>
                  </pic:spPr>
                </pic:pic>
              </a:graphicData>
            </a:graphic>
          </wp:inline>
        </w:drawing>
      </w:r>
    </w:p>
    <w:p w:rsidR="00536937" w:rsidRPr="00751A8E" w:rsidRDefault="00204734" w:rsidP="002723D0">
      <w:pPr>
        <w:jc w:val="center"/>
        <w:rPr>
          <w:rFonts w:ascii="Arial" w:hAnsi="Arial" w:cs="Arial"/>
          <w:i w:val="0"/>
          <w:szCs w:val="24"/>
        </w:rPr>
      </w:pPr>
      <w:r>
        <w:rPr>
          <w:rFonts w:ascii="Arial" w:hAnsi="Arial" w:cs="Arial"/>
          <w:i w:val="0"/>
          <w:szCs w:val="24"/>
        </w:rPr>
        <w:t xml:space="preserve">Tabla N° </w:t>
      </w:r>
      <w:r w:rsidR="00B37D71">
        <w:rPr>
          <w:rFonts w:ascii="Arial" w:hAnsi="Arial" w:cs="Arial"/>
          <w:i w:val="0"/>
          <w:szCs w:val="24"/>
        </w:rPr>
        <w:t>12</w:t>
      </w:r>
      <w:r w:rsidR="00F559DF" w:rsidRPr="00751A8E">
        <w:rPr>
          <w:rFonts w:ascii="Arial" w:hAnsi="Arial" w:cs="Arial"/>
          <w:i w:val="0"/>
          <w:szCs w:val="24"/>
        </w:rPr>
        <w:t>: Tabla de valores de los tráficos 0%, 50% y 100% enviando video.</w:t>
      </w:r>
    </w:p>
    <w:p w:rsidR="00536937" w:rsidRPr="00751A8E" w:rsidRDefault="00F559DF" w:rsidP="002723D0">
      <w:pPr>
        <w:jc w:val="center"/>
        <w:rPr>
          <w:rFonts w:ascii="Arial" w:hAnsi="Arial" w:cs="Arial"/>
          <w:i w:val="0"/>
          <w:szCs w:val="24"/>
        </w:rPr>
      </w:pPr>
      <w:r w:rsidRPr="00751A8E">
        <w:rPr>
          <w:rFonts w:ascii="Arial" w:hAnsi="Arial" w:cs="Arial"/>
          <w:i w:val="0"/>
          <w:szCs w:val="24"/>
        </w:rPr>
        <w:t>Protocolo 1: Protocolo IPv4;  Protocolo 2: Protocolo IPv6</w:t>
      </w:r>
    </w:p>
    <w:p w:rsidR="00C00A6F"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B37D71" w:rsidRDefault="00B37D71" w:rsidP="00366EFD">
      <w:pPr>
        <w:spacing w:afterLines="200"/>
        <w:jc w:val="center"/>
        <w:rPr>
          <w:rFonts w:ascii="Arial" w:hAnsi="Arial" w:cs="Arial"/>
          <w:i w:val="0"/>
          <w:szCs w:val="24"/>
        </w:rPr>
      </w:pPr>
    </w:p>
    <w:p w:rsidR="00B37D71" w:rsidRDefault="00B37D71" w:rsidP="00366EFD">
      <w:pPr>
        <w:spacing w:afterLines="200"/>
        <w:jc w:val="center"/>
        <w:rPr>
          <w:rFonts w:ascii="Arial" w:hAnsi="Arial" w:cs="Arial"/>
          <w:i w:val="0"/>
          <w:szCs w:val="24"/>
        </w:rPr>
      </w:pPr>
    </w:p>
    <w:p w:rsidR="00B37D71" w:rsidRDefault="00B37D71" w:rsidP="00366EFD">
      <w:pPr>
        <w:spacing w:afterLines="200"/>
        <w:jc w:val="center"/>
        <w:rPr>
          <w:rFonts w:ascii="Arial" w:hAnsi="Arial" w:cs="Arial"/>
          <w:i w:val="0"/>
          <w:szCs w:val="24"/>
        </w:rPr>
      </w:pPr>
    </w:p>
    <w:p w:rsidR="00B37D71" w:rsidRDefault="00B37D71" w:rsidP="00366EFD">
      <w:pPr>
        <w:spacing w:afterLines="200"/>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4552950" cy="1114425"/>
            <wp:effectExtent l="1905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73"/>
                    <a:srcRect/>
                    <a:stretch>
                      <a:fillRect/>
                    </a:stretch>
                  </pic:blipFill>
                  <pic:spPr bwMode="auto">
                    <a:xfrm>
                      <a:off x="0" y="0"/>
                      <a:ext cx="4552950" cy="1114425"/>
                    </a:xfrm>
                    <a:prstGeom prst="rect">
                      <a:avLst/>
                    </a:prstGeom>
                    <a:noFill/>
                    <a:ln w="9525">
                      <a:noFill/>
                      <a:miter lim="800000"/>
                      <a:headEnd/>
                      <a:tailEnd/>
                    </a:ln>
                  </pic:spPr>
                </pic:pic>
              </a:graphicData>
            </a:graphic>
          </wp:inline>
        </w:drawing>
      </w:r>
    </w:p>
    <w:p w:rsidR="00B37D71" w:rsidRDefault="00B37D71" w:rsidP="00B37D71">
      <w:pPr>
        <w:jc w:val="center"/>
        <w:rPr>
          <w:rFonts w:ascii="Arial" w:hAnsi="Arial" w:cs="Arial"/>
          <w:i w:val="0"/>
          <w:szCs w:val="24"/>
        </w:rPr>
      </w:pPr>
      <w:r w:rsidRPr="00751A8E">
        <w:rPr>
          <w:rFonts w:ascii="Arial" w:hAnsi="Arial" w:cs="Arial"/>
          <w:i w:val="0"/>
          <w:szCs w:val="24"/>
        </w:rPr>
        <w:t>Tabl</w:t>
      </w:r>
      <w:r>
        <w:rPr>
          <w:rFonts w:ascii="Arial" w:hAnsi="Arial" w:cs="Arial"/>
          <w:i w:val="0"/>
          <w:szCs w:val="24"/>
        </w:rPr>
        <w:t>a N° 13</w:t>
      </w:r>
      <w:r w:rsidRPr="00751A8E">
        <w:rPr>
          <w:rFonts w:ascii="Arial" w:hAnsi="Arial" w:cs="Arial"/>
          <w:i w:val="0"/>
          <w:szCs w:val="24"/>
        </w:rPr>
        <w:t xml:space="preserve">: Tabla </w:t>
      </w:r>
      <w:proofErr w:type="spellStart"/>
      <w:r>
        <w:rPr>
          <w:rFonts w:ascii="Arial" w:hAnsi="Arial" w:cs="Arial"/>
          <w:i w:val="0"/>
          <w:szCs w:val="24"/>
        </w:rPr>
        <w:t>ANOVA</w:t>
      </w:r>
      <w:proofErr w:type="spellEnd"/>
      <w:r>
        <w:rPr>
          <w:rFonts w:ascii="Arial" w:hAnsi="Arial" w:cs="Arial"/>
          <w:i w:val="0"/>
          <w:szCs w:val="24"/>
        </w:rPr>
        <w:t xml:space="preserve"> Delay con</w:t>
      </w:r>
      <w:r w:rsidRPr="00751A8E">
        <w:rPr>
          <w:rFonts w:ascii="Arial" w:hAnsi="Arial" w:cs="Arial"/>
          <w:i w:val="0"/>
          <w:szCs w:val="24"/>
        </w:rPr>
        <w:t xml:space="preserve"> tráfico </w:t>
      </w:r>
      <w:r>
        <w:rPr>
          <w:rFonts w:ascii="Arial" w:hAnsi="Arial" w:cs="Arial"/>
          <w:i w:val="0"/>
          <w:szCs w:val="24"/>
        </w:rPr>
        <w:t>0%, 50% y 100% enviando video</w:t>
      </w:r>
    </w:p>
    <w:p w:rsidR="00B37D71" w:rsidRDefault="00B37D71" w:rsidP="00366EFD">
      <w:pPr>
        <w:spacing w:afterLines="200"/>
        <w:jc w:val="center"/>
        <w:rPr>
          <w:rFonts w:ascii="Arial" w:hAnsi="Arial" w:cs="Arial"/>
          <w:i w:val="0"/>
          <w:szCs w:val="24"/>
        </w:rPr>
      </w:pPr>
      <w:r w:rsidRPr="00751A8E">
        <w:rPr>
          <w:rFonts w:ascii="Arial" w:hAnsi="Arial" w:cs="Arial"/>
          <w:i w:val="0"/>
          <w:szCs w:val="24"/>
        </w:rPr>
        <w:t>Fuente: Propia (2011)</w:t>
      </w:r>
    </w:p>
    <w:p w:rsidR="00B37D71" w:rsidRDefault="00D57087" w:rsidP="00366EFD">
      <w:pPr>
        <w:spacing w:afterLines="200" w:line="360" w:lineRule="auto"/>
        <w:ind w:firstLine="284"/>
        <w:jc w:val="both"/>
        <w:rPr>
          <w:rFonts w:ascii="Arial" w:hAnsi="Arial" w:cs="Arial"/>
          <w:i w:val="0"/>
        </w:rPr>
      </w:pPr>
      <w:r>
        <w:rPr>
          <w:rFonts w:ascii="Arial" w:hAnsi="Arial" w:cs="Arial"/>
          <w:i w:val="0"/>
          <w:szCs w:val="24"/>
        </w:rPr>
        <w:t xml:space="preserve">En la Tabla N° 13 se acepta la hipótesis nula </w:t>
      </w:r>
      <w:r w:rsidR="00B13F20">
        <w:rPr>
          <w:rFonts w:ascii="Arial" w:hAnsi="Arial" w:cs="Arial"/>
          <w:i w:val="0"/>
          <w:szCs w:val="24"/>
        </w:rPr>
        <w:t xml:space="preserve">afirmando que la diferencia entre IPv4 e IPv6 no es significativa </w:t>
      </w:r>
      <w:r w:rsidR="00DB0ABA">
        <w:rPr>
          <w:rFonts w:ascii="Arial" w:hAnsi="Arial" w:cs="Arial"/>
          <w:i w:val="0"/>
          <w:szCs w:val="24"/>
        </w:rPr>
        <w:t>debido a que el F=</w:t>
      </w:r>
      <w:r w:rsidR="00B13F20">
        <w:rPr>
          <w:rFonts w:ascii="Arial" w:hAnsi="Arial" w:cs="Arial"/>
          <w:i w:val="0"/>
          <w:szCs w:val="24"/>
        </w:rPr>
        <w:t xml:space="preserve"> </w:t>
      </w:r>
      <w:r w:rsidR="00DB0ABA">
        <w:rPr>
          <w:rFonts w:ascii="Arial" w:hAnsi="Arial" w:cs="Arial"/>
          <w:i w:val="0"/>
          <w:szCs w:val="24"/>
        </w:rPr>
        <w:t>0,699 es menor</w:t>
      </w:r>
      <w:r>
        <w:rPr>
          <w:rFonts w:ascii="Arial" w:hAnsi="Arial" w:cs="Arial"/>
          <w:i w:val="0"/>
          <w:szCs w:val="24"/>
        </w:rPr>
        <w:t xml:space="preserve"> que el </w:t>
      </w:r>
      <w:proofErr w:type="spellStart"/>
      <w:r>
        <w:rPr>
          <w:rFonts w:ascii="Arial" w:hAnsi="Arial" w:cs="Arial"/>
          <w:i w:val="0"/>
          <w:szCs w:val="24"/>
        </w:rPr>
        <w:t>Fcal</w:t>
      </w:r>
      <w:proofErr w:type="spellEnd"/>
      <w:r>
        <w:rPr>
          <w:rFonts w:ascii="Arial" w:hAnsi="Arial" w:cs="Arial"/>
          <w:i w:val="0"/>
          <w:szCs w:val="24"/>
        </w:rPr>
        <w:t>=</w:t>
      </w:r>
      <w:r w:rsidR="00B13F20">
        <w:rPr>
          <w:rFonts w:ascii="Arial" w:hAnsi="Arial" w:cs="Arial"/>
          <w:i w:val="0"/>
          <w:szCs w:val="24"/>
        </w:rPr>
        <w:t xml:space="preserve"> </w:t>
      </w:r>
      <w:r>
        <w:rPr>
          <w:rFonts w:ascii="Arial" w:hAnsi="Arial" w:cs="Arial"/>
          <w:i w:val="0"/>
          <w:szCs w:val="24"/>
        </w:rPr>
        <w:t xml:space="preserve">7,71 y que la </w:t>
      </w:r>
      <w:proofErr w:type="spellStart"/>
      <w:r>
        <w:rPr>
          <w:rFonts w:ascii="Arial" w:hAnsi="Arial" w:cs="Arial"/>
          <w:i w:val="0"/>
          <w:szCs w:val="24"/>
        </w:rPr>
        <w:t>Sig</w:t>
      </w:r>
      <w:proofErr w:type="spellEnd"/>
      <w:r>
        <w:rPr>
          <w:rFonts w:ascii="Arial" w:hAnsi="Arial" w:cs="Arial"/>
          <w:i w:val="0"/>
          <w:szCs w:val="24"/>
        </w:rPr>
        <w:t>=</w:t>
      </w:r>
      <w:r w:rsidR="00B13F20">
        <w:rPr>
          <w:rFonts w:ascii="Arial" w:hAnsi="Arial" w:cs="Arial"/>
          <w:i w:val="0"/>
          <w:szCs w:val="24"/>
        </w:rPr>
        <w:t xml:space="preserve"> </w:t>
      </w:r>
      <w:r>
        <w:rPr>
          <w:rFonts w:ascii="Arial" w:hAnsi="Arial" w:cs="Arial"/>
          <w:i w:val="0"/>
          <w:szCs w:val="24"/>
        </w:rPr>
        <w:t xml:space="preserve">0,450 es mayor que el </w:t>
      </w:r>
      <w:proofErr w:type="spellStart"/>
      <w:r>
        <w:rPr>
          <w:rFonts w:ascii="Arial" w:hAnsi="Arial" w:cs="Arial"/>
          <w:i w:val="0"/>
        </w:rPr>
        <w:t>CoefS</w:t>
      </w:r>
      <w:proofErr w:type="spellEnd"/>
      <w:r>
        <w:rPr>
          <w:rFonts w:ascii="Arial" w:hAnsi="Arial" w:cs="Arial"/>
          <w:i w:val="0"/>
        </w:rPr>
        <w:t>=</w:t>
      </w:r>
      <w:r w:rsidR="00B13F20">
        <w:rPr>
          <w:rFonts w:ascii="Arial" w:hAnsi="Arial" w:cs="Arial"/>
          <w:i w:val="0"/>
        </w:rPr>
        <w:t xml:space="preserve"> </w:t>
      </w:r>
      <w:r>
        <w:rPr>
          <w:rFonts w:ascii="Arial" w:hAnsi="Arial" w:cs="Arial"/>
          <w:i w:val="0"/>
        </w:rPr>
        <w:t>0,05 rechazando así la hipótesis alternativa.</w:t>
      </w:r>
    </w:p>
    <w:p w:rsidR="00D57087" w:rsidRDefault="00D57087" w:rsidP="00366EFD">
      <w:pPr>
        <w:spacing w:afterLines="200"/>
        <w:jc w:val="center"/>
        <w:rPr>
          <w:rFonts w:ascii="Arial" w:hAnsi="Arial" w:cs="Arial"/>
          <w:i w:val="0"/>
        </w:rPr>
      </w:pPr>
      <w:r>
        <w:rPr>
          <w:rFonts w:ascii="Arial" w:hAnsi="Arial" w:cs="Arial"/>
          <w:i w:val="0"/>
          <w:noProof/>
          <w:lang w:val="es-VE" w:eastAsia="es-VE"/>
        </w:rPr>
        <w:drawing>
          <wp:inline distT="0" distB="0" distL="0" distR="0">
            <wp:extent cx="4514850" cy="1076325"/>
            <wp:effectExtent l="19050" t="0" r="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74"/>
                    <a:srcRect/>
                    <a:stretch>
                      <a:fillRect/>
                    </a:stretch>
                  </pic:blipFill>
                  <pic:spPr bwMode="auto">
                    <a:xfrm>
                      <a:off x="0" y="0"/>
                      <a:ext cx="4514850" cy="1076325"/>
                    </a:xfrm>
                    <a:prstGeom prst="rect">
                      <a:avLst/>
                    </a:prstGeom>
                    <a:noFill/>
                    <a:ln w="9525">
                      <a:noFill/>
                      <a:miter lim="800000"/>
                      <a:headEnd/>
                      <a:tailEnd/>
                    </a:ln>
                  </pic:spPr>
                </pic:pic>
              </a:graphicData>
            </a:graphic>
          </wp:inline>
        </w:drawing>
      </w:r>
    </w:p>
    <w:p w:rsidR="00D57087" w:rsidRDefault="00D57087" w:rsidP="00D57087">
      <w:pPr>
        <w:jc w:val="center"/>
        <w:rPr>
          <w:rFonts w:ascii="Arial" w:hAnsi="Arial" w:cs="Arial"/>
          <w:i w:val="0"/>
          <w:szCs w:val="24"/>
        </w:rPr>
      </w:pPr>
      <w:r w:rsidRPr="00751A8E">
        <w:rPr>
          <w:rFonts w:ascii="Arial" w:hAnsi="Arial" w:cs="Arial"/>
          <w:i w:val="0"/>
          <w:szCs w:val="24"/>
        </w:rPr>
        <w:t>Tabl</w:t>
      </w:r>
      <w:r>
        <w:rPr>
          <w:rFonts w:ascii="Arial" w:hAnsi="Arial" w:cs="Arial"/>
          <w:i w:val="0"/>
          <w:szCs w:val="24"/>
        </w:rPr>
        <w:t>a N° 14</w:t>
      </w:r>
      <w:r w:rsidRPr="00751A8E">
        <w:rPr>
          <w:rFonts w:ascii="Arial" w:hAnsi="Arial" w:cs="Arial"/>
          <w:i w:val="0"/>
          <w:szCs w:val="24"/>
        </w:rPr>
        <w:t xml:space="preserve">: Tabla </w:t>
      </w:r>
      <w:proofErr w:type="spellStart"/>
      <w:r>
        <w:rPr>
          <w:rFonts w:ascii="Arial" w:hAnsi="Arial" w:cs="Arial"/>
          <w:i w:val="0"/>
          <w:szCs w:val="24"/>
        </w:rPr>
        <w:t>ANOVA</w:t>
      </w:r>
      <w:proofErr w:type="spellEnd"/>
      <w:r>
        <w:rPr>
          <w:rFonts w:ascii="Arial" w:hAnsi="Arial" w:cs="Arial"/>
          <w:i w:val="0"/>
          <w:szCs w:val="24"/>
        </w:rPr>
        <w:t xml:space="preserve"> Bitrate con</w:t>
      </w:r>
      <w:r w:rsidR="00DB0ABA">
        <w:rPr>
          <w:rFonts w:ascii="Arial" w:hAnsi="Arial" w:cs="Arial"/>
          <w:i w:val="0"/>
          <w:szCs w:val="24"/>
        </w:rPr>
        <w:t xml:space="preserve"> tráfico</w:t>
      </w:r>
      <w:r w:rsidRPr="00751A8E">
        <w:rPr>
          <w:rFonts w:ascii="Arial" w:hAnsi="Arial" w:cs="Arial"/>
          <w:i w:val="0"/>
          <w:szCs w:val="24"/>
        </w:rPr>
        <w:t xml:space="preserve"> </w:t>
      </w:r>
      <w:r>
        <w:rPr>
          <w:rFonts w:ascii="Arial" w:hAnsi="Arial" w:cs="Arial"/>
          <w:i w:val="0"/>
          <w:szCs w:val="24"/>
        </w:rPr>
        <w:t>0%, 50% y 100% enviando video</w:t>
      </w:r>
    </w:p>
    <w:p w:rsidR="00D57087" w:rsidRDefault="00D57087" w:rsidP="00366EFD">
      <w:pPr>
        <w:spacing w:afterLines="200"/>
        <w:jc w:val="center"/>
        <w:rPr>
          <w:rFonts w:ascii="Arial" w:hAnsi="Arial" w:cs="Arial"/>
          <w:i w:val="0"/>
          <w:szCs w:val="24"/>
        </w:rPr>
      </w:pPr>
      <w:r w:rsidRPr="00751A8E">
        <w:rPr>
          <w:rFonts w:ascii="Arial" w:hAnsi="Arial" w:cs="Arial"/>
          <w:i w:val="0"/>
          <w:szCs w:val="24"/>
        </w:rPr>
        <w:t>Fuente: Propia (2011)</w:t>
      </w:r>
    </w:p>
    <w:p w:rsidR="00DB0ABA" w:rsidRDefault="00D57087" w:rsidP="00366EFD">
      <w:pPr>
        <w:spacing w:afterLines="50" w:line="360" w:lineRule="auto"/>
        <w:ind w:firstLine="284"/>
        <w:rPr>
          <w:rFonts w:ascii="Arial" w:hAnsi="Arial" w:cs="Arial"/>
          <w:i w:val="0"/>
          <w:szCs w:val="24"/>
        </w:rPr>
      </w:pPr>
      <w:r>
        <w:rPr>
          <w:rFonts w:ascii="Arial" w:hAnsi="Arial" w:cs="Arial"/>
          <w:i w:val="0"/>
          <w:szCs w:val="24"/>
        </w:rPr>
        <w:t xml:space="preserve">Para el indicador bitrate </w:t>
      </w:r>
      <w:r w:rsidR="00DB0ABA">
        <w:rPr>
          <w:rFonts w:ascii="Arial" w:hAnsi="Arial" w:cs="Arial"/>
          <w:i w:val="0"/>
          <w:szCs w:val="24"/>
        </w:rPr>
        <w:t xml:space="preserve">la </w:t>
      </w:r>
      <w:proofErr w:type="spellStart"/>
      <w:r w:rsidR="00DB0ABA">
        <w:rPr>
          <w:rFonts w:ascii="Arial" w:hAnsi="Arial" w:cs="Arial"/>
          <w:i w:val="0"/>
          <w:szCs w:val="24"/>
        </w:rPr>
        <w:t>Sig</w:t>
      </w:r>
      <w:proofErr w:type="spellEnd"/>
      <w:r w:rsidR="00730D00">
        <w:rPr>
          <w:rFonts w:ascii="Arial" w:hAnsi="Arial" w:cs="Arial"/>
          <w:i w:val="0"/>
          <w:szCs w:val="24"/>
        </w:rPr>
        <w:t>=</w:t>
      </w:r>
      <w:r w:rsidR="00B13F20">
        <w:rPr>
          <w:rFonts w:ascii="Arial" w:hAnsi="Arial" w:cs="Arial"/>
          <w:i w:val="0"/>
          <w:szCs w:val="24"/>
        </w:rPr>
        <w:t xml:space="preserve"> </w:t>
      </w:r>
      <w:r w:rsidR="00730D00">
        <w:rPr>
          <w:rFonts w:ascii="Arial" w:hAnsi="Arial" w:cs="Arial"/>
          <w:i w:val="0"/>
          <w:szCs w:val="24"/>
        </w:rPr>
        <w:t xml:space="preserve">0,890 fue mayor que el </w:t>
      </w:r>
      <w:proofErr w:type="spellStart"/>
      <w:r w:rsidR="00730D00">
        <w:rPr>
          <w:rFonts w:ascii="Arial" w:hAnsi="Arial" w:cs="Arial"/>
          <w:i w:val="0"/>
        </w:rPr>
        <w:t>CoefS</w:t>
      </w:r>
      <w:proofErr w:type="spellEnd"/>
      <w:r w:rsidR="00730D00">
        <w:rPr>
          <w:rFonts w:ascii="Arial" w:hAnsi="Arial" w:cs="Arial"/>
          <w:i w:val="0"/>
        </w:rPr>
        <w:t>=</w:t>
      </w:r>
      <w:r w:rsidR="00B13F20">
        <w:rPr>
          <w:rFonts w:ascii="Arial" w:hAnsi="Arial" w:cs="Arial"/>
          <w:i w:val="0"/>
        </w:rPr>
        <w:t xml:space="preserve"> </w:t>
      </w:r>
      <w:r w:rsidR="00730D00">
        <w:rPr>
          <w:rFonts w:ascii="Arial" w:hAnsi="Arial" w:cs="Arial"/>
          <w:i w:val="0"/>
        </w:rPr>
        <w:t>0,05</w:t>
      </w:r>
      <w:r w:rsidR="00DB0ABA">
        <w:rPr>
          <w:rFonts w:ascii="Arial" w:hAnsi="Arial" w:cs="Arial"/>
          <w:i w:val="0"/>
          <w:szCs w:val="24"/>
        </w:rPr>
        <w:t xml:space="preserve"> y F</w:t>
      </w:r>
      <w:r w:rsidR="00730D00">
        <w:rPr>
          <w:rFonts w:ascii="Arial" w:hAnsi="Arial" w:cs="Arial"/>
          <w:i w:val="0"/>
          <w:szCs w:val="24"/>
        </w:rPr>
        <w:t>=</w:t>
      </w:r>
      <w:r w:rsidR="00B13F20">
        <w:rPr>
          <w:rFonts w:ascii="Arial" w:hAnsi="Arial" w:cs="Arial"/>
          <w:i w:val="0"/>
          <w:szCs w:val="24"/>
        </w:rPr>
        <w:t xml:space="preserve"> </w:t>
      </w:r>
      <w:r w:rsidR="00730D00">
        <w:rPr>
          <w:rFonts w:ascii="Arial" w:hAnsi="Arial" w:cs="Arial"/>
          <w:i w:val="0"/>
          <w:szCs w:val="24"/>
        </w:rPr>
        <w:t xml:space="preserve">0,022 fue menor a </w:t>
      </w:r>
      <w:proofErr w:type="spellStart"/>
      <w:r w:rsidR="00730D00">
        <w:rPr>
          <w:rFonts w:ascii="Arial" w:hAnsi="Arial" w:cs="Arial"/>
          <w:i w:val="0"/>
          <w:szCs w:val="24"/>
        </w:rPr>
        <w:t>Fcal</w:t>
      </w:r>
      <w:proofErr w:type="spellEnd"/>
      <w:r w:rsidR="00730D00">
        <w:rPr>
          <w:rFonts w:ascii="Arial" w:hAnsi="Arial" w:cs="Arial"/>
          <w:i w:val="0"/>
          <w:szCs w:val="24"/>
        </w:rPr>
        <w:t>=</w:t>
      </w:r>
      <w:r w:rsidR="00B13F20">
        <w:rPr>
          <w:rFonts w:ascii="Arial" w:hAnsi="Arial" w:cs="Arial"/>
          <w:i w:val="0"/>
          <w:szCs w:val="24"/>
        </w:rPr>
        <w:t xml:space="preserve"> </w:t>
      </w:r>
      <w:r w:rsidR="00730D00">
        <w:rPr>
          <w:rFonts w:ascii="Arial" w:hAnsi="Arial" w:cs="Arial"/>
          <w:i w:val="0"/>
          <w:szCs w:val="24"/>
        </w:rPr>
        <w:t>7,71</w:t>
      </w:r>
      <w:r w:rsidR="00DB0ABA">
        <w:rPr>
          <w:rFonts w:ascii="Arial" w:hAnsi="Arial" w:cs="Arial"/>
          <w:i w:val="0"/>
          <w:szCs w:val="24"/>
        </w:rPr>
        <w:t xml:space="preserve"> rechazando la hipótesis alternativa y afirmando la hipótesis nula</w:t>
      </w:r>
      <w:r w:rsidR="00B13F20">
        <w:rPr>
          <w:rFonts w:ascii="Arial" w:hAnsi="Arial" w:cs="Arial"/>
          <w:i w:val="0"/>
          <w:szCs w:val="24"/>
        </w:rPr>
        <w:t xml:space="preserve"> de tal manera que la dife</w:t>
      </w:r>
      <w:r w:rsidR="00482B40">
        <w:rPr>
          <w:rFonts w:ascii="Arial" w:hAnsi="Arial" w:cs="Arial"/>
          <w:i w:val="0"/>
          <w:szCs w:val="24"/>
        </w:rPr>
        <w:t>rencia entre IPv6 e IPv4 es</w:t>
      </w:r>
      <w:r w:rsidR="00B13F20">
        <w:rPr>
          <w:rFonts w:ascii="Arial" w:hAnsi="Arial" w:cs="Arial"/>
          <w:i w:val="0"/>
          <w:szCs w:val="24"/>
        </w:rPr>
        <w:t xml:space="preserve"> insignificante</w:t>
      </w:r>
      <w:r w:rsidR="00DB0ABA">
        <w:rPr>
          <w:rFonts w:ascii="Arial" w:hAnsi="Arial" w:cs="Arial"/>
          <w:i w:val="0"/>
          <w:szCs w:val="24"/>
        </w:rPr>
        <w:t xml:space="preserve"> (Tabla N° 14).</w:t>
      </w:r>
    </w:p>
    <w:p w:rsidR="00D57087" w:rsidRDefault="00DB0ABA" w:rsidP="00D57087">
      <w:pPr>
        <w:rPr>
          <w:rFonts w:ascii="Arial" w:hAnsi="Arial" w:cs="Arial"/>
          <w:i w:val="0"/>
          <w:szCs w:val="24"/>
        </w:rPr>
      </w:pPr>
      <w:r>
        <w:rPr>
          <w:rFonts w:ascii="Arial" w:hAnsi="Arial" w:cs="Arial"/>
          <w:i w:val="0"/>
          <w:szCs w:val="24"/>
        </w:rPr>
        <w:t xml:space="preserve">  </w:t>
      </w:r>
    </w:p>
    <w:p w:rsidR="00F559DF" w:rsidRPr="00751A8E" w:rsidRDefault="00DB0ABA" w:rsidP="00366EFD">
      <w:pPr>
        <w:pStyle w:val="BodyText31"/>
        <w:overflowPunct/>
        <w:autoSpaceDE/>
        <w:spacing w:afterLines="50" w:line="360" w:lineRule="auto"/>
        <w:jc w:val="center"/>
        <w:textAlignment w:val="auto"/>
        <w:outlineLvl w:val="0"/>
      </w:pPr>
      <w:r>
        <w:rPr>
          <w:i/>
          <w:noProof/>
          <w:lang w:val="es-VE" w:eastAsia="es-VE"/>
        </w:rPr>
        <w:drawing>
          <wp:inline distT="0" distB="0" distL="0" distR="0">
            <wp:extent cx="4524375" cy="1104900"/>
            <wp:effectExtent l="19050" t="0" r="9525"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75"/>
                    <a:srcRect/>
                    <a:stretch>
                      <a:fillRect/>
                    </a:stretch>
                  </pic:blipFill>
                  <pic:spPr bwMode="auto">
                    <a:xfrm>
                      <a:off x="0" y="0"/>
                      <a:ext cx="4524375" cy="1104900"/>
                    </a:xfrm>
                    <a:prstGeom prst="rect">
                      <a:avLst/>
                    </a:prstGeom>
                    <a:noFill/>
                    <a:ln w="9525">
                      <a:noFill/>
                      <a:miter lim="800000"/>
                      <a:headEnd/>
                      <a:tailEnd/>
                    </a:ln>
                  </pic:spPr>
                </pic:pic>
              </a:graphicData>
            </a:graphic>
          </wp:inline>
        </w:drawing>
      </w:r>
    </w:p>
    <w:p w:rsidR="00536937" w:rsidRPr="00751A8E" w:rsidRDefault="00DB0ABA" w:rsidP="002723D0">
      <w:pPr>
        <w:jc w:val="center"/>
        <w:rPr>
          <w:rFonts w:ascii="Arial" w:hAnsi="Arial" w:cs="Arial"/>
          <w:i w:val="0"/>
          <w:szCs w:val="24"/>
        </w:rPr>
      </w:pPr>
      <w:r>
        <w:rPr>
          <w:rFonts w:ascii="Arial" w:hAnsi="Arial" w:cs="Arial"/>
          <w:i w:val="0"/>
          <w:szCs w:val="24"/>
        </w:rPr>
        <w:t>Tabla N° 15</w:t>
      </w:r>
      <w:r w:rsidR="00F559DF" w:rsidRPr="00751A8E">
        <w:rPr>
          <w:rFonts w:ascii="Arial" w:hAnsi="Arial" w:cs="Arial"/>
          <w:i w:val="0"/>
          <w:szCs w:val="24"/>
        </w:rPr>
        <w:t xml:space="preserve">: Tabla  </w:t>
      </w:r>
      <w:proofErr w:type="spellStart"/>
      <w:r w:rsidR="00F559DF" w:rsidRPr="00751A8E">
        <w:rPr>
          <w:rFonts w:ascii="Arial" w:hAnsi="Arial" w:cs="Arial"/>
          <w:i w:val="0"/>
          <w:szCs w:val="24"/>
        </w:rPr>
        <w:t>ANOVA</w:t>
      </w:r>
      <w:proofErr w:type="spellEnd"/>
      <w:r w:rsidR="00F559DF" w:rsidRPr="00751A8E">
        <w:rPr>
          <w:rFonts w:ascii="Arial" w:hAnsi="Arial" w:cs="Arial"/>
          <w:i w:val="0"/>
          <w:szCs w:val="24"/>
        </w:rPr>
        <w:t xml:space="preserve"> </w:t>
      </w:r>
      <w:proofErr w:type="spellStart"/>
      <w:r>
        <w:rPr>
          <w:rFonts w:ascii="Arial" w:hAnsi="Arial" w:cs="Arial"/>
          <w:i w:val="0"/>
          <w:szCs w:val="24"/>
        </w:rPr>
        <w:t>PaquetesE</w:t>
      </w:r>
      <w:proofErr w:type="spellEnd"/>
      <w:r>
        <w:rPr>
          <w:rFonts w:ascii="Arial" w:hAnsi="Arial" w:cs="Arial"/>
          <w:i w:val="0"/>
          <w:szCs w:val="24"/>
        </w:rPr>
        <w:t xml:space="preserve"> con</w:t>
      </w:r>
      <w:r w:rsidR="00F559DF" w:rsidRPr="00751A8E">
        <w:rPr>
          <w:rFonts w:ascii="Arial" w:hAnsi="Arial" w:cs="Arial"/>
          <w:i w:val="0"/>
          <w:szCs w:val="24"/>
        </w:rPr>
        <w:t xml:space="preserve"> tráfico 0%, 50% y 100% enviando video</w:t>
      </w:r>
    </w:p>
    <w:p w:rsidR="00DB0ABA" w:rsidRDefault="00F559DF" w:rsidP="00B13F20">
      <w:pPr>
        <w:jc w:val="center"/>
        <w:rPr>
          <w:rFonts w:ascii="Arial" w:hAnsi="Arial" w:cs="Arial"/>
          <w:i w:val="0"/>
          <w:szCs w:val="24"/>
        </w:rPr>
      </w:pPr>
      <w:r w:rsidRPr="00751A8E">
        <w:rPr>
          <w:rFonts w:ascii="Arial" w:hAnsi="Arial" w:cs="Arial"/>
          <w:i w:val="0"/>
          <w:szCs w:val="24"/>
        </w:rPr>
        <w:t>Fuente: Propia (2011)</w:t>
      </w:r>
    </w:p>
    <w:p w:rsidR="00FE7BAF" w:rsidRDefault="00DB0ABA" w:rsidP="00366EFD">
      <w:pPr>
        <w:spacing w:afterLines="200" w:line="360" w:lineRule="auto"/>
        <w:ind w:firstLine="284"/>
        <w:jc w:val="both"/>
        <w:rPr>
          <w:rFonts w:ascii="Arial" w:hAnsi="Arial" w:cs="Arial"/>
          <w:i w:val="0"/>
        </w:rPr>
      </w:pPr>
      <w:r>
        <w:rPr>
          <w:rFonts w:ascii="Arial" w:hAnsi="Arial" w:cs="Arial"/>
          <w:i w:val="0"/>
          <w:szCs w:val="24"/>
        </w:rPr>
        <w:lastRenderedPageBreak/>
        <w:t xml:space="preserve">De la </w:t>
      </w:r>
      <w:r w:rsidR="00FE7BAF">
        <w:rPr>
          <w:rFonts w:ascii="Arial" w:hAnsi="Arial" w:cs="Arial"/>
          <w:i w:val="0"/>
          <w:szCs w:val="24"/>
        </w:rPr>
        <w:t xml:space="preserve">Tabla </w:t>
      </w:r>
      <w:r>
        <w:rPr>
          <w:rFonts w:ascii="Arial" w:hAnsi="Arial" w:cs="Arial"/>
          <w:i w:val="0"/>
          <w:szCs w:val="24"/>
        </w:rPr>
        <w:t xml:space="preserve">N° 15 </w:t>
      </w:r>
      <w:r w:rsidR="00482B40">
        <w:rPr>
          <w:rFonts w:ascii="Arial" w:hAnsi="Arial" w:cs="Arial"/>
          <w:i w:val="0"/>
          <w:szCs w:val="24"/>
        </w:rPr>
        <w:t xml:space="preserve">se observa que para este caso también </w:t>
      </w:r>
      <w:r>
        <w:rPr>
          <w:rFonts w:ascii="Arial" w:hAnsi="Arial" w:cs="Arial"/>
          <w:i w:val="0"/>
          <w:szCs w:val="24"/>
        </w:rPr>
        <w:t xml:space="preserve">se rechaza la hipótesis alternativa debido a que la </w:t>
      </w:r>
      <w:proofErr w:type="spellStart"/>
      <w:r>
        <w:rPr>
          <w:rFonts w:ascii="Arial" w:hAnsi="Arial" w:cs="Arial"/>
          <w:i w:val="0"/>
          <w:szCs w:val="24"/>
        </w:rPr>
        <w:t>Sig</w:t>
      </w:r>
      <w:proofErr w:type="spellEnd"/>
      <w:r>
        <w:rPr>
          <w:rFonts w:ascii="Arial" w:hAnsi="Arial" w:cs="Arial"/>
          <w:i w:val="0"/>
          <w:szCs w:val="24"/>
        </w:rPr>
        <w:t xml:space="preserve">=0,285 es mayor que el </w:t>
      </w:r>
      <w:proofErr w:type="spellStart"/>
      <w:r>
        <w:rPr>
          <w:rFonts w:ascii="Arial" w:hAnsi="Arial" w:cs="Arial"/>
          <w:i w:val="0"/>
        </w:rPr>
        <w:t>CoefS</w:t>
      </w:r>
      <w:proofErr w:type="spellEnd"/>
      <w:r>
        <w:rPr>
          <w:rFonts w:ascii="Arial" w:hAnsi="Arial" w:cs="Arial"/>
          <w:i w:val="0"/>
        </w:rPr>
        <w:t>=</w:t>
      </w:r>
      <w:r w:rsidR="00482B40">
        <w:rPr>
          <w:rFonts w:ascii="Arial" w:hAnsi="Arial" w:cs="Arial"/>
          <w:i w:val="0"/>
        </w:rPr>
        <w:t xml:space="preserve"> </w:t>
      </w:r>
      <w:r>
        <w:rPr>
          <w:rFonts w:ascii="Arial" w:hAnsi="Arial" w:cs="Arial"/>
          <w:i w:val="0"/>
        </w:rPr>
        <w:t xml:space="preserve">0,05 </w:t>
      </w:r>
      <w:r>
        <w:rPr>
          <w:rFonts w:ascii="Arial" w:hAnsi="Arial" w:cs="Arial"/>
          <w:i w:val="0"/>
          <w:szCs w:val="24"/>
        </w:rPr>
        <w:t xml:space="preserve"> </w:t>
      </w:r>
      <w:r w:rsidR="00FE7BAF">
        <w:rPr>
          <w:rFonts w:ascii="Arial" w:hAnsi="Arial" w:cs="Arial"/>
          <w:i w:val="0"/>
          <w:szCs w:val="24"/>
        </w:rPr>
        <w:t xml:space="preserve">y que el </w:t>
      </w:r>
      <w:proofErr w:type="spellStart"/>
      <w:r>
        <w:rPr>
          <w:rFonts w:ascii="Arial" w:hAnsi="Arial" w:cs="Arial"/>
          <w:i w:val="0"/>
          <w:szCs w:val="24"/>
        </w:rPr>
        <w:t>Fcal</w:t>
      </w:r>
      <w:proofErr w:type="spellEnd"/>
      <w:r>
        <w:rPr>
          <w:rFonts w:ascii="Arial" w:hAnsi="Arial" w:cs="Arial"/>
          <w:i w:val="0"/>
          <w:szCs w:val="24"/>
        </w:rPr>
        <w:t>=</w:t>
      </w:r>
      <w:r w:rsidR="00482B40">
        <w:rPr>
          <w:rFonts w:ascii="Arial" w:hAnsi="Arial" w:cs="Arial"/>
          <w:i w:val="0"/>
          <w:szCs w:val="24"/>
        </w:rPr>
        <w:t xml:space="preserve"> </w:t>
      </w:r>
      <w:r>
        <w:rPr>
          <w:rFonts w:ascii="Arial" w:hAnsi="Arial" w:cs="Arial"/>
          <w:i w:val="0"/>
          <w:szCs w:val="24"/>
        </w:rPr>
        <w:t>7,71</w:t>
      </w:r>
      <w:r w:rsidR="00FE7BAF">
        <w:rPr>
          <w:rFonts w:ascii="Arial" w:hAnsi="Arial" w:cs="Arial"/>
          <w:i w:val="0"/>
          <w:szCs w:val="24"/>
        </w:rPr>
        <w:t xml:space="preserve"> es mayor que F=</w:t>
      </w:r>
      <w:r w:rsidR="00482B40">
        <w:rPr>
          <w:rFonts w:ascii="Arial" w:hAnsi="Arial" w:cs="Arial"/>
          <w:i w:val="0"/>
          <w:szCs w:val="24"/>
        </w:rPr>
        <w:t xml:space="preserve"> </w:t>
      </w:r>
      <w:r w:rsidR="00FE7BAF">
        <w:rPr>
          <w:rFonts w:ascii="Arial" w:hAnsi="Arial" w:cs="Arial"/>
          <w:i w:val="0"/>
          <w:szCs w:val="24"/>
        </w:rPr>
        <w:t>1,519</w:t>
      </w:r>
      <w:r>
        <w:rPr>
          <w:rFonts w:ascii="Arial" w:hAnsi="Arial" w:cs="Arial"/>
          <w:i w:val="0"/>
          <w:szCs w:val="24"/>
        </w:rPr>
        <w:t xml:space="preserve"> </w:t>
      </w:r>
      <w:r w:rsidR="00FE7BAF">
        <w:rPr>
          <w:rFonts w:ascii="Arial" w:hAnsi="Arial" w:cs="Arial"/>
          <w:i w:val="0"/>
          <w:szCs w:val="24"/>
        </w:rPr>
        <w:t xml:space="preserve">afirmando </w:t>
      </w:r>
      <w:r>
        <w:rPr>
          <w:rFonts w:ascii="Arial" w:hAnsi="Arial" w:cs="Arial"/>
          <w:i w:val="0"/>
        </w:rPr>
        <w:t xml:space="preserve">así la hipótesis </w:t>
      </w:r>
      <w:r w:rsidR="00FE7BAF">
        <w:rPr>
          <w:rFonts w:ascii="Arial" w:hAnsi="Arial" w:cs="Arial"/>
          <w:i w:val="0"/>
        </w:rPr>
        <w:t>nula</w:t>
      </w:r>
      <w:r w:rsidR="00482B40">
        <w:rPr>
          <w:rFonts w:ascii="Arial" w:hAnsi="Arial" w:cs="Arial"/>
          <w:i w:val="0"/>
        </w:rPr>
        <w:t xml:space="preserve"> y que la diferencia entre los protocolos no tiene significancia</w:t>
      </w:r>
      <w:r w:rsidR="00FE7BAF">
        <w:rPr>
          <w:rFonts w:ascii="Arial" w:hAnsi="Arial" w:cs="Arial"/>
          <w:i w:val="0"/>
        </w:rPr>
        <w:t>.</w:t>
      </w:r>
    </w:p>
    <w:p w:rsidR="00DB0ABA" w:rsidRDefault="00FE7BAF" w:rsidP="00FE7BAF">
      <w:pPr>
        <w:jc w:val="center"/>
        <w:rPr>
          <w:rFonts w:ascii="Arial" w:hAnsi="Arial" w:cs="Arial"/>
          <w:i w:val="0"/>
          <w:szCs w:val="24"/>
        </w:rPr>
      </w:pPr>
      <w:r>
        <w:rPr>
          <w:rFonts w:ascii="Arial" w:hAnsi="Arial" w:cs="Arial"/>
          <w:i w:val="0"/>
          <w:noProof/>
          <w:lang w:val="es-VE" w:eastAsia="es-VE"/>
        </w:rPr>
        <w:drawing>
          <wp:inline distT="0" distB="0" distL="0" distR="0">
            <wp:extent cx="4524375" cy="1076325"/>
            <wp:effectExtent l="19050" t="0" r="9525" b="0"/>
            <wp:docPr id="113" name="Imagen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76"/>
                    <a:srcRect/>
                    <a:stretch>
                      <a:fillRect/>
                    </a:stretch>
                  </pic:blipFill>
                  <pic:spPr bwMode="auto">
                    <a:xfrm>
                      <a:off x="0" y="0"/>
                      <a:ext cx="4524375" cy="1076325"/>
                    </a:xfrm>
                    <a:prstGeom prst="rect">
                      <a:avLst/>
                    </a:prstGeom>
                    <a:noFill/>
                    <a:ln w="9525">
                      <a:noFill/>
                      <a:miter lim="800000"/>
                      <a:headEnd/>
                      <a:tailEnd/>
                    </a:ln>
                  </pic:spPr>
                </pic:pic>
              </a:graphicData>
            </a:graphic>
          </wp:inline>
        </w:drawing>
      </w:r>
    </w:p>
    <w:p w:rsidR="00DB0ABA" w:rsidRPr="00751A8E" w:rsidRDefault="00FE7BAF" w:rsidP="00FE7BAF">
      <w:pPr>
        <w:tabs>
          <w:tab w:val="left" w:pos="2145"/>
        </w:tabs>
        <w:rPr>
          <w:rFonts w:ascii="Arial" w:hAnsi="Arial" w:cs="Arial"/>
          <w:i w:val="0"/>
          <w:szCs w:val="24"/>
        </w:rPr>
      </w:pPr>
      <w:r>
        <w:rPr>
          <w:rFonts w:ascii="Arial" w:hAnsi="Arial" w:cs="Arial"/>
          <w:i w:val="0"/>
          <w:szCs w:val="24"/>
        </w:rPr>
        <w:tab/>
      </w:r>
    </w:p>
    <w:p w:rsidR="00FE7BAF" w:rsidRPr="00FE7BAF" w:rsidRDefault="00FE7BAF" w:rsidP="00FE7BAF">
      <w:pPr>
        <w:jc w:val="center"/>
        <w:rPr>
          <w:rFonts w:ascii="Arial" w:hAnsi="Arial" w:cs="Arial"/>
          <w:i w:val="0"/>
          <w:szCs w:val="24"/>
        </w:rPr>
      </w:pPr>
      <w:r>
        <w:rPr>
          <w:rFonts w:ascii="Arial" w:hAnsi="Arial" w:cs="Arial"/>
          <w:i w:val="0"/>
          <w:szCs w:val="24"/>
        </w:rPr>
        <w:t>Tabla N° 16</w:t>
      </w:r>
      <w:r w:rsidRPr="00FE7BAF">
        <w:rPr>
          <w:rFonts w:ascii="Arial" w:hAnsi="Arial" w:cs="Arial"/>
          <w:i w:val="0"/>
          <w:szCs w:val="24"/>
        </w:rPr>
        <w:t xml:space="preserve">: Tabla  </w:t>
      </w:r>
      <w:proofErr w:type="spellStart"/>
      <w:r w:rsidRPr="00FE7BAF">
        <w:rPr>
          <w:rFonts w:ascii="Arial" w:hAnsi="Arial" w:cs="Arial"/>
          <w:i w:val="0"/>
          <w:szCs w:val="24"/>
        </w:rPr>
        <w:t>ANOVA</w:t>
      </w:r>
      <w:proofErr w:type="spellEnd"/>
      <w:r w:rsidRPr="00FE7BAF">
        <w:rPr>
          <w:rFonts w:ascii="Arial" w:hAnsi="Arial" w:cs="Arial"/>
          <w:i w:val="0"/>
          <w:szCs w:val="24"/>
        </w:rPr>
        <w:t xml:space="preserve"> </w:t>
      </w:r>
      <w:proofErr w:type="spellStart"/>
      <w:r>
        <w:rPr>
          <w:rFonts w:ascii="Arial" w:hAnsi="Arial" w:cs="Arial"/>
          <w:i w:val="0"/>
          <w:szCs w:val="24"/>
        </w:rPr>
        <w:t>PaquetesP</w:t>
      </w:r>
      <w:proofErr w:type="spellEnd"/>
      <w:r w:rsidRPr="00FE7BAF">
        <w:rPr>
          <w:rFonts w:ascii="Arial" w:hAnsi="Arial" w:cs="Arial"/>
          <w:i w:val="0"/>
          <w:szCs w:val="24"/>
        </w:rPr>
        <w:t xml:space="preserve"> con tráfico 0%, 50% y 100% enviando video</w:t>
      </w:r>
    </w:p>
    <w:p w:rsidR="00C00A6F" w:rsidRDefault="00FE7BAF" w:rsidP="00366EFD">
      <w:pPr>
        <w:pStyle w:val="BodyText31"/>
        <w:overflowPunct/>
        <w:autoSpaceDE/>
        <w:spacing w:afterLines="200" w:line="360" w:lineRule="auto"/>
        <w:ind w:firstLine="284"/>
        <w:jc w:val="center"/>
        <w:textAlignment w:val="auto"/>
        <w:outlineLvl w:val="0"/>
      </w:pPr>
      <w:r w:rsidRPr="00FE7BAF">
        <w:t>Fuente: Propia (2011)</w:t>
      </w:r>
    </w:p>
    <w:p w:rsidR="00FE7BAF" w:rsidRPr="00FE7BAF" w:rsidRDefault="00FE7BAF" w:rsidP="00366EFD">
      <w:pPr>
        <w:pStyle w:val="BodyText31"/>
        <w:overflowPunct/>
        <w:autoSpaceDE/>
        <w:spacing w:afterLines="50" w:line="360" w:lineRule="auto"/>
        <w:ind w:firstLine="284"/>
        <w:textAlignment w:val="auto"/>
        <w:outlineLvl w:val="0"/>
      </w:pPr>
      <w:r>
        <w:t xml:space="preserve">Con respecto a la </w:t>
      </w:r>
      <w:r w:rsidRPr="00FE7BAF">
        <w:t>Tabla N° 16</w:t>
      </w:r>
      <w:r w:rsidR="00524E24">
        <w:t xml:space="preserve"> se a</w:t>
      </w:r>
      <w:r>
        <w:t>cepta la hip</w:t>
      </w:r>
      <w:r w:rsidR="00524E24">
        <w:t>ótesis nula, rechazando la hipótesis</w:t>
      </w:r>
      <w:r>
        <w:t xml:space="preserve"> alternativa debido a que el F y </w:t>
      </w:r>
      <w:proofErr w:type="spellStart"/>
      <w:r>
        <w:t>Sig</w:t>
      </w:r>
      <w:proofErr w:type="spellEnd"/>
      <w:r>
        <w:t xml:space="preserve"> son menor </w:t>
      </w:r>
      <w:r w:rsidR="00524E24">
        <w:t xml:space="preserve">(0,104&lt;7,71) </w:t>
      </w:r>
      <w:r>
        <w:t>y mayor</w:t>
      </w:r>
      <w:r w:rsidR="00524E24">
        <w:t xml:space="preserve"> (0,763&gt;0,05)</w:t>
      </w:r>
      <w:r>
        <w:t xml:space="preserve"> respectivamente afirmando </w:t>
      </w:r>
      <w:r w:rsidR="00524E24">
        <w:t>así</w:t>
      </w:r>
      <w:r>
        <w:t xml:space="preserve"> que la diferencia entre IPv4 e IPv6 no fueron significativa. </w:t>
      </w:r>
    </w:p>
    <w:p w:rsidR="009571A3" w:rsidRPr="00751A8E" w:rsidRDefault="00FE7BAF" w:rsidP="00366EFD">
      <w:pPr>
        <w:pStyle w:val="BodyText31"/>
        <w:overflowPunct/>
        <w:autoSpaceDE/>
        <w:spacing w:afterLines="50" w:line="360" w:lineRule="auto"/>
        <w:ind w:firstLine="284"/>
        <w:textAlignment w:val="auto"/>
        <w:outlineLvl w:val="0"/>
      </w:pPr>
      <w:r>
        <w:t>En conclusión, en todos lo</w:t>
      </w:r>
      <w:r w:rsidR="00F559DF" w:rsidRPr="00751A8E">
        <w:t>s</w:t>
      </w:r>
      <w:r>
        <w:t xml:space="preserve"> ambiente</w:t>
      </w:r>
      <w:r w:rsidR="004749E5">
        <w:t>s de pruebas</w:t>
      </w:r>
      <w:r>
        <w:t xml:space="preserve"> </w:t>
      </w:r>
      <w:r w:rsidR="00A8235F">
        <w:t>(Datos y Video)</w:t>
      </w:r>
      <w:r>
        <w:t xml:space="preserve"> s</w:t>
      </w:r>
      <w:r w:rsidR="00F559DF" w:rsidRPr="00751A8E">
        <w:t xml:space="preserve">e pudo observar que igual que el indicador anterior lo valores arrojado por F son menores que </w:t>
      </w:r>
      <w:proofErr w:type="spellStart"/>
      <w:r w:rsidR="00F559DF" w:rsidRPr="00751A8E">
        <w:t>Ftab</w:t>
      </w:r>
      <w:proofErr w:type="spellEnd"/>
      <w:r w:rsidR="00F559DF" w:rsidRPr="00751A8E">
        <w:t xml:space="preserve"> (7,71) rechazando la hipótesis alternativa y aceptando la hipótesis nula, en efecto todo los coeficientes de significancia fueron mayores que alfa afirmando que no hubo diferencia significativa entre IPv4 e IPv6.</w:t>
      </w:r>
    </w:p>
    <w:p w:rsidR="001C0E7F" w:rsidRPr="00751A8E" w:rsidRDefault="001C0E7F" w:rsidP="00366EFD">
      <w:pPr>
        <w:pStyle w:val="BodyText31"/>
        <w:overflowPunct/>
        <w:autoSpaceDE/>
        <w:spacing w:afterLines="50" w:line="360" w:lineRule="auto"/>
        <w:jc w:val="center"/>
        <w:textAlignment w:val="auto"/>
        <w:outlineLvl w:val="0"/>
        <w:rPr>
          <w:b/>
        </w:rPr>
      </w:pPr>
    </w:p>
    <w:p w:rsidR="001C0E7F" w:rsidRPr="00751A8E" w:rsidRDefault="001C0E7F" w:rsidP="00366EFD">
      <w:pPr>
        <w:pStyle w:val="BodyText31"/>
        <w:overflowPunct/>
        <w:autoSpaceDE/>
        <w:spacing w:afterLines="50" w:line="360" w:lineRule="auto"/>
        <w:jc w:val="center"/>
        <w:textAlignment w:val="auto"/>
        <w:outlineLvl w:val="0"/>
        <w:rPr>
          <w:b/>
        </w:rPr>
      </w:pPr>
    </w:p>
    <w:p w:rsidR="001C0E7F" w:rsidRPr="00751A8E" w:rsidRDefault="001C0E7F" w:rsidP="00366EFD">
      <w:pPr>
        <w:pStyle w:val="BodyText31"/>
        <w:overflowPunct/>
        <w:autoSpaceDE/>
        <w:spacing w:afterLines="50" w:line="360" w:lineRule="auto"/>
        <w:jc w:val="center"/>
        <w:textAlignment w:val="auto"/>
        <w:outlineLvl w:val="0"/>
        <w:rPr>
          <w:b/>
        </w:rPr>
      </w:pPr>
    </w:p>
    <w:p w:rsidR="004749E5" w:rsidRDefault="004749E5" w:rsidP="00366EFD">
      <w:pPr>
        <w:pStyle w:val="BodyText31"/>
        <w:overflowPunct/>
        <w:autoSpaceDE/>
        <w:spacing w:afterLines="200" w:line="360" w:lineRule="auto"/>
        <w:textAlignment w:val="auto"/>
        <w:outlineLvl w:val="0"/>
        <w:rPr>
          <w:b/>
        </w:rPr>
      </w:pPr>
    </w:p>
    <w:p w:rsidR="004749E5" w:rsidRDefault="004749E5" w:rsidP="00366EFD">
      <w:pPr>
        <w:pStyle w:val="BodyText31"/>
        <w:overflowPunct/>
        <w:autoSpaceDE/>
        <w:spacing w:afterLines="200" w:line="360" w:lineRule="auto"/>
        <w:textAlignment w:val="auto"/>
        <w:outlineLvl w:val="0"/>
        <w:rPr>
          <w:b/>
        </w:rPr>
      </w:pPr>
    </w:p>
    <w:p w:rsidR="00C00A6F" w:rsidRPr="00751A8E" w:rsidRDefault="00F559DF" w:rsidP="00366EFD">
      <w:pPr>
        <w:pStyle w:val="BodyText31"/>
        <w:overflowPunct/>
        <w:autoSpaceDE/>
        <w:spacing w:afterLines="100"/>
        <w:jc w:val="center"/>
        <w:textAlignment w:val="auto"/>
        <w:outlineLvl w:val="0"/>
        <w:rPr>
          <w:b/>
        </w:rPr>
      </w:pPr>
      <w:r w:rsidRPr="00751A8E">
        <w:rPr>
          <w:b/>
        </w:rPr>
        <w:lastRenderedPageBreak/>
        <w:t>CONCLUSIONES</w:t>
      </w:r>
    </w:p>
    <w:p w:rsidR="00C00A6F" w:rsidRPr="00751A8E" w:rsidRDefault="00F559DF" w:rsidP="00366EFD">
      <w:pPr>
        <w:pStyle w:val="BodyText31"/>
        <w:overflowPunct/>
        <w:autoSpaceDE/>
        <w:spacing w:afterLines="100" w:line="360" w:lineRule="auto"/>
        <w:ind w:firstLine="284"/>
        <w:textAlignment w:val="auto"/>
        <w:outlineLvl w:val="0"/>
      </w:pPr>
      <w:r w:rsidRPr="00751A8E">
        <w:t xml:space="preserve">1.- Se concluye que IPv6 obtuvo un comportamiento muy similar a IPv4, con diferencias </w:t>
      </w:r>
      <w:r w:rsidR="001363D6">
        <w:t>nada significativas</w:t>
      </w:r>
      <w:r w:rsidRPr="00751A8E">
        <w:t>, y que aunque el desempeño de IPv6 fue un poco menor se debe tener en cuenta que es un protocolo nuevo</w:t>
      </w:r>
      <w:r w:rsidR="00867148">
        <w:t xml:space="preserve"> y se encuentra en etapa de maduración, por lo que es previsible que su desempeño mejore en el tiempo</w:t>
      </w:r>
      <w:r w:rsidRPr="00751A8E">
        <w:t xml:space="preserve">. </w:t>
      </w:r>
    </w:p>
    <w:p w:rsidR="00C00A6F" w:rsidRDefault="00F559DF" w:rsidP="00366EFD">
      <w:pPr>
        <w:pStyle w:val="BodyText31"/>
        <w:overflowPunct/>
        <w:autoSpaceDE/>
        <w:spacing w:afterLines="100" w:line="360" w:lineRule="auto"/>
        <w:ind w:firstLine="284"/>
        <w:textAlignment w:val="auto"/>
        <w:outlineLvl w:val="0"/>
      </w:pPr>
      <w:r w:rsidRPr="00751A8E">
        <w:t xml:space="preserve">2.- </w:t>
      </w:r>
      <w:r w:rsidR="00867148">
        <w:t xml:space="preserve">Se puede </w:t>
      </w:r>
      <w:r w:rsidR="00867148" w:rsidRPr="00751A8E">
        <w:t xml:space="preserve"> </w:t>
      </w:r>
      <w:r w:rsidRPr="00751A8E">
        <w:t xml:space="preserve">notar que </w:t>
      </w:r>
      <w:r w:rsidR="00867148">
        <w:t xml:space="preserve">al enviar datos con saturación de </w:t>
      </w:r>
      <w:r w:rsidRPr="00751A8E">
        <w:t>tráfico del 0% y 50%</w:t>
      </w:r>
      <w:r w:rsidR="00867148">
        <w:t xml:space="preserve">, tanto en </w:t>
      </w:r>
      <w:r w:rsidR="00255DB8" w:rsidRPr="00751A8E">
        <w:t xml:space="preserve"> IPv4 </w:t>
      </w:r>
      <w:r w:rsidR="00867148">
        <w:t xml:space="preserve">como en </w:t>
      </w:r>
      <w:r w:rsidR="00255DB8" w:rsidRPr="00751A8E">
        <w:t>IPv6</w:t>
      </w:r>
      <w:r w:rsidR="00867148">
        <w:t>,</w:t>
      </w:r>
      <w:r w:rsidRPr="00751A8E">
        <w:t xml:space="preserve"> no hubo </w:t>
      </w:r>
      <w:r w:rsidR="00070698" w:rsidRPr="00751A8E">
        <w:t>pérdida</w:t>
      </w:r>
      <w:r w:rsidR="00867148">
        <w:t>s sustanciales</w:t>
      </w:r>
      <w:r w:rsidR="00070698" w:rsidRPr="00751A8E">
        <w:t>,</w:t>
      </w:r>
      <w:r w:rsidRPr="00751A8E">
        <w:t xml:space="preserve"> apenas la mayor pérdida de paquetes fue de 0,22% </w:t>
      </w:r>
      <w:r w:rsidR="00255DB8" w:rsidRPr="00751A8E">
        <w:t>en IPv6</w:t>
      </w:r>
      <w:r w:rsidR="00070698" w:rsidRPr="00751A8E">
        <w:t>.</w:t>
      </w:r>
      <w:r w:rsidR="00255DB8" w:rsidRPr="00751A8E">
        <w:t xml:space="preserve"> </w:t>
      </w:r>
      <w:r w:rsidR="00070698" w:rsidRPr="00751A8E">
        <w:t>D</w:t>
      </w:r>
      <w:r w:rsidRPr="00751A8E">
        <w:t>ebido a esto podemos concluir  que MPLS logro influenciar en ambos protocolos ya que opera entre la capa de enlace  y capa de red  permitiendo una conmutación más rápida.</w:t>
      </w:r>
    </w:p>
    <w:p w:rsidR="00182995" w:rsidRPr="00751A8E" w:rsidRDefault="00182995" w:rsidP="00366EFD">
      <w:pPr>
        <w:pStyle w:val="BodyText31"/>
        <w:overflowPunct/>
        <w:autoSpaceDE/>
        <w:spacing w:afterLines="100" w:line="360" w:lineRule="auto"/>
        <w:ind w:firstLine="284"/>
        <w:textAlignment w:val="auto"/>
        <w:outlineLvl w:val="0"/>
      </w:pPr>
      <w:r>
        <w:t xml:space="preserve">3.- </w:t>
      </w:r>
      <w:r w:rsidRPr="00815DD5">
        <w:rPr>
          <w:spacing w:val="-3"/>
        </w:rPr>
        <w:t>D</w:t>
      </w:r>
      <w:r>
        <w:rPr>
          <w:spacing w:val="-3"/>
        </w:rPr>
        <w:t>e forma general, al producir trá</w:t>
      </w:r>
      <w:r w:rsidRPr="00815DD5">
        <w:rPr>
          <w:spacing w:val="-3"/>
        </w:rPr>
        <w:t>fico en la red con porcentajes de saturación de 0%, 50% y 100%, respectivamente y realizando la t</w:t>
      </w:r>
      <w:r>
        <w:rPr>
          <w:spacing w:val="-3"/>
        </w:rPr>
        <w:t>ransmisión de data y video, IPv4</w:t>
      </w:r>
      <w:r w:rsidRPr="00815DD5">
        <w:rPr>
          <w:spacing w:val="-3"/>
        </w:rPr>
        <w:t xml:space="preserve"> tuvo mayor cantidad de paquetes enviados que IPv</w:t>
      </w:r>
      <w:r>
        <w:rPr>
          <w:spacing w:val="-3"/>
        </w:rPr>
        <w:t>6.</w:t>
      </w:r>
    </w:p>
    <w:p w:rsidR="00B93A3C" w:rsidRPr="008D6809" w:rsidRDefault="00182995" w:rsidP="00366EFD">
      <w:pPr>
        <w:pStyle w:val="BodyText31"/>
        <w:overflowPunct/>
        <w:autoSpaceDE/>
        <w:spacing w:afterLines="100" w:line="360" w:lineRule="auto"/>
        <w:ind w:firstLine="284"/>
        <w:textAlignment w:val="auto"/>
        <w:outlineLvl w:val="0"/>
      </w:pPr>
      <w:r>
        <w:t>4</w:t>
      </w:r>
      <w:r w:rsidR="00B93A3C" w:rsidRPr="008D6809">
        <w:t>.- En la pruebas de Video bajo la influencia del pr</w:t>
      </w:r>
      <w:r w:rsidR="00700871" w:rsidRPr="008D6809">
        <w:t>otocolo IPv6 hubo menor pé</w:t>
      </w:r>
      <w:r w:rsidR="005A6CA1" w:rsidRPr="008D6809">
        <w:t>rdida</w:t>
      </w:r>
      <w:r w:rsidR="00B93A3C" w:rsidRPr="008D6809">
        <w:t xml:space="preserve"> de datos en comparación con IPv4 </w:t>
      </w:r>
      <w:r w:rsidR="005A6CA1" w:rsidRPr="008D6809">
        <w:t>durante los tres tráficos (0%, 50% y 100%)</w:t>
      </w:r>
      <w:r w:rsidR="003F2963">
        <w:t xml:space="preserve"> donde se concluye</w:t>
      </w:r>
      <w:r w:rsidR="008D6809" w:rsidRPr="008D6809">
        <w:t xml:space="preserve"> que debido a la simplificación de los encabezado de los</w:t>
      </w:r>
      <w:r w:rsidR="00B87C05" w:rsidRPr="008D6809">
        <w:t xml:space="preserve"> datagramas</w:t>
      </w:r>
      <w:r w:rsidR="008D6809" w:rsidRPr="008D6809">
        <w:t xml:space="preserve"> en IPv6</w:t>
      </w:r>
      <w:r w:rsidR="00B87C05" w:rsidRPr="008D6809">
        <w:t xml:space="preserve"> los </w:t>
      </w:r>
      <w:r w:rsidR="00867148">
        <w:t>enrutadores</w:t>
      </w:r>
      <w:r w:rsidR="00867148" w:rsidRPr="008D6809">
        <w:t xml:space="preserve"> </w:t>
      </w:r>
      <w:r w:rsidR="008D6809">
        <w:t>pudieron procesar</w:t>
      </w:r>
      <w:r w:rsidR="008D6809" w:rsidRPr="008D6809">
        <w:t xml:space="preserve"> de </w:t>
      </w:r>
      <w:r w:rsidR="00B87C05" w:rsidRPr="008D6809">
        <w:rPr>
          <w:color w:val="000000" w:themeColor="text1"/>
          <w:shd w:val="clear" w:color="auto" w:fill="FFFFFF"/>
        </w:rPr>
        <w:t xml:space="preserve">manera más </w:t>
      </w:r>
      <w:r w:rsidR="00867148">
        <w:rPr>
          <w:color w:val="000000" w:themeColor="text1"/>
          <w:shd w:val="clear" w:color="auto" w:fill="FFFFFF"/>
        </w:rPr>
        <w:t xml:space="preserve">confiable </w:t>
      </w:r>
      <w:r w:rsidR="008D6809">
        <w:rPr>
          <w:color w:val="000000" w:themeColor="text1"/>
          <w:shd w:val="clear" w:color="auto" w:fill="FFFFFF"/>
        </w:rPr>
        <w:t xml:space="preserve">los datos. </w:t>
      </w:r>
    </w:p>
    <w:p w:rsidR="00CC3304" w:rsidRDefault="00182995" w:rsidP="00366EFD">
      <w:pPr>
        <w:pStyle w:val="BodyText31"/>
        <w:overflowPunct/>
        <w:autoSpaceDE/>
        <w:spacing w:afterLines="100" w:line="360" w:lineRule="auto"/>
        <w:ind w:firstLine="284"/>
        <w:textAlignment w:val="auto"/>
        <w:outlineLvl w:val="0"/>
      </w:pPr>
      <w:r>
        <w:t>5</w:t>
      </w:r>
      <w:r w:rsidR="000D343A">
        <w:t xml:space="preserve">.- </w:t>
      </w:r>
      <w:r w:rsidR="00A8235F">
        <w:t>E</w:t>
      </w:r>
      <w:r w:rsidR="00CC3304">
        <w:t xml:space="preserve">n </w:t>
      </w:r>
      <w:r w:rsidR="00A8235F">
        <w:t>el cuadro comparativo</w:t>
      </w:r>
      <w:r w:rsidR="00CC3304">
        <w:t xml:space="preserve"> del tráfico</w:t>
      </w:r>
      <w:r w:rsidR="00B11402">
        <w:t xml:space="preserve"> </w:t>
      </w:r>
      <w:r w:rsidR="00A8235F">
        <w:t>5</w:t>
      </w:r>
      <w:r w:rsidR="00B11402">
        <w:t>0% de datos</w:t>
      </w:r>
      <w:r w:rsidR="00A572D4">
        <w:t>,</w:t>
      </w:r>
      <w:r w:rsidR="00B11402">
        <w:t xml:space="preserve"> </w:t>
      </w:r>
      <w:r w:rsidR="00402E55">
        <w:t>se puede observar que</w:t>
      </w:r>
      <w:r w:rsidR="00524E24">
        <w:t xml:space="preserve"> el delay</w:t>
      </w:r>
      <w:r w:rsidR="00402E55">
        <w:t xml:space="preserve"> en IPv6 </w:t>
      </w:r>
      <w:r w:rsidR="00524E24">
        <w:t>fue mayor que el de</w:t>
      </w:r>
      <w:r w:rsidR="00402E55">
        <w:t xml:space="preserve"> IPv4</w:t>
      </w:r>
      <w:r w:rsidR="00524E24">
        <w:t xml:space="preserve"> cuando debía ser menor</w:t>
      </w:r>
      <w:r w:rsidR="00402E55">
        <w:t>. E</w:t>
      </w:r>
      <w:r w:rsidR="00CC3304">
        <w:t>ste resultado</w:t>
      </w:r>
      <w:r w:rsidR="003F2963">
        <w:t xml:space="preserve"> se </w:t>
      </w:r>
      <w:r w:rsidR="00540648">
        <w:t>debió</w:t>
      </w:r>
      <w:r w:rsidR="003F2963">
        <w:t xml:space="preserve"> al</w:t>
      </w:r>
      <w:r w:rsidR="00F13835">
        <w:t xml:space="preserve"> retardo de procesamiento que se da en el diseño del hardware de los dispositivos</w:t>
      </w:r>
      <w:r w:rsidR="00CC3304">
        <w:t xml:space="preserve">. </w:t>
      </w:r>
    </w:p>
    <w:p w:rsidR="001363D6" w:rsidRDefault="00182995" w:rsidP="00366EFD">
      <w:pPr>
        <w:pStyle w:val="BodyText31"/>
        <w:overflowPunct/>
        <w:autoSpaceDE/>
        <w:spacing w:afterLines="100" w:line="360" w:lineRule="auto"/>
        <w:ind w:firstLine="284"/>
        <w:textAlignment w:val="auto"/>
        <w:outlineLvl w:val="0"/>
      </w:pPr>
      <w:r>
        <w:t>6</w:t>
      </w:r>
      <w:r w:rsidR="00AC4B3D">
        <w:t>.- Aunque las diferencias entre el protocolo IPv4 e IPv6 pueden llegar ser notorias visualmente</w:t>
      </w:r>
      <w:r w:rsidR="00C757A6">
        <w:t>,</w:t>
      </w:r>
      <w:r w:rsidR="00AC4B3D">
        <w:t xml:space="preserve"> estadísticamente no lo fue</w:t>
      </w:r>
      <w:r w:rsidR="001363D6">
        <w:t>.</w:t>
      </w:r>
      <w:r w:rsidR="001363D6" w:rsidRPr="001363D6">
        <w:t xml:space="preserve"> </w:t>
      </w:r>
      <w:r w:rsidR="001363D6">
        <w:t xml:space="preserve">Al aplicar el análisis estadístico </w:t>
      </w:r>
      <w:proofErr w:type="spellStart"/>
      <w:r w:rsidR="001363D6">
        <w:t>ANOVA</w:t>
      </w:r>
      <w:proofErr w:type="spellEnd"/>
      <w:r w:rsidR="001363D6">
        <w:t xml:space="preserve"> se pudo comprobar que las diferencias entre estos dos protocolos no </w:t>
      </w:r>
      <w:r w:rsidR="00C757A6">
        <w:t>son significativas en ningún caso</w:t>
      </w:r>
      <w:r w:rsidR="001363D6">
        <w:t>.</w:t>
      </w:r>
    </w:p>
    <w:p w:rsidR="00AC4B3D" w:rsidRDefault="00182995" w:rsidP="00366EFD">
      <w:pPr>
        <w:pStyle w:val="BodyText31"/>
        <w:overflowPunct/>
        <w:autoSpaceDE/>
        <w:spacing w:afterLines="100" w:line="360" w:lineRule="auto"/>
        <w:ind w:firstLine="284"/>
        <w:textAlignment w:val="auto"/>
        <w:outlineLvl w:val="0"/>
      </w:pPr>
      <w:r>
        <w:lastRenderedPageBreak/>
        <w:t>7</w:t>
      </w:r>
      <w:r w:rsidR="00C757A6">
        <w:t>.</w:t>
      </w:r>
      <w:r>
        <w:t>-</w:t>
      </w:r>
      <w:r w:rsidR="00C757A6">
        <w:t xml:space="preserve"> De manera general, se concluye que el protocolo IPv6 no ejerce influencias negativas, cuando se aplica en redes MPLS con las características estudiadas</w:t>
      </w:r>
      <w:r w:rsidR="00C6667D">
        <w:t>.</w:t>
      </w:r>
    </w:p>
    <w:p w:rsidR="00C00A6F" w:rsidRDefault="00C00A6F"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182995" w:rsidRDefault="00182995" w:rsidP="00366EFD">
      <w:pPr>
        <w:pStyle w:val="BodyText31"/>
        <w:overflowPunct/>
        <w:autoSpaceDE/>
        <w:spacing w:afterLines="100" w:line="360" w:lineRule="auto"/>
        <w:ind w:firstLine="284"/>
        <w:textAlignment w:val="auto"/>
        <w:outlineLvl w:val="0"/>
      </w:pPr>
    </w:p>
    <w:p w:rsidR="00C00A6F" w:rsidRPr="00751A8E" w:rsidRDefault="00F559DF" w:rsidP="00366EFD">
      <w:pPr>
        <w:spacing w:afterLines="100" w:line="480" w:lineRule="auto"/>
        <w:jc w:val="center"/>
        <w:rPr>
          <w:rStyle w:val="apple-style-span"/>
          <w:rFonts w:ascii="Arial" w:hAnsi="Arial" w:cs="Arial"/>
          <w:b/>
          <w:bCs/>
          <w:i w:val="0"/>
          <w:color w:val="000000"/>
          <w:szCs w:val="24"/>
          <w:shd w:val="clear" w:color="auto" w:fill="FFFFFF"/>
          <w:lang w:val="es-ES_tradnl" w:eastAsia="ar-SA"/>
        </w:rPr>
      </w:pPr>
      <w:r w:rsidRPr="00751A8E">
        <w:rPr>
          <w:rStyle w:val="apple-style-span"/>
          <w:rFonts w:ascii="Arial" w:hAnsi="Arial" w:cs="Arial"/>
          <w:b/>
          <w:bCs/>
          <w:i w:val="0"/>
          <w:color w:val="000000"/>
          <w:szCs w:val="24"/>
          <w:shd w:val="clear" w:color="auto" w:fill="FFFFFF"/>
        </w:rPr>
        <w:lastRenderedPageBreak/>
        <w:t>RECOMENDACIONES</w:t>
      </w:r>
    </w:p>
    <w:p w:rsidR="00F559DF" w:rsidRPr="00751A8E" w:rsidRDefault="00F559DF" w:rsidP="00B14DC7">
      <w:pPr>
        <w:numPr>
          <w:ilvl w:val="0"/>
          <w:numId w:val="27"/>
        </w:numPr>
        <w:suppressAutoHyphens/>
        <w:autoSpaceDE w:val="0"/>
        <w:spacing w:after="240" w:line="360" w:lineRule="auto"/>
        <w:jc w:val="both"/>
        <w:rPr>
          <w:rFonts w:ascii="Arial" w:hAnsi="Arial" w:cs="Arial"/>
          <w:i w:val="0"/>
          <w:szCs w:val="24"/>
        </w:rPr>
      </w:pPr>
      <w:r w:rsidRPr="00751A8E">
        <w:rPr>
          <w:rFonts w:ascii="Arial" w:hAnsi="Arial" w:cs="Arial"/>
          <w:i w:val="0"/>
          <w:spacing w:val="-3"/>
          <w:szCs w:val="24"/>
        </w:rPr>
        <w:t>Desarrollar futuras investigaciones de redes basadas en MPLS aplicando políticas de calidad</w:t>
      </w:r>
      <w:r w:rsidRPr="00751A8E">
        <w:rPr>
          <w:rFonts w:ascii="Arial" w:hAnsi="Arial" w:cs="Arial"/>
          <w:i w:val="0"/>
          <w:szCs w:val="24"/>
        </w:rPr>
        <w:t>,</w:t>
      </w:r>
      <w:r w:rsidR="005A7A98" w:rsidRPr="00751A8E">
        <w:rPr>
          <w:rFonts w:ascii="Arial" w:hAnsi="Arial" w:cs="Arial"/>
          <w:i w:val="0"/>
          <w:szCs w:val="24"/>
        </w:rPr>
        <w:t xml:space="preserve"> ingeniería de tráfico</w:t>
      </w:r>
      <w:r w:rsidRPr="00751A8E">
        <w:rPr>
          <w:rFonts w:ascii="Arial" w:hAnsi="Arial" w:cs="Arial"/>
          <w:i w:val="0"/>
          <w:szCs w:val="24"/>
        </w:rPr>
        <w:t xml:space="preserve"> de tal forma que se puedan evaluar las capacidades del protocolo IPV6.</w:t>
      </w:r>
    </w:p>
    <w:p w:rsidR="00536937" w:rsidRPr="00751A8E" w:rsidRDefault="00F559DF" w:rsidP="00366EFD">
      <w:pPr>
        <w:numPr>
          <w:ilvl w:val="0"/>
          <w:numId w:val="27"/>
        </w:numPr>
        <w:spacing w:afterLines="100" w:line="360" w:lineRule="auto"/>
        <w:jc w:val="both"/>
        <w:rPr>
          <w:rFonts w:ascii="Arial" w:hAnsi="Arial" w:cs="Arial"/>
          <w:i w:val="0"/>
          <w:szCs w:val="24"/>
        </w:rPr>
      </w:pPr>
      <w:r w:rsidRPr="00751A8E">
        <w:rPr>
          <w:rFonts w:ascii="Arial" w:hAnsi="Arial" w:cs="Arial"/>
          <w:i w:val="0"/>
          <w:szCs w:val="24"/>
        </w:rPr>
        <w:t>Realizar investigaciones similares pero bajo la plataforma de Linux.</w:t>
      </w:r>
    </w:p>
    <w:p w:rsidR="00F559DF" w:rsidRPr="00751A8E" w:rsidRDefault="00F559DF" w:rsidP="00B14DC7">
      <w:pPr>
        <w:numPr>
          <w:ilvl w:val="0"/>
          <w:numId w:val="27"/>
        </w:numPr>
        <w:suppressAutoHyphens/>
        <w:autoSpaceDE w:val="0"/>
        <w:spacing w:after="240" w:line="360" w:lineRule="auto"/>
        <w:ind w:left="714" w:hanging="357"/>
        <w:jc w:val="both"/>
        <w:rPr>
          <w:rFonts w:ascii="Arial" w:hAnsi="Arial" w:cs="Arial"/>
          <w:i w:val="0"/>
          <w:szCs w:val="24"/>
        </w:rPr>
      </w:pPr>
      <w:r w:rsidRPr="00751A8E">
        <w:rPr>
          <w:rFonts w:ascii="Arial" w:hAnsi="Arial" w:cs="Arial"/>
          <w:i w:val="0"/>
          <w:szCs w:val="24"/>
        </w:rPr>
        <w:t>Realizar estas pruebas en otras topologías, observando el comportamiento del protocolo y el estándar en conjunto.</w:t>
      </w:r>
    </w:p>
    <w:p w:rsidR="00536937" w:rsidRPr="00751A8E" w:rsidRDefault="00F559DF" w:rsidP="00B14DC7">
      <w:pPr>
        <w:numPr>
          <w:ilvl w:val="0"/>
          <w:numId w:val="27"/>
        </w:numPr>
        <w:suppressAutoHyphens/>
        <w:autoSpaceDE w:val="0"/>
        <w:spacing w:after="240" w:line="360" w:lineRule="auto"/>
        <w:ind w:left="714" w:hanging="357"/>
        <w:jc w:val="both"/>
        <w:rPr>
          <w:rFonts w:ascii="Arial" w:hAnsi="Arial" w:cs="Arial"/>
          <w:i w:val="0"/>
          <w:szCs w:val="24"/>
        </w:rPr>
      </w:pPr>
      <w:r w:rsidRPr="00751A8E">
        <w:rPr>
          <w:rFonts w:ascii="Arial" w:hAnsi="Arial" w:cs="Arial"/>
          <w:i w:val="0"/>
          <w:szCs w:val="24"/>
        </w:rPr>
        <w:t>Incrementar el número de clientes y enrutadores para investigaciones con topologías similares.</w:t>
      </w:r>
    </w:p>
    <w:p w:rsidR="001F3060" w:rsidRPr="00751A8E" w:rsidRDefault="001F3060" w:rsidP="001F3060">
      <w:pPr>
        <w:suppressAutoHyphens/>
        <w:autoSpaceDE w:val="0"/>
        <w:spacing w:after="240" w:line="360" w:lineRule="auto"/>
        <w:jc w:val="both"/>
        <w:rPr>
          <w:rFonts w:ascii="Arial" w:hAnsi="Arial" w:cs="Arial"/>
          <w:i w:val="0"/>
          <w:szCs w:val="24"/>
        </w:rPr>
      </w:pPr>
    </w:p>
    <w:p w:rsidR="001F3060" w:rsidRPr="00751A8E" w:rsidRDefault="001F3060" w:rsidP="001F3060">
      <w:pPr>
        <w:suppressAutoHyphens/>
        <w:autoSpaceDE w:val="0"/>
        <w:spacing w:after="240" w:line="360" w:lineRule="auto"/>
        <w:jc w:val="both"/>
        <w:rPr>
          <w:rFonts w:ascii="Arial" w:hAnsi="Arial" w:cs="Arial"/>
          <w:i w:val="0"/>
          <w:szCs w:val="24"/>
        </w:rPr>
      </w:pPr>
    </w:p>
    <w:p w:rsidR="001F3060" w:rsidRPr="00751A8E" w:rsidRDefault="001F3060" w:rsidP="001F3060">
      <w:pPr>
        <w:suppressAutoHyphens/>
        <w:autoSpaceDE w:val="0"/>
        <w:spacing w:after="240" w:line="360" w:lineRule="auto"/>
        <w:jc w:val="both"/>
        <w:rPr>
          <w:rFonts w:ascii="Arial" w:hAnsi="Arial" w:cs="Arial"/>
          <w:i w:val="0"/>
          <w:szCs w:val="24"/>
        </w:rPr>
      </w:pPr>
    </w:p>
    <w:p w:rsidR="001F3060" w:rsidRPr="00751A8E" w:rsidRDefault="001F3060" w:rsidP="001F3060">
      <w:pPr>
        <w:suppressAutoHyphens/>
        <w:autoSpaceDE w:val="0"/>
        <w:spacing w:after="240" w:line="360" w:lineRule="auto"/>
        <w:jc w:val="both"/>
        <w:rPr>
          <w:rFonts w:ascii="Arial" w:hAnsi="Arial" w:cs="Arial"/>
          <w:i w:val="0"/>
          <w:szCs w:val="24"/>
        </w:rPr>
      </w:pPr>
    </w:p>
    <w:p w:rsidR="001F3060" w:rsidRPr="00751A8E" w:rsidRDefault="001F3060" w:rsidP="001F3060">
      <w:pPr>
        <w:suppressAutoHyphens/>
        <w:autoSpaceDE w:val="0"/>
        <w:spacing w:after="240" w:line="360" w:lineRule="auto"/>
        <w:jc w:val="both"/>
        <w:rPr>
          <w:rFonts w:ascii="Arial" w:hAnsi="Arial" w:cs="Arial"/>
          <w:i w:val="0"/>
          <w:szCs w:val="24"/>
        </w:rPr>
      </w:pPr>
    </w:p>
    <w:p w:rsidR="001F3060" w:rsidRPr="00751A8E" w:rsidRDefault="001F3060" w:rsidP="001F3060">
      <w:pPr>
        <w:suppressAutoHyphens/>
        <w:autoSpaceDE w:val="0"/>
        <w:spacing w:after="240" w:line="360" w:lineRule="auto"/>
        <w:jc w:val="both"/>
        <w:rPr>
          <w:rFonts w:ascii="Arial" w:hAnsi="Arial" w:cs="Arial"/>
          <w:i w:val="0"/>
          <w:szCs w:val="24"/>
        </w:rPr>
      </w:pPr>
    </w:p>
    <w:p w:rsidR="001F3060" w:rsidRPr="00751A8E" w:rsidRDefault="001F3060" w:rsidP="001F3060">
      <w:pPr>
        <w:suppressAutoHyphens/>
        <w:autoSpaceDE w:val="0"/>
        <w:spacing w:after="240" w:line="360" w:lineRule="auto"/>
        <w:jc w:val="both"/>
        <w:rPr>
          <w:rFonts w:ascii="Arial" w:hAnsi="Arial" w:cs="Arial"/>
          <w:i w:val="0"/>
          <w:szCs w:val="24"/>
        </w:rPr>
      </w:pPr>
    </w:p>
    <w:p w:rsidR="0079281D" w:rsidRDefault="0079281D" w:rsidP="001F3060">
      <w:pPr>
        <w:suppressAutoHyphens/>
        <w:autoSpaceDE w:val="0"/>
        <w:spacing w:after="240" w:line="360" w:lineRule="auto"/>
        <w:jc w:val="both"/>
        <w:rPr>
          <w:rFonts w:ascii="Arial" w:hAnsi="Arial" w:cs="Arial"/>
          <w:i w:val="0"/>
          <w:szCs w:val="24"/>
        </w:rPr>
      </w:pPr>
    </w:p>
    <w:p w:rsidR="0079281D" w:rsidRPr="00751A8E" w:rsidRDefault="0079281D" w:rsidP="001F3060">
      <w:pPr>
        <w:suppressAutoHyphens/>
        <w:autoSpaceDE w:val="0"/>
        <w:spacing w:after="240" w:line="360" w:lineRule="auto"/>
        <w:jc w:val="both"/>
        <w:rPr>
          <w:rFonts w:ascii="Arial" w:hAnsi="Arial" w:cs="Arial"/>
          <w:i w:val="0"/>
          <w:szCs w:val="24"/>
        </w:rPr>
      </w:pPr>
    </w:p>
    <w:p w:rsidR="001F3060" w:rsidRDefault="001F3060" w:rsidP="001F3060">
      <w:pPr>
        <w:suppressAutoHyphens/>
        <w:autoSpaceDE w:val="0"/>
        <w:spacing w:after="240" w:line="360" w:lineRule="auto"/>
        <w:jc w:val="both"/>
        <w:rPr>
          <w:rFonts w:ascii="Arial" w:hAnsi="Arial" w:cs="Arial"/>
          <w:i w:val="0"/>
          <w:szCs w:val="24"/>
        </w:rPr>
      </w:pPr>
    </w:p>
    <w:p w:rsidR="00BB0DE3" w:rsidRDefault="00BB0DE3" w:rsidP="00366EFD">
      <w:pPr>
        <w:pStyle w:val="NormalWeb"/>
        <w:spacing w:afterLines="200" w:afterAutospacing="0" w:line="360" w:lineRule="auto"/>
        <w:jc w:val="center"/>
        <w:rPr>
          <w:rFonts w:ascii="Arial" w:hAnsi="Arial" w:cs="Arial"/>
        </w:rPr>
      </w:pPr>
    </w:p>
    <w:p w:rsidR="00536937" w:rsidRPr="00751A8E" w:rsidRDefault="007D4A0B" w:rsidP="00366EFD">
      <w:pPr>
        <w:pStyle w:val="NormalWeb"/>
        <w:spacing w:afterLines="100" w:afterAutospacing="0" w:line="480" w:lineRule="auto"/>
        <w:jc w:val="center"/>
        <w:rPr>
          <w:rFonts w:ascii="Arial" w:hAnsi="Arial" w:cs="Arial"/>
          <w:b/>
        </w:rPr>
      </w:pPr>
      <w:r w:rsidRPr="00751A8E">
        <w:rPr>
          <w:rFonts w:ascii="Arial" w:hAnsi="Arial" w:cs="Arial"/>
          <w:b/>
        </w:rPr>
        <w:lastRenderedPageBreak/>
        <w:t>ÍNDICE</w:t>
      </w:r>
      <w:r w:rsidR="00F559DF" w:rsidRPr="00751A8E">
        <w:rPr>
          <w:rFonts w:ascii="Arial" w:hAnsi="Arial" w:cs="Arial"/>
          <w:b/>
        </w:rPr>
        <w:t xml:space="preserve"> DE REFERENCIA</w:t>
      </w:r>
    </w:p>
    <w:p w:rsidR="00536937" w:rsidRPr="00751A8E" w:rsidRDefault="00F559DF" w:rsidP="00366EFD">
      <w:pPr>
        <w:pStyle w:val="Textoindependiente"/>
        <w:spacing w:afterLines="100" w:line="240" w:lineRule="auto"/>
        <w:jc w:val="both"/>
        <w:rPr>
          <w:rStyle w:val="Textoennegrita"/>
          <w:rFonts w:ascii="Arial" w:hAnsi="Arial" w:cs="Arial"/>
          <w:b w:val="0"/>
          <w:bCs w:val="0"/>
          <w:color w:val="000000"/>
          <w:lang w:val="es-ES_tradnl"/>
        </w:rPr>
      </w:pPr>
      <w:r w:rsidRPr="00751A8E">
        <w:rPr>
          <w:rStyle w:val="Textoennegrita"/>
          <w:rFonts w:ascii="Arial" w:hAnsi="Arial" w:cs="Arial"/>
          <w:b w:val="0"/>
          <w:bCs w:val="0"/>
          <w:color w:val="000000"/>
        </w:rPr>
        <w:t xml:space="preserve">Arias, F. (1999), El proyecto de investigación: Guía para su elaboración. Caracas, Venezuela: </w:t>
      </w:r>
      <w:proofErr w:type="spellStart"/>
      <w:r w:rsidRPr="00751A8E">
        <w:rPr>
          <w:rStyle w:val="Textoennegrita"/>
          <w:rFonts w:ascii="Arial" w:hAnsi="Arial" w:cs="Arial"/>
          <w:b w:val="0"/>
          <w:bCs w:val="0"/>
          <w:color w:val="000000"/>
        </w:rPr>
        <w:t>Episteme</w:t>
      </w:r>
      <w:proofErr w:type="spellEnd"/>
      <w:r w:rsidRPr="00751A8E">
        <w:rPr>
          <w:rStyle w:val="Textoennegrita"/>
          <w:rFonts w:ascii="Arial" w:hAnsi="Arial" w:cs="Arial"/>
          <w:b w:val="0"/>
          <w:bCs w:val="0"/>
          <w:color w:val="000000"/>
        </w:rPr>
        <w:t>.</w:t>
      </w:r>
    </w:p>
    <w:p w:rsidR="00BB0DE3" w:rsidRDefault="00F559DF" w:rsidP="00366EFD">
      <w:pPr>
        <w:pStyle w:val="Textoindependiente"/>
        <w:spacing w:afterLines="100" w:line="240" w:lineRule="auto"/>
        <w:jc w:val="both"/>
        <w:rPr>
          <w:rFonts w:ascii="Arial" w:hAnsi="Arial" w:cs="Arial"/>
          <w:color w:val="000000"/>
          <w:shd w:val="clear" w:color="auto" w:fill="FFFFFF"/>
          <w:lang w:eastAsia="ko-KR"/>
        </w:rPr>
      </w:pPr>
      <w:proofErr w:type="spellStart"/>
      <w:r w:rsidRPr="00751A8E">
        <w:rPr>
          <w:rFonts w:ascii="Arial" w:hAnsi="Arial" w:cs="Arial"/>
          <w:color w:val="000000"/>
          <w:shd w:val="clear" w:color="auto" w:fill="FFFFFF"/>
          <w:lang w:eastAsia="ko-KR"/>
        </w:rPr>
        <w:t>Bisquerra</w:t>
      </w:r>
      <w:proofErr w:type="spellEnd"/>
      <w:r w:rsidRPr="00751A8E">
        <w:rPr>
          <w:rFonts w:ascii="Arial" w:hAnsi="Arial" w:cs="Arial"/>
          <w:color w:val="000000"/>
          <w:shd w:val="clear" w:color="auto" w:fill="FFFFFF"/>
          <w:lang w:eastAsia="ko-KR"/>
        </w:rPr>
        <w:t>, R (2000), Manual de orientación y tutoría. Barcelona: Praxis</w:t>
      </w:r>
    </w:p>
    <w:p w:rsidR="00BB0DE3" w:rsidRDefault="00F559DF" w:rsidP="00366EFD">
      <w:pPr>
        <w:pStyle w:val="Textoindependiente"/>
        <w:spacing w:afterLines="100" w:line="240" w:lineRule="auto"/>
        <w:jc w:val="both"/>
        <w:rPr>
          <w:rFonts w:ascii="Arial" w:hAnsi="Arial" w:cs="Arial"/>
          <w:color w:val="000000"/>
          <w:shd w:val="clear" w:color="auto" w:fill="FFFFFF"/>
          <w:lang w:eastAsia="ko-KR"/>
        </w:rPr>
      </w:pPr>
      <w:proofErr w:type="spellStart"/>
      <w:r w:rsidRPr="00751A8E">
        <w:rPr>
          <w:rFonts w:ascii="Arial" w:hAnsi="Arial" w:cs="Arial"/>
          <w:color w:val="000000"/>
          <w:shd w:val="clear" w:color="auto" w:fill="FFFFFF"/>
          <w:lang w:eastAsia="ko-KR"/>
        </w:rPr>
        <w:t>Boada</w:t>
      </w:r>
      <w:proofErr w:type="spellEnd"/>
      <w:r w:rsidRPr="00751A8E">
        <w:rPr>
          <w:rFonts w:ascii="Arial" w:hAnsi="Arial" w:cs="Arial"/>
          <w:color w:val="000000"/>
          <w:shd w:val="clear" w:color="auto" w:fill="FFFFFF"/>
          <w:lang w:eastAsia="ko-KR"/>
        </w:rPr>
        <w:t xml:space="preserve"> y otros (2005). IPv6 y </w:t>
      </w:r>
      <w:proofErr w:type="spellStart"/>
      <w:r w:rsidRPr="00751A8E">
        <w:rPr>
          <w:rFonts w:ascii="Arial" w:hAnsi="Arial" w:cs="Arial"/>
          <w:color w:val="000000"/>
          <w:shd w:val="clear" w:color="auto" w:fill="FFFFFF"/>
          <w:lang w:eastAsia="ko-KR"/>
        </w:rPr>
        <w:t>Multiprotocol</w:t>
      </w:r>
      <w:proofErr w:type="spellEnd"/>
      <w:r w:rsidRPr="00751A8E">
        <w:rPr>
          <w:rFonts w:ascii="Arial" w:hAnsi="Arial" w:cs="Arial"/>
          <w:color w:val="000000"/>
          <w:shd w:val="clear" w:color="auto" w:fill="FFFFFF"/>
          <w:lang w:eastAsia="ko-KR"/>
        </w:rPr>
        <w:t xml:space="preserve"> </w:t>
      </w:r>
      <w:proofErr w:type="spellStart"/>
      <w:r w:rsidRPr="00751A8E">
        <w:rPr>
          <w:rFonts w:ascii="Arial" w:hAnsi="Arial" w:cs="Arial"/>
          <w:color w:val="000000"/>
          <w:shd w:val="clear" w:color="auto" w:fill="FFFFFF"/>
          <w:lang w:eastAsia="ko-KR"/>
        </w:rPr>
        <w:t>label</w:t>
      </w:r>
      <w:proofErr w:type="spellEnd"/>
      <w:r w:rsidRPr="00751A8E">
        <w:rPr>
          <w:rFonts w:ascii="Arial" w:hAnsi="Arial" w:cs="Arial"/>
          <w:color w:val="000000"/>
          <w:shd w:val="clear" w:color="auto" w:fill="FFFFFF"/>
          <w:lang w:eastAsia="ko-KR"/>
        </w:rPr>
        <w:t xml:space="preserve"> </w:t>
      </w:r>
      <w:proofErr w:type="spellStart"/>
      <w:r w:rsidRPr="00751A8E">
        <w:rPr>
          <w:rFonts w:ascii="Arial" w:hAnsi="Arial" w:cs="Arial"/>
          <w:color w:val="000000"/>
          <w:shd w:val="clear" w:color="auto" w:fill="FFFFFF"/>
          <w:lang w:eastAsia="ko-KR"/>
        </w:rPr>
        <w:t>switching</w:t>
      </w:r>
      <w:proofErr w:type="spellEnd"/>
      <w:r w:rsidRPr="00751A8E">
        <w:rPr>
          <w:rFonts w:ascii="Arial" w:hAnsi="Arial" w:cs="Arial"/>
          <w:color w:val="000000"/>
          <w:shd w:val="clear" w:color="auto" w:fill="FFFFFF"/>
          <w:lang w:eastAsia="ko-KR"/>
        </w:rPr>
        <w:t>. Escuela politécnica nacional, Ecuador-Quito.</w:t>
      </w:r>
    </w:p>
    <w:p w:rsidR="00BB0DE3" w:rsidRDefault="00302E64" w:rsidP="00366EFD">
      <w:pPr>
        <w:pStyle w:val="Textoindependiente"/>
        <w:spacing w:afterLines="100" w:line="240" w:lineRule="auto"/>
        <w:jc w:val="both"/>
        <w:rPr>
          <w:rFonts w:ascii="Arial" w:hAnsi="Arial" w:cs="Arial"/>
          <w:color w:val="000000"/>
        </w:rPr>
      </w:pPr>
      <w:proofErr w:type="spellStart"/>
      <w:r w:rsidRPr="00751A8E">
        <w:rPr>
          <w:rFonts w:ascii="Arial" w:hAnsi="Arial" w:cs="Arial"/>
          <w:color w:val="000000"/>
          <w:shd w:val="clear" w:color="auto" w:fill="FFFFFF"/>
          <w:lang w:eastAsia="ko-KR"/>
        </w:rPr>
        <w:t>Canalis</w:t>
      </w:r>
      <w:proofErr w:type="spellEnd"/>
      <w:r w:rsidRPr="00751A8E">
        <w:rPr>
          <w:rFonts w:ascii="Arial" w:hAnsi="Arial" w:cs="Arial"/>
          <w:color w:val="000000"/>
          <w:shd w:val="clear" w:color="auto" w:fill="FFFFFF"/>
          <w:lang w:eastAsia="ko-KR"/>
        </w:rPr>
        <w:t xml:space="preserve"> (2003), MPLS (</w:t>
      </w:r>
      <w:proofErr w:type="spellStart"/>
      <w:r w:rsidRPr="00751A8E">
        <w:rPr>
          <w:rFonts w:ascii="Arial" w:hAnsi="Arial" w:cs="Arial"/>
          <w:color w:val="000000"/>
          <w:shd w:val="clear" w:color="auto" w:fill="FFFFFF"/>
          <w:lang w:eastAsia="ko-KR"/>
        </w:rPr>
        <w:t>Multiprotocol</w:t>
      </w:r>
      <w:proofErr w:type="spellEnd"/>
      <w:r w:rsidRPr="00751A8E">
        <w:rPr>
          <w:rFonts w:ascii="Arial" w:hAnsi="Arial" w:cs="Arial"/>
          <w:color w:val="000000"/>
          <w:shd w:val="clear" w:color="auto" w:fill="FFFFFF"/>
          <w:lang w:eastAsia="ko-KR"/>
        </w:rPr>
        <w:t xml:space="preserve"> </w:t>
      </w:r>
      <w:proofErr w:type="spellStart"/>
      <w:r w:rsidRPr="00751A8E">
        <w:rPr>
          <w:rFonts w:ascii="Arial" w:hAnsi="Arial" w:cs="Arial"/>
          <w:color w:val="000000"/>
          <w:shd w:val="clear" w:color="auto" w:fill="FFFFFF"/>
          <w:lang w:eastAsia="ko-KR"/>
        </w:rPr>
        <w:t>Label</w:t>
      </w:r>
      <w:proofErr w:type="spellEnd"/>
      <w:r w:rsidRPr="00751A8E">
        <w:rPr>
          <w:rFonts w:ascii="Arial" w:hAnsi="Arial" w:cs="Arial"/>
          <w:color w:val="000000"/>
          <w:shd w:val="clear" w:color="auto" w:fill="FFFFFF"/>
          <w:lang w:eastAsia="ko-KR"/>
        </w:rPr>
        <w:t xml:space="preserve"> </w:t>
      </w:r>
      <w:proofErr w:type="spellStart"/>
      <w:r w:rsidRPr="00751A8E">
        <w:rPr>
          <w:rFonts w:ascii="Arial" w:hAnsi="Arial" w:cs="Arial"/>
          <w:color w:val="000000"/>
          <w:shd w:val="clear" w:color="auto" w:fill="FFFFFF"/>
          <w:lang w:eastAsia="ko-KR"/>
        </w:rPr>
        <w:t>Switching</w:t>
      </w:r>
      <w:proofErr w:type="spellEnd"/>
      <w:r w:rsidRPr="00751A8E">
        <w:rPr>
          <w:rFonts w:ascii="Arial" w:hAnsi="Arial" w:cs="Arial"/>
          <w:color w:val="000000"/>
          <w:shd w:val="clear" w:color="auto" w:fill="FFFFFF"/>
          <w:lang w:eastAsia="ko-KR"/>
        </w:rPr>
        <w:t xml:space="preserve">), Disponible en: </w:t>
      </w:r>
      <w:hyperlink r:id="rId77" w:history="1">
        <w:r w:rsidR="00F559DF" w:rsidRPr="00751A8E">
          <w:rPr>
            <w:rStyle w:val="Hipervnculo"/>
            <w:rFonts w:ascii="Arial" w:hAnsi="Arial" w:cs="Arial"/>
            <w:color w:val="000000"/>
            <w:u w:val="none"/>
          </w:rPr>
          <w:t>http://exa.unne.edu.ar/depar/areas/informatica/SistemasOperativos/libmpls.PDF</w:t>
        </w:r>
      </w:hyperlink>
    </w:p>
    <w:p w:rsidR="00BB0DE3" w:rsidRDefault="00F559DF" w:rsidP="00366EFD">
      <w:pPr>
        <w:pStyle w:val="Textoindependiente"/>
        <w:spacing w:afterLines="100" w:line="240" w:lineRule="auto"/>
        <w:jc w:val="both"/>
        <w:rPr>
          <w:rFonts w:ascii="Arial" w:hAnsi="Arial" w:cs="Arial"/>
          <w:color w:val="000000"/>
        </w:rPr>
      </w:pPr>
      <w:r w:rsidRPr="00751A8E">
        <w:rPr>
          <w:rFonts w:ascii="Arial" w:hAnsi="Arial" w:cs="Arial"/>
        </w:rPr>
        <w:t xml:space="preserve">Castro, Liliana. 2009. </w:t>
      </w:r>
      <w:r w:rsidRPr="00751A8E">
        <w:rPr>
          <w:rFonts w:ascii="Arial" w:hAnsi="Arial" w:cs="Arial"/>
          <w:bCs/>
        </w:rPr>
        <w:t xml:space="preserve">Calidad de servicio de una WAN complementada con tecnología inalámbrica y el protocolo de Internet versión 6. </w:t>
      </w:r>
      <w:r w:rsidRPr="00751A8E">
        <w:rPr>
          <w:rFonts w:ascii="Arial" w:hAnsi="Arial" w:cs="Arial"/>
          <w:spacing w:val="-3"/>
        </w:rPr>
        <w:t>Proyecto de Trabajo Especial de Grado presentado para optar  al título de Licenciada en Computación - La Universidad del Zulia. Edo. Zulia. Venezuela</w:t>
      </w:r>
    </w:p>
    <w:p w:rsidR="00BB0DE3" w:rsidRDefault="00F559DF" w:rsidP="00366EFD">
      <w:pPr>
        <w:pStyle w:val="Textoindependiente"/>
        <w:spacing w:afterLines="100" w:line="240" w:lineRule="auto"/>
        <w:jc w:val="both"/>
        <w:rPr>
          <w:rFonts w:ascii="Arial" w:hAnsi="Arial" w:cs="Arial"/>
          <w:color w:val="000000"/>
        </w:rPr>
      </w:pPr>
      <w:r w:rsidRPr="00751A8E">
        <w:rPr>
          <w:rFonts w:ascii="Arial" w:hAnsi="Arial" w:cs="Arial"/>
          <w:color w:val="000000"/>
        </w:rPr>
        <w:t xml:space="preserve">Cisco (2011), Calidad de servicio. Disponible en: </w:t>
      </w:r>
      <w:hyperlink r:id="rId78" w:history="1">
        <w:r w:rsidRPr="00751A8E">
          <w:rPr>
            <w:rStyle w:val="Hipervnculo"/>
            <w:rFonts w:ascii="Arial" w:hAnsi="Arial" w:cs="Arial"/>
            <w:color w:val="000000"/>
            <w:u w:val="none"/>
          </w:rPr>
          <w:t>http://www.cisco.com/web/learning/netacad/index.html</w:t>
        </w:r>
      </w:hyperlink>
    </w:p>
    <w:p w:rsidR="00BB0DE3" w:rsidRDefault="00F559DF" w:rsidP="00366EFD">
      <w:pPr>
        <w:pStyle w:val="Textoindependiente"/>
        <w:spacing w:afterLines="100" w:line="240" w:lineRule="auto"/>
        <w:jc w:val="both"/>
        <w:rPr>
          <w:rFonts w:ascii="Arial" w:hAnsi="Arial" w:cs="Arial"/>
          <w:color w:val="000000"/>
        </w:rPr>
      </w:pPr>
      <w:proofErr w:type="spellStart"/>
      <w:r w:rsidRPr="00751A8E">
        <w:rPr>
          <w:rFonts w:ascii="Arial" w:hAnsi="Arial" w:cs="Arial"/>
          <w:color w:val="000000"/>
        </w:rPr>
        <w:t>Deering</w:t>
      </w:r>
      <w:proofErr w:type="spellEnd"/>
      <w:r w:rsidRPr="00751A8E">
        <w:rPr>
          <w:rFonts w:ascii="Arial" w:hAnsi="Arial" w:cs="Arial"/>
          <w:color w:val="000000"/>
        </w:rPr>
        <w:t xml:space="preserve"> y </w:t>
      </w:r>
      <w:proofErr w:type="spellStart"/>
      <w:r w:rsidRPr="00751A8E">
        <w:rPr>
          <w:rFonts w:ascii="Arial" w:hAnsi="Arial" w:cs="Arial"/>
          <w:color w:val="000000"/>
        </w:rPr>
        <w:t>Hiden</w:t>
      </w:r>
      <w:proofErr w:type="spellEnd"/>
      <w:r w:rsidRPr="00751A8E">
        <w:rPr>
          <w:rFonts w:ascii="Arial" w:hAnsi="Arial" w:cs="Arial"/>
          <w:color w:val="000000"/>
        </w:rPr>
        <w:t xml:space="preserve"> (1998), Protocolo de Internet </w:t>
      </w:r>
      <w:proofErr w:type="spellStart"/>
      <w:r w:rsidRPr="00751A8E">
        <w:rPr>
          <w:rFonts w:ascii="Arial" w:hAnsi="Arial" w:cs="Arial"/>
          <w:color w:val="000000"/>
        </w:rPr>
        <w:t>Version</w:t>
      </w:r>
      <w:proofErr w:type="spellEnd"/>
      <w:r w:rsidRPr="00751A8E">
        <w:rPr>
          <w:rFonts w:ascii="Arial" w:hAnsi="Arial" w:cs="Arial"/>
          <w:color w:val="000000"/>
        </w:rPr>
        <w:t xml:space="preserve"> 6 (IPv6). Disponible en:  </w:t>
      </w:r>
      <w:hyperlink r:id="rId79" w:history="1">
        <w:r w:rsidRPr="00751A8E">
          <w:rPr>
            <w:rStyle w:val="Hipervnculo"/>
            <w:rFonts w:ascii="Arial" w:hAnsi="Arial" w:cs="Arial"/>
            <w:color w:val="000000"/>
            <w:u w:val="none"/>
          </w:rPr>
          <w:t>http://www.ietf.org/rfc/rfc2460.txt</w:t>
        </w:r>
      </w:hyperlink>
    </w:p>
    <w:p w:rsidR="00BB0DE3" w:rsidRDefault="00F559DF" w:rsidP="00366EFD">
      <w:pPr>
        <w:pStyle w:val="NormalWeb"/>
        <w:spacing w:afterLines="50" w:afterAutospacing="0" w:line="360" w:lineRule="auto"/>
        <w:rPr>
          <w:rFonts w:ascii="Arial" w:hAnsi="Arial" w:cs="Arial"/>
          <w:color w:val="000000"/>
        </w:rPr>
      </w:pPr>
      <w:r w:rsidRPr="00751A8E">
        <w:rPr>
          <w:rFonts w:ascii="Arial" w:hAnsi="Arial" w:cs="Arial"/>
          <w:color w:val="000000"/>
        </w:rPr>
        <w:t xml:space="preserve">Doménico y García (2011), Medición y análisis de tráfico en redes MPLS. Disponible en:  </w:t>
      </w:r>
      <w:hyperlink r:id="rId80" w:history="1">
        <w:r w:rsidRPr="00751A8E">
          <w:rPr>
            <w:rStyle w:val="Hipervnculo"/>
            <w:rFonts w:ascii="Arial" w:hAnsi="Arial" w:cs="Arial"/>
            <w:color w:val="000000"/>
            <w:u w:val="none"/>
          </w:rPr>
          <w:t>http://tesis.pucp.edu.pe/repositorio/handle/123456789/212</w:t>
        </w:r>
      </w:hyperlink>
    </w:p>
    <w:p w:rsidR="00BB0DE3" w:rsidRDefault="00F559DF" w:rsidP="00366EFD">
      <w:pPr>
        <w:pStyle w:val="Textoindependiente"/>
        <w:spacing w:afterLines="100" w:line="240" w:lineRule="auto"/>
        <w:jc w:val="both"/>
        <w:rPr>
          <w:rFonts w:ascii="Arial" w:hAnsi="Arial" w:cs="Arial"/>
          <w:color w:val="000000"/>
        </w:rPr>
      </w:pPr>
      <w:proofErr w:type="spellStart"/>
      <w:r w:rsidRPr="00751A8E">
        <w:rPr>
          <w:rFonts w:ascii="Arial" w:hAnsi="Arial" w:cs="Arial"/>
          <w:color w:val="000000"/>
        </w:rPr>
        <w:t>Eliza</w:t>
      </w:r>
      <w:proofErr w:type="spellEnd"/>
      <w:r w:rsidRPr="00751A8E">
        <w:rPr>
          <w:rFonts w:ascii="Arial" w:hAnsi="Arial" w:cs="Arial"/>
          <w:color w:val="000000"/>
        </w:rPr>
        <w:t xml:space="preserve">, Gauna (2011), </w:t>
      </w:r>
      <w:r w:rsidRPr="00751A8E">
        <w:rPr>
          <w:rFonts w:ascii="Arial" w:hAnsi="Arial" w:cs="Arial"/>
          <w:iCs/>
        </w:rPr>
        <w:t xml:space="preserve">Evaluación del protocolo IPV6 en una red WAN soportada por el Estándar 802.11n. </w:t>
      </w:r>
      <w:r w:rsidRPr="00751A8E">
        <w:rPr>
          <w:rFonts w:ascii="Arial" w:hAnsi="Arial" w:cs="Arial"/>
          <w:spacing w:val="-3"/>
        </w:rPr>
        <w:t>Proyecto de Trabajo Especial de Grado presentado para optar  al título de Licenciada en Computación - La Universidad del Zulia. Edo. Zulia. Venezuela</w:t>
      </w:r>
    </w:p>
    <w:p w:rsidR="00BB0DE3" w:rsidRDefault="00F559DF" w:rsidP="00366EFD">
      <w:pPr>
        <w:pStyle w:val="NormalWeb"/>
        <w:spacing w:afterLines="50" w:afterAutospacing="0" w:line="360" w:lineRule="auto"/>
        <w:rPr>
          <w:rFonts w:ascii="Arial" w:hAnsi="Arial" w:cs="Arial"/>
          <w:color w:val="000000"/>
        </w:rPr>
      </w:pPr>
      <w:proofErr w:type="spellStart"/>
      <w:r w:rsidRPr="00751A8E">
        <w:rPr>
          <w:rFonts w:ascii="Arial" w:hAnsi="Arial" w:cs="Arial"/>
          <w:color w:val="000000"/>
        </w:rPr>
        <w:t>Eveliux</w:t>
      </w:r>
      <w:proofErr w:type="spellEnd"/>
      <w:r w:rsidRPr="00751A8E">
        <w:rPr>
          <w:rFonts w:ascii="Arial" w:hAnsi="Arial" w:cs="Arial"/>
          <w:color w:val="000000"/>
        </w:rPr>
        <w:t xml:space="preserve"> (2011),  Definición de Protocolo</w:t>
      </w:r>
      <w:r w:rsidR="00220E3A" w:rsidRPr="00751A8E">
        <w:rPr>
          <w:rFonts w:ascii="Arial" w:hAnsi="Arial" w:cs="Arial"/>
          <w:color w:val="000000"/>
        </w:rPr>
        <w:t>.</w:t>
      </w:r>
      <w:r w:rsidRPr="00751A8E">
        <w:rPr>
          <w:rFonts w:ascii="Arial" w:hAnsi="Arial" w:cs="Arial"/>
          <w:color w:val="000000"/>
        </w:rPr>
        <w:t xml:space="preserve"> Disponible en: </w:t>
      </w:r>
      <w:hyperlink r:id="rId81" w:history="1">
        <w:r w:rsidRPr="00751A8E">
          <w:rPr>
            <w:rStyle w:val="Hipervnculo"/>
            <w:rFonts w:ascii="Arial" w:hAnsi="Arial" w:cs="Arial"/>
            <w:color w:val="000000"/>
            <w:u w:val="none"/>
          </w:rPr>
          <w:t>http://www.eveliux.com/mx/curso-de-telecomunicaciones-y-redes.php</w:t>
        </w:r>
      </w:hyperlink>
      <w:r w:rsidRPr="00751A8E">
        <w:rPr>
          <w:rFonts w:ascii="Arial" w:hAnsi="Arial" w:cs="Arial"/>
          <w:color w:val="000000"/>
        </w:rPr>
        <w:t xml:space="preserve"> </w:t>
      </w:r>
    </w:p>
    <w:p w:rsidR="00BB0DE3" w:rsidRDefault="00220E3A" w:rsidP="00366EFD">
      <w:pPr>
        <w:pStyle w:val="NormalWeb"/>
        <w:spacing w:afterLines="50" w:afterAutospacing="0" w:line="360" w:lineRule="auto"/>
        <w:rPr>
          <w:rFonts w:ascii="Arial" w:hAnsi="Arial" w:cs="Arial"/>
          <w:color w:val="000000" w:themeColor="text1"/>
        </w:rPr>
      </w:pPr>
      <w:r w:rsidRPr="00751A8E">
        <w:rPr>
          <w:rFonts w:ascii="Arial" w:hAnsi="Arial" w:cs="Arial"/>
        </w:rPr>
        <w:t xml:space="preserve">Fernández (2001), VIII Jornada Iberoamericana de Informática. Disponible en: </w:t>
      </w:r>
      <w:hyperlink r:id="rId82" w:history="1">
        <w:r w:rsidRPr="00751A8E">
          <w:rPr>
            <w:rStyle w:val="Hipervnculo"/>
            <w:rFonts w:ascii="Arial" w:hAnsi="Arial" w:cs="Arial"/>
            <w:color w:val="000000" w:themeColor="text1"/>
            <w:u w:val="none"/>
          </w:rPr>
          <w:t>http://www.ati.es/novatica/2001/151/glovoip.pdf</w:t>
        </w:r>
      </w:hyperlink>
    </w:p>
    <w:p w:rsidR="00BB0DE3" w:rsidRDefault="00F559DF" w:rsidP="00366EFD">
      <w:pPr>
        <w:pStyle w:val="NormalWeb"/>
        <w:spacing w:afterLines="50" w:afterAutospacing="0" w:line="360" w:lineRule="auto"/>
        <w:rPr>
          <w:rStyle w:val="apple-style-span"/>
          <w:rFonts w:ascii="Arial" w:hAnsi="Arial" w:cs="Arial"/>
          <w:color w:val="000000"/>
        </w:rPr>
      </w:pPr>
      <w:r w:rsidRPr="00751A8E">
        <w:rPr>
          <w:rStyle w:val="apple-style-span"/>
          <w:rFonts w:ascii="Arial" w:hAnsi="Arial" w:cs="Arial"/>
          <w:color w:val="000000"/>
        </w:rPr>
        <w:t>Ferrer y Rocas  (2001), Telemedicina. España, Madrid Panamericana.</w:t>
      </w:r>
    </w:p>
    <w:p w:rsidR="00730310" w:rsidRDefault="00220E3A" w:rsidP="00366EFD">
      <w:pPr>
        <w:pStyle w:val="NormalWeb"/>
        <w:spacing w:afterLines="50" w:afterAutospacing="0" w:line="360" w:lineRule="auto"/>
        <w:rPr>
          <w:rStyle w:val="apple-style-span"/>
          <w:rFonts w:ascii="Arial" w:hAnsi="Arial" w:cs="Arial"/>
          <w:color w:val="000000"/>
        </w:rPr>
      </w:pPr>
      <w:r w:rsidRPr="00751A8E">
        <w:rPr>
          <w:rStyle w:val="apple-style-span"/>
          <w:rFonts w:ascii="Arial" w:hAnsi="Arial" w:cs="Arial"/>
          <w:color w:val="000000"/>
        </w:rPr>
        <w:t xml:space="preserve">Ferrer (2007), Diseño de redes LAN. Disponible en: </w:t>
      </w:r>
      <w:hyperlink r:id="rId83" w:history="1">
        <w:r w:rsidR="001F3060" w:rsidRPr="00751A8E">
          <w:rPr>
            <w:rStyle w:val="Hipervnculo"/>
            <w:rFonts w:ascii="Arial" w:hAnsi="Arial" w:cs="Arial"/>
            <w:color w:val="000000" w:themeColor="text1"/>
            <w:u w:val="none"/>
          </w:rPr>
          <w:t>http://www.sisteseg.com/files/Microsoft_Word_-_RED_LAN_Y_SU_TECNOLOGIA.pdf</w:t>
        </w:r>
      </w:hyperlink>
    </w:p>
    <w:p w:rsidR="00730310" w:rsidRDefault="00F559DF" w:rsidP="00366EFD">
      <w:pPr>
        <w:pStyle w:val="NormalWeb"/>
        <w:spacing w:afterLines="50" w:afterAutospacing="0" w:line="360" w:lineRule="auto"/>
        <w:rPr>
          <w:rFonts w:ascii="Arial" w:hAnsi="Arial" w:cs="Arial"/>
          <w:color w:val="000000"/>
        </w:rPr>
      </w:pPr>
      <w:r w:rsidRPr="00751A8E">
        <w:rPr>
          <w:rStyle w:val="apple-style-span"/>
          <w:rFonts w:ascii="Arial" w:hAnsi="Arial" w:cs="Arial"/>
          <w:color w:val="000000"/>
        </w:rPr>
        <w:lastRenderedPageBreak/>
        <w:t xml:space="preserve">Grajales (2000), Tipos de </w:t>
      </w:r>
      <w:r w:rsidR="00700871" w:rsidRPr="00751A8E">
        <w:rPr>
          <w:rStyle w:val="apple-style-span"/>
          <w:rFonts w:ascii="Arial" w:hAnsi="Arial" w:cs="Arial"/>
          <w:color w:val="000000"/>
        </w:rPr>
        <w:t>Investigación</w:t>
      </w:r>
      <w:r w:rsidRPr="00751A8E">
        <w:rPr>
          <w:rStyle w:val="apple-style-span"/>
          <w:rFonts w:ascii="Arial" w:hAnsi="Arial" w:cs="Arial"/>
          <w:color w:val="000000"/>
        </w:rPr>
        <w:t xml:space="preserve">. Disponible en: </w:t>
      </w:r>
      <w:hyperlink r:id="rId84" w:history="1">
        <w:r w:rsidRPr="00751A8E">
          <w:rPr>
            <w:rStyle w:val="Hipervnculo"/>
            <w:rFonts w:ascii="Arial" w:hAnsi="Arial" w:cs="Arial"/>
            <w:color w:val="000000"/>
            <w:u w:val="none"/>
          </w:rPr>
          <w:t>http://tgrajales.net/investipos.pdf</w:t>
        </w:r>
      </w:hyperlink>
    </w:p>
    <w:p w:rsidR="00730310" w:rsidRDefault="00F559DF" w:rsidP="00366EFD">
      <w:pPr>
        <w:spacing w:beforeLines="100" w:afterLines="100"/>
        <w:jc w:val="both"/>
        <w:rPr>
          <w:rFonts w:ascii="Arial" w:hAnsi="Arial" w:cs="Arial"/>
          <w:i w:val="0"/>
          <w:color w:val="000000"/>
          <w:szCs w:val="24"/>
        </w:rPr>
      </w:pPr>
      <w:r w:rsidRPr="00751A8E">
        <w:rPr>
          <w:rFonts w:ascii="Arial" w:hAnsi="Arial" w:cs="Arial"/>
          <w:i w:val="0"/>
          <w:color w:val="000000"/>
          <w:szCs w:val="24"/>
        </w:rPr>
        <w:t xml:space="preserve">Hernández, R. Fernández, C. y Baptista, P. (2003). Metodología de la Investigación. Caracas: </w:t>
      </w:r>
      <w:proofErr w:type="spellStart"/>
      <w:r w:rsidRPr="00751A8E">
        <w:rPr>
          <w:rFonts w:ascii="Arial" w:hAnsi="Arial" w:cs="Arial"/>
          <w:i w:val="0"/>
          <w:color w:val="000000"/>
          <w:szCs w:val="24"/>
        </w:rPr>
        <w:t>McGrawHill</w:t>
      </w:r>
      <w:proofErr w:type="spellEnd"/>
      <w:r w:rsidRPr="00751A8E">
        <w:rPr>
          <w:rFonts w:ascii="Arial" w:hAnsi="Arial" w:cs="Arial"/>
          <w:i w:val="0"/>
          <w:color w:val="000000"/>
          <w:szCs w:val="24"/>
        </w:rPr>
        <w:t>.</w:t>
      </w:r>
    </w:p>
    <w:p w:rsidR="00F559DF" w:rsidRPr="00751A8E" w:rsidRDefault="00F559DF" w:rsidP="00AA1F86">
      <w:pPr>
        <w:pStyle w:val="Ttulo3"/>
        <w:numPr>
          <w:ilvl w:val="0"/>
          <w:numId w:val="0"/>
        </w:numPr>
        <w:spacing w:line="225" w:lineRule="atLeast"/>
        <w:rPr>
          <w:rFonts w:ascii="Arial" w:hAnsi="Arial" w:cs="Arial"/>
          <w:b w:val="0"/>
          <w:bCs/>
          <w:color w:val="000000"/>
          <w:sz w:val="24"/>
          <w:szCs w:val="24"/>
          <w:shd w:val="clear" w:color="auto" w:fill="FFFFFF"/>
        </w:rPr>
      </w:pPr>
      <w:proofErr w:type="spellStart"/>
      <w:proofErr w:type="gramStart"/>
      <w:r w:rsidRPr="00751A8E">
        <w:rPr>
          <w:rFonts w:ascii="Arial" w:hAnsi="Arial" w:cs="Arial"/>
          <w:b w:val="0"/>
          <w:color w:val="000000"/>
          <w:sz w:val="24"/>
          <w:szCs w:val="24"/>
          <w:lang w:val="en-US"/>
        </w:rPr>
        <w:t>IETF</w:t>
      </w:r>
      <w:proofErr w:type="spellEnd"/>
      <w:r w:rsidRPr="00751A8E">
        <w:rPr>
          <w:rFonts w:ascii="Arial" w:hAnsi="Arial" w:cs="Arial"/>
          <w:b w:val="0"/>
          <w:color w:val="000000"/>
          <w:sz w:val="24"/>
          <w:szCs w:val="24"/>
          <w:lang w:val="en-US"/>
        </w:rPr>
        <w:t xml:space="preserve"> (2011), </w:t>
      </w:r>
      <w:hyperlink r:id="rId85" w:history="1">
        <w:r w:rsidRPr="00751A8E">
          <w:rPr>
            <w:rStyle w:val="nfasis"/>
            <w:rFonts w:ascii="Arial" w:hAnsi="Arial" w:cs="Arial"/>
            <w:b w:val="0"/>
            <w:i w:val="0"/>
            <w:iCs w:val="0"/>
            <w:color w:val="000000"/>
            <w:sz w:val="24"/>
            <w:szCs w:val="24"/>
            <w:shd w:val="clear" w:color="auto" w:fill="FFFFFF"/>
            <w:lang w:val="en-US"/>
          </w:rPr>
          <w:t>Internet Engineering Task Force</w:t>
        </w:r>
      </w:hyperlink>
      <w:r w:rsidRPr="00751A8E">
        <w:rPr>
          <w:rFonts w:ascii="Arial" w:hAnsi="Arial" w:cs="Arial"/>
          <w:b w:val="0"/>
          <w:bCs/>
          <w:color w:val="000000"/>
          <w:sz w:val="24"/>
          <w:szCs w:val="24"/>
          <w:shd w:val="clear" w:color="auto" w:fill="FFFFFF"/>
          <w:lang w:val="en-US"/>
        </w:rPr>
        <w:t>.</w:t>
      </w:r>
      <w:proofErr w:type="gramEnd"/>
      <w:r w:rsidRPr="00751A8E">
        <w:rPr>
          <w:rFonts w:ascii="Arial" w:hAnsi="Arial" w:cs="Arial"/>
          <w:b w:val="0"/>
          <w:bCs/>
          <w:color w:val="000000"/>
          <w:sz w:val="24"/>
          <w:szCs w:val="24"/>
          <w:shd w:val="clear" w:color="auto" w:fill="FFFFFF"/>
          <w:lang w:val="en-US"/>
        </w:rPr>
        <w:t xml:space="preserve"> </w:t>
      </w:r>
      <w:r w:rsidR="00302E64" w:rsidRPr="00751A8E">
        <w:rPr>
          <w:rFonts w:ascii="Arial" w:hAnsi="Arial" w:cs="Arial"/>
          <w:b w:val="0"/>
          <w:bCs/>
          <w:color w:val="000000"/>
          <w:sz w:val="24"/>
          <w:szCs w:val="24"/>
          <w:shd w:val="clear" w:color="auto" w:fill="FFFFFF"/>
        </w:rPr>
        <w:t xml:space="preserve">Disponible en: </w:t>
      </w:r>
      <w:hyperlink r:id="rId86" w:history="1">
        <w:r w:rsidRPr="00751A8E">
          <w:rPr>
            <w:rStyle w:val="Hipervnculo"/>
            <w:rFonts w:ascii="Arial" w:hAnsi="Arial" w:cs="Arial"/>
            <w:b w:val="0"/>
            <w:color w:val="000000"/>
            <w:sz w:val="24"/>
            <w:szCs w:val="24"/>
            <w:u w:val="none"/>
          </w:rPr>
          <w:t>http://www.ietf.org/</w:t>
        </w:r>
      </w:hyperlink>
      <w:r w:rsidR="00302E64" w:rsidRPr="00751A8E">
        <w:rPr>
          <w:rFonts w:ascii="Arial" w:hAnsi="Arial" w:cs="Arial"/>
          <w:b w:val="0"/>
          <w:bCs/>
          <w:color w:val="000000"/>
          <w:sz w:val="24"/>
          <w:szCs w:val="24"/>
          <w:shd w:val="clear" w:color="auto" w:fill="FFFFFF"/>
        </w:rPr>
        <w:t> </w:t>
      </w:r>
    </w:p>
    <w:p w:rsidR="00D773D9" w:rsidRPr="00751A8E" w:rsidRDefault="00D773D9" w:rsidP="00D773D9">
      <w:pPr>
        <w:rPr>
          <w:rFonts w:ascii="Arial" w:hAnsi="Arial" w:cs="Arial"/>
          <w:i w:val="0"/>
          <w:szCs w:val="24"/>
        </w:rPr>
      </w:pPr>
    </w:p>
    <w:p w:rsidR="00D773D9" w:rsidRPr="00751A8E" w:rsidRDefault="00D773D9" w:rsidP="00D773D9">
      <w:pPr>
        <w:rPr>
          <w:rFonts w:ascii="Arial" w:hAnsi="Arial" w:cs="Arial"/>
          <w:szCs w:val="24"/>
          <w:lang w:val="es-VE"/>
        </w:rPr>
      </w:pPr>
      <w:proofErr w:type="spellStart"/>
      <w:r w:rsidRPr="00751A8E">
        <w:rPr>
          <w:rFonts w:ascii="Arial" w:hAnsi="Arial" w:cs="Arial"/>
          <w:i w:val="0"/>
          <w:szCs w:val="24"/>
        </w:rPr>
        <w:t>Interiano</w:t>
      </w:r>
      <w:proofErr w:type="spellEnd"/>
      <w:r w:rsidRPr="00751A8E">
        <w:rPr>
          <w:rFonts w:ascii="Arial" w:hAnsi="Arial" w:cs="Arial"/>
          <w:i w:val="0"/>
          <w:szCs w:val="24"/>
        </w:rPr>
        <w:t xml:space="preserve"> y montes (2005), Ethernet Conmutada. Disponible en: </w:t>
      </w:r>
      <w:hyperlink r:id="rId87" w:history="1">
        <w:r w:rsidRPr="00751A8E">
          <w:rPr>
            <w:rStyle w:val="Hipervnculo"/>
            <w:rFonts w:ascii="Arial" w:hAnsi="Arial" w:cs="Arial"/>
            <w:i w:val="0"/>
            <w:color w:val="000000" w:themeColor="text1"/>
            <w:szCs w:val="24"/>
            <w:u w:val="none"/>
          </w:rPr>
          <w:t>http://www.ie.itcr.ac.cr/faustino/Redes/Clase9/</w:t>
        </w:r>
      </w:hyperlink>
    </w:p>
    <w:p w:rsidR="00F559DF" w:rsidRPr="00751A8E" w:rsidRDefault="00F559DF" w:rsidP="00366EFD">
      <w:pPr>
        <w:pStyle w:val="NormalWeb"/>
        <w:spacing w:afterLines="50" w:afterAutospacing="0" w:line="360" w:lineRule="auto"/>
        <w:rPr>
          <w:rFonts w:ascii="Arial" w:hAnsi="Arial" w:cs="Arial"/>
          <w:color w:val="000000"/>
        </w:rPr>
      </w:pPr>
      <w:r w:rsidRPr="00751A8E">
        <w:rPr>
          <w:rStyle w:val="apple-style-span"/>
          <w:rFonts w:ascii="Arial" w:hAnsi="Arial" w:cs="Arial"/>
          <w:color w:val="000000"/>
        </w:rPr>
        <w:t xml:space="preserve">Jara (2004), Docencia en </w:t>
      </w:r>
      <w:proofErr w:type="spellStart"/>
      <w:r w:rsidRPr="00751A8E">
        <w:rPr>
          <w:rStyle w:val="apple-style-span"/>
          <w:rFonts w:ascii="Arial" w:hAnsi="Arial" w:cs="Arial"/>
          <w:color w:val="000000"/>
        </w:rPr>
        <w:t>Qos</w:t>
      </w:r>
      <w:proofErr w:type="spellEnd"/>
      <w:r w:rsidRPr="00751A8E">
        <w:rPr>
          <w:rStyle w:val="apple-style-span"/>
          <w:rFonts w:ascii="Arial" w:hAnsi="Arial" w:cs="Arial"/>
          <w:color w:val="000000"/>
        </w:rPr>
        <w:t xml:space="preserve"> orientada a rede MPLS. Disponible en: </w:t>
      </w:r>
      <w:hyperlink r:id="rId88" w:history="1">
        <w:r w:rsidRPr="00751A8E">
          <w:rPr>
            <w:rStyle w:val="Hipervnculo"/>
            <w:rFonts w:ascii="Arial" w:hAnsi="Arial" w:cs="Arial"/>
            <w:color w:val="000000"/>
            <w:u w:val="none"/>
          </w:rPr>
          <w:t>http://toip.uchile.cl/mediawiki/upload/9/92/Redaccion73.pdf</w:t>
        </w:r>
      </w:hyperlink>
    </w:p>
    <w:p w:rsidR="00BB0DE3" w:rsidRDefault="00F559DF" w:rsidP="00366EFD">
      <w:pPr>
        <w:autoSpaceDE w:val="0"/>
        <w:spacing w:afterLines="100"/>
        <w:jc w:val="both"/>
        <w:rPr>
          <w:rFonts w:ascii="Arial" w:hAnsi="Arial" w:cs="Arial"/>
          <w:i w:val="0"/>
          <w:color w:val="000000"/>
          <w:szCs w:val="24"/>
          <w:lang w:val="en-US"/>
        </w:rPr>
      </w:pPr>
      <w:proofErr w:type="spellStart"/>
      <w:r w:rsidRPr="00751A8E">
        <w:rPr>
          <w:rFonts w:ascii="Arial" w:hAnsi="Arial" w:cs="Arial"/>
          <w:i w:val="0"/>
          <w:color w:val="000000"/>
          <w:szCs w:val="24"/>
          <w:lang w:val="en-US"/>
        </w:rPr>
        <w:t>Massart</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D.L.</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B.M.G.</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Vandeginste</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L.M.C.</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Buydens</w:t>
      </w:r>
      <w:proofErr w:type="spellEnd"/>
      <w:r w:rsidRPr="00751A8E">
        <w:rPr>
          <w:rFonts w:ascii="Arial" w:hAnsi="Arial" w:cs="Arial"/>
          <w:i w:val="0"/>
          <w:color w:val="000000"/>
          <w:szCs w:val="24"/>
          <w:lang w:val="en-US"/>
        </w:rPr>
        <w:t xml:space="preserve">, S. de </w:t>
      </w:r>
      <w:proofErr w:type="spellStart"/>
      <w:r w:rsidRPr="00751A8E">
        <w:rPr>
          <w:rFonts w:ascii="Arial" w:hAnsi="Arial" w:cs="Arial"/>
          <w:i w:val="0"/>
          <w:color w:val="000000"/>
          <w:szCs w:val="24"/>
          <w:lang w:val="en-US"/>
        </w:rPr>
        <w:t>Jong</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P.J.</w:t>
      </w:r>
      <w:proofErr w:type="spellEnd"/>
      <w:r w:rsidRPr="00751A8E">
        <w:rPr>
          <w:rFonts w:ascii="Arial" w:hAnsi="Arial" w:cs="Arial"/>
          <w:i w:val="0"/>
          <w:color w:val="000000"/>
          <w:szCs w:val="24"/>
          <w:lang w:val="en-US"/>
        </w:rPr>
        <w:t xml:space="preserve"> </w:t>
      </w:r>
      <w:proofErr w:type="spellStart"/>
      <w:r w:rsidRPr="00751A8E">
        <w:rPr>
          <w:rFonts w:ascii="Arial" w:hAnsi="Arial" w:cs="Arial"/>
          <w:i w:val="0"/>
          <w:color w:val="000000"/>
          <w:szCs w:val="24"/>
          <w:lang w:val="en-US"/>
        </w:rPr>
        <w:t>Lewi</w:t>
      </w:r>
      <w:proofErr w:type="spellEnd"/>
      <w:r w:rsidRPr="00751A8E">
        <w:rPr>
          <w:rFonts w:ascii="Arial" w:hAnsi="Arial" w:cs="Arial"/>
          <w:i w:val="0"/>
          <w:color w:val="000000"/>
          <w:szCs w:val="24"/>
          <w:lang w:val="en-US"/>
        </w:rPr>
        <w:t xml:space="preserve">, J. </w:t>
      </w:r>
      <w:proofErr w:type="spellStart"/>
      <w:r w:rsidRPr="00751A8E">
        <w:rPr>
          <w:rFonts w:ascii="Arial" w:hAnsi="Arial" w:cs="Arial"/>
          <w:i w:val="0"/>
          <w:color w:val="000000"/>
          <w:szCs w:val="24"/>
          <w:lang w:val="en-US"/>
        </w:rPr>
        <w:t>Smeyers-Verbeke</w:t>
      </w:r>
      <w:proofErr w:type="spellEnd"/>
      <w:r w:rsidRPr="00751A8E">
        <w:rPr>
          <w:rFonts w:ascii="Arial" w:hAnsi="Arial" w:cs="Arial"/>
          <w:i w:val="0"/>
          <w:color w:val="000000"/>
          <w:szCs w:val="24"/>
          <w:lang w:val="en-US"/>
        </w:rPr>
        <w:t xml:space="preserve">, “Handbook of </w:t>
      </w:r>
      <w:proofErr w:type="spellStart"/>
      <w:r w:rsidRPr="00751A8E">
        <w:rPr>
          <w:rFonts w:ascii="Arial" w:hAnsi="Arial" w:cs="Arial"/>
          <w:i w:val="0"/>
          <w:color w:val="000000"/>
          <w:szCs w:val="24"/>
          <w:lang w:val="en-US"/>
        </w:rPr>
        <w:t>Chemometrics</w:t>
      </w:r>
      <w:proofErr w:type="spellEnd"/>
      <w:r w:rsidRPr="00751A8E">
        <w:rPr>
          <w:rFonts w:ascii="Arial" w:hAnsi="Arial" w:cs="Arial"/>
          <w:i w:val="0"/>
          <w:color w:val="000000"/>
          <w:szCs w:val="24"/>
          <w:lang w:val="en-US"/>
        </w:rPr>
        <w:t xml:space="preserve"> and </w:t>
      </w:r>
      <w:proofErr w:type="spellStart"/>
      <w:r w:rsidRPr="00751A8E">
        <w:rPr>
          <w:rFonts w:ascii="Arial" w:hAnsi="Arial" w:cs="Arial"/>
          <w:i w:val="0"/>
          <w:color w:val="000000"/>
          <w:szCs w:val="24"/>
          <w:lang w:val="en-US"/>
        </w:rPr>
        <w:t>Qualimetrics</w:t>
      </w:r>
      <w:proofErr w:type="spellEnd"/>
      <w:r w:rsidRPr="00751A8E">
        <w:rPr>
          <w:rFonts w:ascii="Arial" w:hAnsi="Arial" w:cs="Arial"/>
          <w:i w:val="0"/>
          <w:color w:val="000000"/>
          <w:szCs w:val="24"/>
          <w:lang w:val="en-US"/>
        </w:rPr>
        <w:t>: Part A”, Elsevier (1997), Amsterdam.</w:t>
      </w:r>
    </w:p>
    <w:p w:rsidR="00BB0DE3" w:rsidRDefault="00F559DF" w:rsidP="00366EFD">
      <w:pPr>
        <w:autoSpaceDE w:val="0"/>
        <w:spacing w:afterLines="100"/>
        <w:jc w:val="both"/>
        <w:rPr>
          <w:rFonts w:ascii="Arial" w:hAnsi="Arial" w:cs="Arial"/>
          <w:i w:val="0"/>
          <w:color w:val="000000"/>
          <w:szCs w:val="24"/>
          <w:lang w:val="es-VE"/>
        </w:rPr>
      </w:pPr>
      <w:proofErr w:type="spellStart"/>
      <w:r w:rsidRPr="00751A8E">
        <w:rPr>
          <w:rFonts w:ascii="Arial" w:hAnsi="Arial" w:cs="Arial"/>
          <w:i w:val="0"/>
          <w:color w:val="000000"/>
          <w:szCs w:val="24"/>
          <w:lang w:val="es-VE"/>
        </w:rPr>
        <w:t>Mcquery</w:t>
      </w:r>
      <w:proofErr w:type="spellEnd"/>
      <w:r w:rsidRPr="00751A8E">
        <w:rPr>
          <w:rFonts w:ascii="Arial" w:hAnsi="Arial" w:cs="Arial"/>
          <w:i w:val="0"/>
          <w:color w:val="000000"/>
          <w:szCs w:val="24"/>
          <w:lang w:val="es-VE"/>
        </w:rPr>
        <w:t xml:space="preserve"> y otros (2001), Cisco Voz sobre </w:t>
      </w:r>
      <w:proofErr w:type="spellStart"/>
      <w:r w:rsidRPr="00751A8E">
        <w:rPr>
          <w:rFonts w:ascii="Arial" w:hAnsi="Arial" w:cs="Arial"/>
          <w:i w:val="0"/>
          <w:color w:val="000000"/>
          <w:szCs w:val="24"/>
          <w:lang w:val="es-VE"/>
        </w:rPr>
        <w:t>frame</w:t>
      </w:r>
      <w:proofErr w:type="spellEnd"/>
      <w:r w:rsidRPr="00751A8E">
        <w:rPr>
          <w:rFonts w:ascii="Arial" w:hAnsi="Arial" w:cs="Arial"/>
          <w:i w:val="0"/>
          <w:color w:val="000000"/>
          <w:szCs w:val="24"/>
          <w:lang w:val="es-VE"/>
        </w:rPr>
        <w:t xml:space="preserve"> </w:t>
      </w:r>
      <w:proofErr w:type="spellStart"/>
      <w:r w:rsidRPr="00751A8E">
        <w:rPr>
          <w:rFonts w:ascii="Arial" w:hAnsi="Arial" w:cs="Arial"/>
          <w:i w:val="0"/>
          <w:color w:val="000000"/>
          <w:szCs w:val="24"/>
          <w:lang w:val="es-VE"/>
        </w:rPr>
        <w:t>realy</w:t>
      </w:r>
      <w:proofErr w:type="spellEnd"/>
      <w:r w:rsidRPr="00751A8E">
        <w:rPr>
          <w:rFonts w:ascii="Arial" w:hAnsi="Arial" w:cs="Arial"/>
          <w:i w:val="0"/>
          <w:color w:val="000000"/>
          <w:szCs w:val="24"/>
          <w:lang w:val="es-VE"/>
        </w:rPr>
        <w:t xml:space="preserve">, ATM and IP. Cisco </w:t>
      </w:r>
      <w:proofErr w:type="spellStart"/>
      <w:r w:rsidRPr="00751A8E">
        <w:rPr>
          <w:rFonts w:ascii="Arial" w:hAnsi="Arial" w:cs="Arial"/>
          <w:i w:val="0"/>
          <w:color w:val="000000"/>
          <w:szCs w:val="24"/>
          <w:lang w:val="es-VE"/>
        </w:rPr>
        <w:t>Press</w:t>
      </w:r>
      <w:proofErr w:type="spellEnd"/>
      <w:r w:rsidRPr="00751A8E">
        <w:rPr>
          <w:rFonts w:ascii="Arial" w:hAnsi="Arial" w:cs="Arial"/>
          <w:i w:val="0"/>
          <w:color w:val="000000"/>
          <w:szCs w:val="24"/>
          <w:lang w:val="es-VE"/>
        </w:rPr>
        <w:t>.</w:t>
      </w:r>
    </w:p>
    <w:p w:rsidR="00BB0DE3" w:rsidRDefault="00F559DF" w:rsidP="00366EFD">
      <w:pPr>
        <w:autoSpaceDE w:val="0"/>
        <w:spacing w:afterLines="100"/>
        <w:jc w:val="both"/>
        <w:rPr>
          <w:rStyle w:val="Textoennegrita"/>
          <w:rFonts w:ascii="Arial" w:hAnsi="Arial" w:cs="Arial"/>
          <w:b w:val="0"/>
          <w:bCs w:val="0"/>
          <w:i w:val="0"/>
          <w:color w:val="000000"/>
          <w:szCs w:val="24"/>
        </w:rPr>
      </w:pPr>
      <w:r w:rsidRPr="00751A8E">
        <w:rPr>
          <w:rStyle w:val="Textoennegrita"/>
          <w:rFonts w:ascii="Arial" w:hAnsi="Arial" w:cs="Arial"/>
          <w:b w:val="0"/>
          <w:bCs w:val="0"/>
          <w:i w:val="0"/>
          <w:color w:val="000000"/>
          <w:szCs w:val="24"/>
        </w:rPr>
        <w:t xml:space="preserve">Méndez, C. (2001), Metodología. Editorial McGraw-Hill Interamericana </w:t>
      </w:r>
      <w:proofErr w:type="spellStart"/>
      <w:r w:rsidRPr="00751A8E">
        <w:rPr>
          <w:rStyle w:val="Textoennegrita"/>
          <w:rFonts w:ascii="Arial" w:hAnsi="Arial" w:cs="Arial"/>
          <w:b w:val="0"/>
          <w:bCs w:val="0"/>
          <w:i w:val="0"/>
          <w:color w:val="000000"/>
          <w:szCs w:val="24"/>
        </w:rPr>
        <w:t>S.A</w:t>
      </w:r>
      <w:proofErr w:type="spellEnd"/>
      <w:r w:rsidRPr="00751A8E">
        <w:rPr>
          <w:rStyle w:val="Textoennegrita"/>
          <w:rFonts w:ascii="Arial" w:hAnsi="Arial" w:cs="Arial"/>
          <w:b w:val="0"/>
          <w:bCs w:val="0"/>
          <w:i w:val="0"/>
          <w:color w:val="000000"/>
          <w:szCs w:val="24"/>
        </w:rPr>
        <w:t>, pp-155-160</w:t>
      </w:r>
    </w:p>
    <w:p w:rsidR="00BB0DE3" w:rsidRDefault="000F33C7" w:rsidP="00366EFD">
      <w:pPr>
        <w:pStyle w:val="NormalWeb"/>
        <w:spacing w:afterLines="100" w:afterAutospacing="0"/>
        <w:jc w:val="both"/>
        <w:rPr>
          <w:rFonts w:ascii="Arial" w:hAnsi="Arial" w:cs="Arial"/>
        </w:rPr>
      </w:pPr>
      <w:proofErr w:type="spellStart"/>
      <w:r w:rsidRPr="00751A8E">
        <w:rPr>
          <w:rFonts w:ascii="Arial" w:hAnsi="Arial" w:cs="Arial"/>
        </w:rPr>
        <w:t>Millan</w:t>
      </w:r>
      <w:proofErr w:type="spellEnd"/>
      <w:r w:rsidRPr="00751A8E">
        <w:rPr>
          <w:rFonts w:ascii="Arial" w:hAnsi="Arial" w:cs="Arial"/>
        </w:rPr>
        <w:t xml:space="preserve"> R. (2001). El protocolo IPv6 (I). Disponible en: http://www.ramonmillan.com/tutoriales/ipv6_parte1.php</w:t>
      </w:r>
    </w:p>
    <w:p w:rsidR="00BB0DE3" w:rsidRDefault="00BB0DE3" w:rsidP="00366EFD">
      <w:pPr>
        <w:autoSpaceDE w:val="0"/>
        <w:spacing w:afterLines="100"/>
        <w:jc w:val="both"/>
        <w:rPr>
          <w:rFonts w:ascii="Arial" w:hAnsi="Arial" w:cs="Arial"/>
          <w:i w:val="0"/>
          <w:color w:val="000000"/>
          <w:szCs w:val="24"/>
        </w:rPr>
      </w:pPr>
    </w:p>
    <w:p w:rsidR="00F559DF" w:rsidRPr="00751A8E" w:rsidRDefault="00F559DF" w:rsidP="002658C6">
      <w:pPr>
        <w:pStyle w:val="Listaconvietas"/>
        <w:tabs>
          <w:tab w:val="clear" w:pos="360"/>
        </w:tabs>
        <w:rPr>
          <w:rFonts w:ascii="Arial" w:hAnsi="Arial" w:cs="Arial"/>
          <w:color w:val="000000"/>
          <w:lang w:val="es-VE"/>
        </w:rPr>
      </w:pPr>
      <w:r w:rsidRPr="00751A8E">
        <w:rPr>
          <w:rFonts w:ascii="Arial" w:hAnsi="Arial" w:cs="Arial"/>
          <w:color w:val="000000"/>
          <w:lang w:val="es-VE"/>
        </w:rPr>
        <w:t xml:space="preserve">Morales (2006), Investigación de Redes </w:t>
      </w:r>
      <w:proofErr w:type="spellStart"/>
      <w:r w:rsidRPr="00751A8E">
        <w:rPr>
          <w:rFonts w:ascii="Arial" w:hAnsi="Arial" w:cs="Arial"/>
          <w:color w:val="000000"/>
          <w:lang w:val="es-VE"/>
        </w:rPr>
        <w:t>VPN</w:t>
      </w:r>
      <w:proofErr w:type="spellEnd"/>
      <w:r w:rsidRPr="00751A8E">
        <w:rPr>
          <w:rFonts w:ascii="Arial" w:hAnsi="Arial" w:cs="Arial"/>
          <w:color w:val="000000"/>
          <w:lang w:val="es-VE"/>
        </w:rPr>
        <w:t xml:space="preserve"> con tecnología MPLS. Disponible en:</w:t>
      </w:r>
    </w:p>
    <w:p w:rsidR="00F559DF" w:rsidRPr="00751A8E" w:rsidRDefault="005869BB" w:rsidP="002658C6">
      <w:pPr>
        <w:pStyle w:val="Listaconvietas"/>
        <w:tabs>
          <w:tab w:val="clear" w:pos="360"/>
        </w:tabs>
        <w:rPr>
          <w:rFonts w:ascii="Arial" w:hAnsi="Arial" w:cs="Arial"/>
          <w:color w:val="000000"/>
        </w:rPr>
      </w:pPr>
      <w:hyperlink r:id="rId89" w:history="1">
        <w:r w:rsidR="00F559DF" w:rsidRPr="00751A8E">
          <w:rPr>
            <w:rStyle w:val="Hipervnculo"/>
            <w:rFonts w:ascii="Arial" w:hAnsi="Arial" w:cs="Arial"/>
            <w:color w:val="000000"/>
            <w:u w:val="none"/>
          </w:rPr>
          <w:t>http://catarina.udlap.mx/u_dl_a/tales/documentos/lis/morales_d_l/</w:t>
        </w:r>
        <w:r w:rsidR="006560ED">
          <w:rPr>
            <w:rStyle w:val="Hipervnculo"/>
            <w:rFonts w:ascii="Arial" w:hAnsi="Arial" w:cs="Arial"/>
            <w:color w:val="000000"/>
            <w:u w:val="none"/>
          </w:rPr>
          <w:t>CAPÍTULO</w:t>
        </w:r>
        <w:r w:rsidR="00F559DF" w:rsidRPr="00751A8E">
          <w:rPr>
            <w:rStyle w:val="Hipervnculo"/>
            <w:rFonts w:ascii="Arial" w:hAnsi="Arial" w:cs="Arial"/>
            <w:color w:val="000000"/>
            <w:u w:val="none"/>
          </w:rPr>
          <w:t>2.pdf</w:t>
        </w:r>
      </w:hyperlink>
    </w:p>
    <w:p w:rsidR="00F559DF" w:rsidRPr="00751A8E" w:rsidRDefault="00F559DF" w:rsidP="002658C6">
      <w:pPr>
        <w:pStyle w:val="Listaconvietas"/>
        <w:tabs>
          <w:tab w:val="clear" w:pos="360"/>
        </w:tabs>
        <w:rPr>
          <w:rFonts w:ascii="Arial" w:hAnsi="Arial" w:cs="Arial"/>
          <w:color w:val="000000"/>
        </w:rPr>
      </w:pPr>
    </w:p>
    <w:p w:rsidR="00C056AE" w:rsidRPr="00751A8E" w:rsidRDefault="00C056AE" w:rsidP="00C056AE">
      <w:pPr>
        <w:pStyle w:val="Listaconvietas"/>
        <w:tabs>
          <w:tab w:val="clear" w:pos="360"/>
        </w:tabs>
        <w:ind w:left="0" w:firstLine="0"/>
        <w:rPr>
          <w:rFonts w:ascii="Arial" w:hAnsi="Arial" w:cs="Arial"/>
          <w:color w:val="000000"/>
        </w:rPr>
      </w:pPr>
      <w:r w:rsidRPr="00751A8E">
        <w:rPr>
          <w:rFonts w:ascii="Arial" w:hAnsi="Arial" w:cs="Arial"/>
          <w:color w:val="000000"/>
        </w:rPr>
        <w:t xml:space="preserve">Morcillo (2005), Análisis de la seguridad en IP/MPLS </w:t>
      </w:r>
      <w:proofErr w:type="spellStart"/>
      <w:r w:rsidRPr="00751A8E">
        <w:rPr>
          <w:rFonts w:ascii="Arial" w:hAnsi="Arial" w:cs="Arial"/>
          <w:color w:val="000000"/>
        </w:rPr>
        <w:t>VPN</w:t>
      </w:r>
      <w:proofErr w:type="spellEnd"/>
      <w:r w:rsidRPr="00751A8E">
        <w:rPr>
          <w:rFonts w:ascii="Arial" w:hAnsi="Arial" w:cs="Arial"/>
          <w:color w:val="000000"/>
        </w:rPr>
        <w:t>: comparación con ATM. Disp</w:t>
      </w:r>
      <w:r w:rsidRPr="00751A8E">
        <w:rPr>
          <w:rFonts w:ascii="Arial" w:hAnsi="Arial" w:cs="Arial"/>
        </w:rPr>
        <w:t xml:space="preserve">onible en:  </w:t>
      </w:r>
      <w:hyperlink r:id="rId90" w:history="1">
        <w:r w:rsidRPr="00751A8E">
          <w:rPr>
            <w:rStyle w:val="Hipervnculo"/>
            <w:rFonts w:ascii="Arial" w:hAnsi="Arial" w:cs="Arial"/>
            <w:color w:val="auto"/>
            <w:u w:val="none"/>
          </w:rPr>
          <w:t>http://upcommons.upc.edu/pfc/bitstream/2099.1/3716/2/40393-2.pdf</w:t>
        </w:r>
      </w:hyperlink>
      <w:r w:rsidRPr="00751A8E">
        <w:rPr>
          <w:rFonts w:ascii="Arial" w:hAnsi="Arial" w:cs="Arial"/>
        </w:rPr>
        <w:t>.</w:t>
      </w:r>
    </w:p>
    <w:p w:rsidR="00C056AE" w:rsidRPr="00751A8E" w:rsidRDefault="00C056AE" w:rsidP="002658C6">
      <w:pPr>
        <w:pStyle w:val="Listaconvietas"/>
        <w:tabs>
          <w:tab w:val="clear" w:pos="360"/>
        </w:tabs>
        <w:rPr>
          <w:rFonts w:ascii="Arial" w:hAnsi="Arial" w:cs="Arial"/>
          <w:color w:val="000000"/>
        </w:rPr>
      </w:pPr>
    </w:p>
    <w:p w:rsidR="00F559DF" w:rsidRPr="00751A8E" w:rsidRDefault="00F559DF" w:rsidP="00ED0867">
      <w:pPr>
        <w:pStyle w:val="Listaconvietas"/>
        <w:tabs>
          <w:tab w:val="clear" w:pos="360"/>
        </w:tabs>
        <w:rPr>
          <w:rFonts w:ascii="Arial" w:eastAsia="Batang" w:hAnsi="Arial" w:cs="Arial"/>
          <w:color w:val="000000"/>
          <w:lang w:eastAsia="ko-KR"/>
        </w:rPr>
      </w:pPr>
      <w:r w:rsidRPr="00751A8E">
        <w:rPr>
          <w:rStyle w:val="apple-style-span"/>
          <w:rFonts w:ascii="Arial" w:hAnsi="Arial" w:cs="Arial"/>
          <w:color w:val="000000"/>
        </w:rPr>
        <w:t xml:space="preserve">Moya y </w:t>
      </w:r>
      <w:proofErr w:type="spellStart"/>
      <w:r w:rsidRPr="00751A8E">
        <w:rPr>
          <w:rStyle w:val="apple-style-span"/>
          <w:rFonts w:ascii="Arial" w:hAnsi="Arial" w:cs="Arial"/>
          <w:color w:val="000000"/>
        </w:rPr>
        <w:t>Millan</w:t>
      </w:r>
      <w:proofErr w:type="spellEnd"/>
      <w:r w:rsidRPr="00751A8E">
        <w:rPr>
          <w:rStyle w:val="apple-style-span"/>
          <w:rFonts w:ascii="Arial" w:hAnsi="Arial" w:cs="Arial"/>
          <w:color w:val="000000"/>
        </w:rPr>
        <w:t xml:space="preserve"> (2002),  </w:t>
      </w:r>
      <w:r w:rsidRPr="00751A8E">
        <w:rPr>
          <w:rStyle w:val="apple-style-span"/>
          <w:rFonts w:ascii="Arial" w:hAnsi="Arial" w:cs="Arial"/>
          <w:color w:val="000000"/>
          <w:lang w:val="es-VE"/>
        </w:rPr>
        <w:t>MPLS (</w:t>
      </w:r>
      <w:proofErr w:type="spellStart"/>
      <w:r w:rsidRPr="00751A8E">
        <w:rPr>
          <w:rStyle w:val="apple-style-span"/>
          <w:rFonts w:ascii="Arial" w:hAnsi="Arial" w:cs="Arial"/>
          <w:color w:val="000000"/>
          <w:lang w:val="es-VE"/>
        </w:rPr>
        <w:t>Multiprotocol</w:t>
      </w:r>
      <w:proofErr w:type="spellEnd"/>
      <w:r w:rsidRPr="00751A8E">
        <w:rPr>
          <w:rStyle w:val="apple-style-span"/>
          <w:rFonts w:ascii="Arial" w:hAnsi="Arial" w:cs="Arial"/>
          <w:color w:val="000000"/>
          <w:lang w:val="es-VE"/>
        </w:rPr>
        <w:t xml:space="preserve"> </w:t>
      </w:r>
      <w:proofErr w:type="spellStart"/>
      <w:r w:rsidRPr="00751A8E">
        <w:rPr>
          <w:rStyle w:val="apple-style-span"/>
          <w:rFonts w:ascii="Arial" w:hAnsi="Arial" w:cs="Arial"/>
          <w:color w:val="000000"/>
          <w:lang w:val="es-VE"/>
        </w:rPr>
        <w:t>Label</w:t>
      </w:r>
      <w:proofErr w:type="spellEnd"/>
      <w:r w:rsidRPr="00751A8E">
        <w:rPr>
          <w:rStyle w:val="apple-style-span"/>
          <w:rFonts w:ascii="Arial" w:hAnsi="Arial" w:cs="Arial"/>
          <w:color w:val="000000"/>
          <w:lang w:val="es-VE"/>
        </w:rPr>
        <w:t xml:space="preserve"> </w:t>
      </w:r>
      <w:proofErr w:type="spellStart"/>
      <w:r w:rsidRPr="00751A8E">
        <w:rPr>
          <w:rStyle w:val="apple-style-span"/>
          <w:rFonts w:ascii="Arial" w:hAnsi="Arial" w:cs="Arial"/>
          <w:color w:val="000000"/>
          <w:lang w:val="es-VE"/>
        </w:rPr>
        <w:t>Switching</w:t>
      </w:r>
      <w:proofErr w:type="spellEnd"/>
      <w:r w:rsidRPr="00751A8E">
        <w:rPr>
          <w:rStyle w:val="apple-style-span"/>
          <w:rFonts w:ascii="Arial" w:hAnsi="Arial" w:cs="Arial"/>
          <w:color w:val="000000"/>
          <w:lang w:val="es-VE"/>
        </w:rPr>
        <w:t>). Disponible en</w:t>
      </w:r>
      <w:r w:rsidRPr="00751A8E">
        <w:rPr>
          <w:rFonts w:ascii="Arial" w:eastAsia="Batang" w:hAnsi="Arial" w:cs="Arial"/>
          <w:color w:val="000000"/>
          <w:lang w:eastAsia="ko-KR"/>
        </w:rPr>
        <w:t>:</w:t>
      </w:r>
    </w:p>
    <w:p w:rsidR="00F559DF" w:rsidRPr="00751A8E" w:rsidRDefault="005869BB" w:rsidP="00ED0867">
      <w:pPr>
        <w:pStyle w:val="Listaconvietas"/>
        <w:tabs>
          <w:tab w:val="clear" w:pos="360"/>
        </w:tabs>
        <w:rPr>
          <w:rFonts w:ascii="Arial" w:hAnsi="Arial" w:cs="Arial"/>
          <w:color w:val="000000"/>
        </w:rPr>
      </w:pPr>
      <w:hyperlink r:id="rId91" w:history="1">
        <w:r w:rsidR="00F559DF" w:rsidRPr="00751A8E">
          <w:rPr>
            <w:rStyle w:val="Hipervnculo"/>
            <w:rFonts w:ascii="Arial" w:hAnsi="Arial" w:cs="Arial"/>
            <w:color w:val="000000"/>
            <w:u w:val="none"/>
          </w:rPr>
          <w:t>http://www.ramonmillan.com/tutoriales/mpls.php</w:t>
        </w:r>
      </w:hyperlink>
    </w:p>
    <w:p w:rsidR="00F559DF" w:rsidRPr="00751A8E" w:rsidRDefault="00F559DF" w:rsidP="00B86A71">
      <w:pPr>
        <w:widowControl w:val="0"/>
        <w:tabs>
          <w:tab w:val="left" w:pos="1290"/>
        </w:tabs>
        <w:jc w:val="both"/>
        <w:rPr>
          <w:rFonts w:ascii="Arial" w:hAnsi="Arial" w:cs="Arial"/>
          <w:i w:val="0"/>
          <w:color w:val="000000"/>
          <w:szCs w:val="24"/>
          <w:lang w:eastAsia="en-US"/>
        </w:rPr>
      </w:pPr>
    </w:p>
    <w:p w:rsidR="00F559DF" w:rsidRPr="00751A8E" w:rsidRDefault="00F559DF" w:rsidP="00B86A71">
      <w:pPr>
        <w:widowControl w:val="0"/>
        <w:tabs>
          <w:tab w:val="left" w:pos="1290"/>
        </w:tabs>
        <w:jc w:val="both"/>
        <w:rPr>
          <w:rFonts w:ascii="Arial" w:hAnsi="Arial" w:cs="Arial"/>
          <w:i w:val="0"/>
          <w:color w:val="000000"/>
          <w:szCs w:val="24"/>
        </w:rPr>
      </w:pPr>
      <w:proofErr w:type="spellStart"/>
      <w:r w:rsidRPr="00751A8E">
        <w:rPr>
          <w:rFonts w:ascii="Arial" w:hAnsi="Arial" w:cs="Arial"/>
          <w:i w:val="0"/>
          <w:color w:val="000000"/>
          <w:szCs w:val="24"/>
          <w:lang w:eastAsia="en-US"/>
        </w:rPr>
        <w:t>NRO</w:t>
      </w:r>
      <w:proofErr w:type="spellEnd"/>
      <w:r w:rsidRPr="00751A8E">
        <w:rPr>
          <w:rFonts w:ascii="Arial" w:hAnsi="Arial" w:cs="Arial"/>
          <w:i w:val="0"/>
          <w:color w:val="000000"/>
          <w:szCs w:val="24"/>
          <w:lang w:eastAsia="en-US"/>
        </w:rPr>
        <w:t xml:space="preserve"> (2010), </w:t>
      </w:r>
      <w:r w:rsidRPr="00751A8E">
        <w:rPr>
          <w:rFonts w:ascii="Arial" w:hAnsi="Arial" w:cs="Arial"/>
          <w:bCs/>
          <w:i w:val="0"/>
          <w:color w:val="000000"/>
          <w:szCs w:val="24"/>
          <w:lang w:val="es-VE" w:eastAsia="en-US"/>
        </w:rPr>
        <w:t xml:space="preserve">Espacio de direcciones IPv4 disponibles disminuye por debajo del 5%. Disponible en: </w:t>
      </w:r>
      <w:hyperlink r:id="rId92" w:history="1">
        <w:r w:rsidRPr="00751A8E">
          <w:rPr>
            <w:rStyle w:val="Hipervnculo"/>
            <w:rFonts w:ascii="Arial" w:hAnsi="Arial" w:cs="Arial"/>
            <w:i w:val="0"/>
            <w:color w:val="000000"/>
            <w:szCs w:val="24"/>
            <w:u w:val="none"/>
          </w:rPr>
          <w:t>http://www.nro.net/media/remaining-ipv4-address-below-5.html</w:t>
        </w:r>
      </w:hyperlink>
    </w:p>
    <w:p w:rsidR="00F559DF" w:rsidRPr="00751A8E" w:rsidRDefault="00F559DF" w:rsidP="00B86A71">
      <w:pPr>
        <w:widowControl w:val="0"/>
        <w:tabs>
          <w:tab w:val="left" w:pos="1290"/>
        </w:tabs>
        <w:jc w:val="both"/>
        <w:rPr>
          <w:rFonts w:ascii="Arial" w:hAnsi="Arial" w:cs="Arial"/>
          <w:bCs/>
          <w:i w:val="0"/>
          <w:color w:val="000000"/>
          <w:szCs w:val="24"/>
          <w:lang w:val="es-VE" w:eastAsia="en-US"/>
        </w:rPr>
      </w:pPr>
    </w:p>
    <w:p w:rsidR="00F559DF" w:rsidRPr="00751A8E" w:rsidRDefault="00F559DF" w:rsidP="00B86A71">
      <w:pPr>
        <w:widowControl w:val="0"/>
        <w:tabs>
          <w:tab w:val="left" w:pos="1290"/>
        </w:tabs>
        <w:jc w:val="both"/>
        <w:rPr>
          <w:rFonts w:ascii="Arial" w:hAnsi="Arial" w:cs="Arial"/>
          <w:bCs/>
          <w:i w:val="0"/>
          <w:color w:val="000000"/>
          <w:szCs w:val="24"/>
          <w:lang w:val="es-VE" w:eastAsia="en-US"/>
        </w:rPr>
      </w:pPr>
    </w:p>
    <w:p w:rsidR="00F559DF" w:rsidRDefault="00F559DF" w:rsidP="00B86A71">
      <w:pPr>
        <w:widowControl w:val="0"/>
        <w:tabs>
          <w:tab w:val="left" w:pos="1290"/>
        </w:tabs>
        <w:jc w:val="both"/>
        <w:rPr>
          <w:rFonts w:ascii="Arial" w:hAnsi="Arial" w:cs="Arial"/>
          <w:bCs/>
          <w:i w:val="0"/>
          <w:color w:val="000000"/>
          <w:szCs w:val="24"/>
          <w:lang w:val="es-VE" w:eastAsia="en-US"/>
        </w:rPr>
      </w:pPr>
      <w:proofErr w:type="spellStart"/>
      <w:r w:rsidRPr="00751A8E">
        <w:rPr>
          <w:rFonts w:ascii="Arial" w:hAnsi="Arial" w:cs="Arial"/>
          <w:bCs/>
          <w:i w:val="0"/>
          <w:color w:val="000000"/>
          <w:szCs w:val="24"/>
          <w:lang w:val="es-VE" w:eastAsia="en-US"/>
        </w:rPr>
        <w:t>Rau</w:t>
      </w:r>
      <w:proofErr w:type="spellEnd"/>
      <w:r w:rsidRPr="00751A8E">
        <w:rPr>
          <w:rFonts w:ascii="Arial" w:hAnsi="Arial" w:cs="Arial"/>
          <w:bCs/>
          <w:i w:val="0"/>
          <w:color w:val="000000"/>
          <w:szCs w:val="24"/>
          <w:lang w:val="es-VE" w:eastAsia="en-US"/>
        </w:rPr>
        <w:t xml:space="preserve"> (2005).  Proyecto IPv6, Disponible en: </w:t>
      </w:r>
      <w:hyperlink r:id="rId93" w:history="1">
        <w:r w:rsidRPr="00751A8E">
          <w:rPr>
            <w:rStyle w:val="Hipervnculo"/>
            <w:rFonts w:ascii="Arial" w:hAnsi="Arial" w:cs="Arial"/>
            <w:i w:val="0"/>
            <w:color w:val="000000"/>
            <w:szCs w:val="24"/>
            <w:u w:val="none"/>
          </w:rPr>
          <w:t>http://www.rau.edu.uy/ipv6/queesipv6.htm</w:t>
        </w:r>
      </w:hyperlink>
      <w:r w:rsidRPr="00751A8E">
        <w:rPr>
          <w:rFonts w:ascii="Arial" w:hAnsi="Arial" w:cs="Arial"/>
          <w:bCs/>
          <w:i w:val="0"/>
          <w:color w:val="000000"/>
          <w:szCs w:val="24"/>
          <w:lang w:val="es-VE" w:eastAsia="en-US"/>
        </w:rPr>
        <w:t xml:space="preserve"> </w:t>
      </w:r>
    </w:p>
    <w:p w:rsidR="0079281D" w:rsidRDefault="0079281D" w:rsidP="00B86A71">
      <w:pPr>
        <w:widowControl w:val="0"/>
        <w:tabs>
          <w:tab w:val="left" w:pos="1290"/>
        </w:tabs>
        <w:jc w:val="both"/>
        <w:rPr>
          <w:rFonts w:ascii="Arial" w:hAnsi="Arial" w:cs="Arial"/>
          <w:bCs/>
          <w:i w:val="0"/>
          <w:color w:val="000000"/>
          <w:szCs w:val="24"/>
          <w:lang w:val="es-VE" w:eastAsia="en-US"/>
        </w:rPr>
      </w:pPr>
    </w:p>
    <w:p w:rsidR="0079281D" w:rsidRDefault="0079281D" w:rsidP="00B86A71">
      <w:pPr>
        <w:widowControl w:val="0"/>
        <w:tabs>
          <w:tab w:val="left" w:pos="1290"/>
        </w:tabs>
        <w:jc w:val="both"/>
        <w:rPr>
          <w:rFonts w:ascii="Arial" w:hAnsi="Arial" w:cs="Arial"/>
          <w:bCs/>
          <w:i w:val="0"/>
          <w:color w:val="000000"/>
          <w:szCs w:val="24"/>
          <w:lang w:val="es-VE" w:eastAsia="en-US"/>
        </w:rPr>
      </w:pPr>
    </w:p>
    <w:p w:rsidR="0079281D" w:rsidRPr="00751A8E" w:rsidRDefault="0079281D" w:rsidP="00B86A71">
      <w:pPr>
        <w:widowControl w:val="0"/>
        <w:tabs>
          <w:tab w:val="left" w:pos="1290"/>
        </w:tabs>
        <w:jc w:val="both"/>
        <w:rPr>
          <w:rFonts w:ascii="Arial" w:hAnsi="Arial" w:cs="Arial"/>
          <w:bCs/>
          <w:i w:val="0"/>
          <w:color w:val="000000"/>
          <w:szCs w:val="24"/>
          <w:lang w:val="es-VE" w:eastAsia="en-US"/>
        </w:rPr>
      </w:pPr>
    </w:p>
    <w:p w:rsidR="00F559DF" w:rsidRPr="00751A8E" w:rsidRDefault="00F559DF" w:rsidP="00B86A71">
      <w:pPr>
        <w:widowControl w:val="0"/>
        <w:tabs>
          <w:tab w:val="left" w:pos="1290"/>
        </w:tabs>
        <w:jc w:val="both"/>
        <w:rPr>
          <w:rFonts w:ascii="Arial" w:hAnsi="Arial" w:cs="Arial"/>
          <w:bCs/>
          <w:i w:val="0"/>
          <w:color w:val="000000"/>
          <w:szCs w:val="24"/>
          <w:lang w:val="es-VE" w:eastAsia="en-US"/>
        </w:rPr>
      </w:pPr>
    </w:p>
    <w:p w:rsidR="00F559DF" w:rsidRPr="00751A8E" w:rsidRDefault="00F559DF" w:rsidP="005B4559">
      <w:pPr>
        <w:jc w:val="both"/>
        <w:rPr>
          <w:rFonts w:ascii="Arial" w:hAnsi="Arial" w:cs="Arial"/>
          <w:i w:val="0"/>
          <w:color w:val="000000"/>
          <w:szCs w:val="24"/>
        </w:rPr>
      </w:pPr>
      <w:r w:rsidRPr="00751A8E">
        <w:rPr>
          <w:rFonts w:ascii="Arial" w:hAnsi="Arial" w:cs="Arial"/>
          <w:bCs/>
          <w:i w:val="0"/>
          <w:color w:val="000000"/>
          <w:szCs w:val="24"/>
          <w:lang w:val="es-VE" w:eastAsia="en-US"/>
        </w:rPr>
        <w:lastRenderedPageBreak/>
        <w:t xml:space="preserve">Rodríguez y Zambrano (2010), </w:t>
      </w:r>
      <w:r w:rsidRPr="00751A8E">
        <w:rPr>
          <w:rFonts w:ascii="Arial" w:hAnsi="Arial" w:cs="Arial"/>
          <w:i w:val="0"/>
          <w:color w:val="000000"/>
          <w:szCs w:val="24"/>
          <w:shd w:val="clear" w:color="auto" w:fill="FFFFFF"/>
          <w:lang w:val="es-VE" w:eastAsia="es-VE"/>
        </w:rPr>
        <w:t xml:space="preserve">Análisis y diseño de una reingeniería organizativa de la red del campus de la universidad técnica de Manabí mediante la utilización de IPv6 y su implementación en la facultad de ciencias informáticas en el laboratorio de redes. Disponible en: </w:t>
      </w:r>
      <w:hyperlink r:id="rId94" w:history="1">
        <w:r w:rsidRPr="00751A8E">
          <w:rPr>
            <w:rStyle w:val="Hipervnculo"/>
            <w:rFonts w:ascii="Arial" w:hAnsi="Arial" w:cs="Arial"/>
            <w:i w:val="0"/>
            <w:color w:val="000000"/>
            <w:szCs w:val="24"/>
            <w:u w:val="none"/>
          </w:rPr>
          <w:t>http://repositorio.utm.edu.ec/bitstream/123456789/27/1/TESIS%20IPV6.pdf</w:t>
        </w:r>
      </w:hyperlink>
    </w:p>
    <w:p w:rsidR="00F559DF" w:rsidRPr="00751A8E" w:rsidRDefault="00F559DF" w:rsidP="005B4559">
      <w:pPr>
        <w:jc w:val="both"/>
        <w:rPr>
          <w:rFonts w:ascii="Arial" w:hAnsi="Arial" w:cs="Arial"/>
          <w:i w:val="0"/>
          <w:color w:val="000000"/>
          <w:szCs w:val="24"/>
        </w:rPr>
      </w:pPr>
    </w:p>
    <w:p w:rsidR="00F559DF" w:rsidRPr="00751A8E" w:rsidRDefault="00F559DF" w:rsidP="00AA1F86">
      <w:pPr>
        <w:jc w:val="both"/>
        <w:rPr>
          <w:rFonts w:ascii="Arial" w:hAnsi="Arial" w:cs="Arial"/>
          <w:i w:val="0"/>
          <w:color w:val="000000"/>
          <w:szCs w:val="24"/>
        </w:rPr>
      </w:pPr>
      <w:proofErr w:type="spellStart"/>
      <w:r w:rsidRPr="00751A8E">
        <w:rPr>
          <w:rFonts w:ascii="Arial" w:hAnsi="Arial" w:cs="Arial"/>
          <w:i w:val="0"/>
          <w:color w:val="000000"/>
          <w:szCs w:val="24"/>
        </w:rPr>
        <w:t>Rubiano</w:t>
      </w:r>
      <w:proofErr w:type="spellEnd"/>
      <w:r w:rsidRPr="00751A8E">
        <w:rPr>
          <w:rFonts w:ascii="Arial" w:hAnsi="Arial" w:cs="Arial"/>
          <w:i w:val="0"/>
          <w:color w:val="000000"/>
          <w:szCs w:val="24"/>
        </w:rPr>
        <w:t xml:space="preserve"> y Urbano (2006), Investigación de la arquitectura MPLS ventajas y servicios. Universidad de los Andes, Colombia-</w:t>
      </w:r>
      <w:proofErr w:type="spellStart"/>
      <w:r w:rsidRPr="00751A8E">
        <w:rPr>
          <w:rFonts w:ascii="Arial" w:hAnsi="Arial" w:cs="Arial"/>
          <w:i w:val="0"/>
          <w:color w:val="000000"/>
          <w:szCs w:val="24"/>
        </w:rPr>
        <w:t>Bogota</w:t>
      </w:r>
      <w:proofErr w:type="spellEnd"/>
      <w:r w:rsidRPr="00751A8E">
        <w:rPr>
          <w:rFonts w:ascii="Arial" w:hAnsi="Arial" w:cs="Arial"/>
          <w:i w:val="0"/>
          <w:color w:val="000000"/>
          <w:szCs w:val="24"/>
        </w:rPr>
        <w:t xml:space="preserve">. </w:t>
      </w:r>
    </w:p>
    <w:p w:rsidR="00F559DF" w:rsidRPr="00751A8E" w:rsidRDefault="00F559DF" w:rsidP="00366EFD">
      <w:pPr>
        <w:pStyle w:val="NormalWeb"/>
        <w:spacing w:afterLines="50" w:afterAutospacing="0" w:line="360" w:lineRule="auto"/>
        <w:rPr>
          <w:rFonts w:ascii="Arial" w:hAnsi="Arial" w:cs="Arial"/>
          <w:color w:val="000000"/>
        </w:rPr>
      </w:pPr>
      <w:r w:rsidRPr="00751A8E">
        <w:rPr>
          <w:rFonts w:ascii="Arial" w:hAnsi="Arial" w:cs="Arial"/>
          <w:color w:val="000000"/>
        </w:rPr>
        <w:t>Subía y otros (2006). Comunicaciones IPv6 con MPLS. Escuela Politécnica nacional Ecuador-Quito.</w:t>
      </w:r>
    </w:p>
    <w:p w:rsidR="00BB0DE3" w:rsidRDefault="00F559DF" w:rsidP="00366EFD">
      <w:pPr>
        <w:pStyle w:val="NormalWeb"/>
        <w:spacing w:afterLines="50" w:afterAutospacing="0" w:line="360" w:lineRule="auto"/>
        <w:rPr>
          <w:rFonts w:ascii="Arial" w:hAnsi="Arial" w:cs="Arial"/>
          <w:color w:val="000000"/>
        </w:rPr>
      </w:pPr>
      <w:proofErr w:type="spellStart"/>
      <w:r w:rsidRPr="00751A8E">
        <w:rPr>
          <w:rFonts w:ascii="Arial" w:hAnsi="Arial" w:cs="Arial"/>
          <w:color w:val="000000"/>
        </w:rPr>
        <w:t>Wallid</w:t>
      </w:r>
      <w:proofErr w:type="spellEnd"/>
      <w:r w:rsidRPr="00751A8E">
        <w:rPr>
          <w:rFonts w:ascii="Arial" w:hAnsi="Arial" w:cs="Arial"/>
          <w:color w:val="000000"/>
        </w:rPr>
        <w:t xml:space="preserve"> (2004), Transición a IPv6 en un departamento Universitario. Disponible en: </w:t>
      </w:r>
      <w:hyperlink r:id="rId95" w:history="1">
        <w:r w:rsidRPr="00751A8E">
          <w:rPr>
            <w:rStyle w:val="Hipervnculo"/>
            <w:rFonts w:ascii="Arial" w:hAnsi="Arial" w:cs="Arial"/>
            <w:color w:val="000000"/>
            <w:u w:val="none"/>
          </w:rPr>
          <w:t>http://oasis.dit.upm.es/~omar/tesis/tesis1/taro/26-Migracion-IPv6-Omar-Wallid.pdf</w:t>
        </w:r>
      </w:hyperlink>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spacing w:afterLines="50" w:afterAutospacing="0" w:line="360" w:lineRule="auto"/>
        <w:rPr>
          <w:rFonts w:ascii="Arial" w:hAnsi="Arial" w:cs="Arial"/>
          <w:color w:val="000000"/>
        </w:rPr>
      </w:pPr>
    </w:p>
    <w:p w:rsidR="00BB0DE3" w:rsidRDefault="00BB0DE3" w:rsidP="00366EFD">
      <w:pPr>
        <w:pStyle w:val="NormalWeb"/>
        <w:tabs>
          <w:tab w:val="center" w:pos="4419"/>
          <w:tab w:val="left" w:pos="6195"/>
        </w:tabs>
        <w:spacing w:afterLines="50" w:afterAutospacing="0" w:line="360" w:lineRule="auto"/>
        <w:rPr>
          <w:rFonts w:ascii="Arial" w:hAnsi="Arial" w:cs="Arial"/>
          <w:color w:val="000000"/>
        </w:rPr>
      </w:pPr>
    </w:p>
    <w:p w:rsidR="00AF2E51" w:rsidRDefault="00AF2E51" w:rsidP="00366EFD">
      <w:pPr>
        <w:pStyle w:val="NormalWeb"/>
        <w:tabs>
          <w:tab w:val="center" w:pos="4419"/>
          <w:tab w:val="left" w:pos="6195"/>
        </w:tabs>
        <w:spacing w:afterLines="50" w:afterAutospacing="0" w:line="360" w:lineRule="auto"/>
        <w:rPr>
          <w:rFonts w:ascii="Arial" w:hAnsi="Arial" w:cs="Arial"/>
          <w:color w:val="000000"/>
        </w:rPr>
      </w:pPr>
    </w:p>
    <w:p w:rsidR="00AF2E51" w:rsidRDefault="00AF2E51" w:rsidP="00366EFD">
      <w:pPr>
        <w:pStyle w:val="NormalWeb"/>
        <w:tabs>
          <w:tab w:val="center" w:pos="4419"/>
          <w:tab w:val="left" w:pos="6195"/>
        </w:tabs>
        <w:spacing w:afterLines="50" w:afterAutospacing="0" w:line="360" w:lineRule="auto"/>
        <w:rPr>
          <w:rFonts w:ascii="Arial" w:hAnsi="Arial" w:cs="Arial"/>
          <w:color w:val="000000"/>
        </w:rPr>
      </w:pPr>
    </w:p>
    <w:p w:rsidR="00730310" w:rsidRDefault="00730310" w:rsidP="00366EFD">
      <w:pPr>
        <w:pStyle w:val="NormalWeb"/>
        <w:tabs>
          <w:tab w:val="center" w:pos="4419"/>
          <w:tab w:val="left" w:pos="6195"/>
        </w:tabs>
        <w:spacing w:afterLines="50" w:afterAutospacing="0" w:line="360" w:lineRule="auto"/>
        <w:rPr>
          <w:rFonts w:ascii="Arial" w:hAnsi="Arial" w:cs="Arial"/>
          <w:color w:val="000000"/>
        </w:rPr>
      </w:pPr>
    </w:p>
    <w:p w:rsidR="00730310" w:rsidRDefault="00F559DF" w:rsidP="00366EFD">
      <w:pPr>
        <w:pStyle w:val="NormalWeb"/>
        <w:tabs>
          <w:tab w:val="center" w:pos="4419"/>
          <w:tab w:val="left" w:pos="6195"/>
        </w:tabs>
        <w:spacing w:afterLines="50" w:afterAutospacing="0" w:line="360" w:lineRule="auto"/>
        <w:jc w:val="center"/>
        <w:rPr>
          <w:rFonts w:ascii="Arial" w:hAnsi="Arial" w:cs="Arial"/>
          <w:b/>
        </w:rPr>
      </w:pPr>
      <w:r w:rsidRPr="00751A8E">
        <w:rPr>
          <w:rFonts w:ascii="Arial" w:hAnsi="Arial" w:cs="Arial"/>
          <w:b/>
        </w:rPr>
        <w:lastRenderedPageBreak/>
        <w:t>Anexos</w:t>
      </w:r>
    </w:p>
    <w:p w:rsidR="00BB0DE3" w:rsidRPr="00CF07E9" w:rsidRDefault="00172442" w:rsidP="00CF07E9">
      <w:pPr>
        <w:jc w:val="center"/>
        <w:rPr>
          <w:rFonts w:ascii="Arial" w:hAnsi="Arial" w:cs="Arial"/>
          <w:szCs w:val="24"/>
        </w:rPr>
      </w:pPr>
      <w:r>
        <w:rPr>
          <w:rFonts w:ascii="Arial" w:hAnsi="Arial" w:cs="Arial"/>
          <w:noProof/>
          <w:szCs w:val="24"/>
          <w:lang w:val="es-VE" w:eastAsia="es-VE"/>
        </w:rPr>
        <w:drawing>
          <wp:inline distT="0" distB="0" distL="0" distR="0">
            <wp:extent cx="4953000" cy="4200525"/>
            <wp:effectExtent l="19050" t="0" r="0" b="0"/>
            <wp:docPr id="2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6"/>
                    <a:srcRect/>
                    <a:stretch>
                      <a:fillRect/>
                    </a:stretch>
                  </pic:blipFill>
                  <pic:spPr bwMode="auto">
                    <a:xfrm>
                      <a:off x="0" y="0"/>
                      <a:ext cx="4953000" cy="4200525"/>
                    </a:xfrm>
                    <a:prstGeom prst="rect">
                      <a:avLst/>
                    </a:prstGeom>
                    <a:noFill/>
                    <a:ln w="9525">
                      <a:noFill/>
                      <a:miter lim="800000"/>
                      <a:headEnd/>
                      <a:tailEnd/>
                    </a:ln>
                  </pic:spPr>
                </pic:pic>
              </a:graphicData>
            </a:graphic>
          </wp:inline>
        </w:drawing>
      </w:r>
    </w:p>
    <w:p w:rsidR="00CF07E9" w:rsidRDefault="00CF07E9" w:rsidP="003F4971">
      <w:pPr>
        <w:jc w:val="center"/>
        <w:rPr>
          <w:rFonts w:ascii="Arial" w:hAnsi="Arial" w:cs="Arial"/>
          <w:i w:val="0"/>
          <w:szCs w:val="24"/>
        </w:rPr>
      </w:pPr>
    </w:p>
    <w:p w:rsidR="003F4971" w:rsidRDefault="00851231" w:rsidP="003F4971">
      <w:pPr>
        <w:jc w:val="center"/>
        <w:rPr>
          <w:rFonts w:ascii="Arial" w:hAnsi="Arial" w:cs="Arial"/>
          <w:i w:val="0"/>
          <w:szCs w:val="24"/>
        </w:rPr>
      </w:pPr>
      <w:r>
        <w:rPr>
          <w:rFonts w:ascii="Arial" w:hAnsi="Arial" w:cs="Arial"/>
          <w:i w:val="0"/>
          <w:szCs w:val="24"/>
        </w:rPr>
        <w:t>Tabla N° 17</w:t>
      </w:r>
      <w:r w:rsidR="00F559DF" w:rsidRPr="00751A8E">
        <w:rPr>
          <w:rFonts w:ascii="Arial" w:hAnsi="Arial" w:cs="Arial"/>
          <w:i w:val="0"/>
          <w:szCs w:val="24"/>
        </w:rPr>
        <w:t xml:space="preserve">: Protocolo IPv4, </w:t>
      </w:r>
      <w:r w:rsidR="00117BD7">
        <w:rPr>
          <w:rFonts w:ascii="Arial" w:hAnsi="Arial" w:cs="Arial"/>
          <w:i w:val="0"/>
          <w:szCs w:val="24"/>
        </w:rPr>
        <w:t>Tráfico</w:t>
      </w:r>
      <w:r w:rsidR="00F559DF" w:rsidRPr="00751A8E">
        <w:rPr>
          <w:rFonts w:ascii="Arial" w:hAnsi="Arial" w:cs="Arial"/>
          <w:i w:val="0"/>
          <w:szCs w:val="24"/>
        </w:rPr>
        <w:t xml:space="preserve"> 0%, 50% y 100% enviando datos</w:t>
      </w:r>
    </w:p>
    <w:p w:rsidR="00536937" w:rsidRPr="00751A8E" w:rsidRDefault="00F559DF" w:rsidP="00366EFD">
      <w:pPr>
        <w:spacing w:afterLines="200"/>
        <w:jc w:val="center"/>
        <w:rPr>
          <w:rFonts w:ascii="Arial" w:hAnsi="Arial" w:cs="Arial"/>
          <w:i w:val="0"/>
          <w:szCs w:val="24"/>
        </w:rPr>
      </w:pPr>
      <w:r w:rsidRPr="00751A8E">
        <w:rPr>
          <w:rFonts w:ascii="Arial" w:hAnsi="Arial" w:cs="Arial"/>
          <w:i w:val="0"/>
          <w:szCs w:val="24"/>
        </w:rPr>
        <w:t>Fuente: Propia (2011)</w:t>
      </w:r>
    </w:p>
    <w:p w:rsidR="00BB0DE3" w:rsidRDefault="00172442" w:rsidP="00366EFD">
      <w:pPr>
        <w:spacing w:afterLines="50"/>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5457825" cy="4210050"/>
            <wp:effectExtent l="19050" t="0" r="9525" b="0"/>
            <wp:docPr id="2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7"/>
                    <a:srcRect/>
                    <a:stretch>
                      <a:fillRect/>
                    </a:stretch>
                  </pic:blipFill>
                  <pic:spPr bwMode="auto">
                    <a:xfrm>
                      <a:off x="0" y="0"/>
                      <a:ext cx="5457825" cy="4210050"/>
                    </a:xfrm>
                    <a:prstGeom prst="rect">
                      <a:avLst/>
                    </a:prstGeom>
                    <a:noFill/>
                    <a:ln w="9525">
                      <a:noFill/>
                      <a:miter lim="800000"/>
                      <a:headEnd/>
                      <a:tailEnd/>
                    </a:ln>
                  </pic:spPr>
                </pic:pic>
              </a:graphicData>
            </a:graphic>
          </wp:inline>
        </w:drawing>
      </w:r>
    </w:p>
    <w:p w:rsidR="00BB0DE3" w:rsidRPr="00AF2E51" w:rsidRDefault="00851231" w:rsidP="003F4971">
      <w:pPr>
        <w:jc w:val="center"/>
        <w:rPr>
          <w:rFonts w:ascii="Arial" w:hAnsi="Arial" w:cs="Arial"/>
          <w:i w:val="0"/>
          <w:szCs w:val="24"/>
        </w:rPr>
      </w:pPr>
      <w:r>
        <w:rPr>
          <w:rFonts w:ascii="Arial" w:hAnsi="Arial" w:cs="Arial"/>
          <w:i w:val="0"/>
          <w:szCs w:val="24"/>
        </w:rPr>
        <w:t>Tabla N° 18</w:t>
      </w:r>
      <w:r w:rsidR="00F559DF" w:rsidRPr="00AF2E51">
        <w:rPr>
          <w:rFonts w:ascii="Arial" w:hAnsi="Arial" w:cs="Arial"/>
          <w:i w:val="0"/>
          <w:szCs w:val="24"/>
        </w:rPr>
        <w:t xml:space="preserve">: Protocolo IPv4, </w:t>
      </w:r>
      <w:r w:rsidR="00117BD7" w:rsidRPr="00AF2E51">
        <w:rPr>
          <w:rFonts w:ascii="Arial" w:hAnsi="Arial" w:cs="Arial"/>
          <w:i w:val="0"/>
          <w:szCs w:val="24"/>
        </w:rPr>
        <w:t>Tráfico</w:t>
      </w:r>
      <w:r w:rsidR="00F559DF" w:rsidRPr="00AF2E51">
        <w:rPr>
          <w:rFonts w:ascii="Arial" w:hAnsi="Arial" w:cs="Arial"/>
          <w:i w:val="0"/>
          <w:szCs w:val="24"/>
        </w:rPr>
        <w:t xml:space="preserve"> 0%, 50% y 100% enviando video</w:t>
      </w:r>
    </w:p>
    <w:p w:rsidR="00BB0DE3" w:rsidRPr="00AF2E51" w:rsidRDefault="00F559DF" w:rsidP="003F4971">
      <w:pPr>
        <w:jc w:val="center"/>
        <w:rPr>
          <w:rFonts w:ascii="Arial" w:hAnsi="Arial" w:cs="Arial"/>
          <w:i w:val="0"/>
          <w:szCs w:val="24"/>
        </w:rPr>
      </w:pPr>
      <w:r w:rsidRPr="00AF2E51">
        <w:rPr>
          <w:rFonts w:ascii="Arial" w:hAnsi="Arial" w:cs="Arial"/>
          <w:i w:val="0"/>
          <w:szCs w:val="24"/>
        </w:rPr>
        <w:t>Fuente: Propia (2011)</w:t>
      </w:r>
    </w:p>
    <w:p w:rsidR="00BB0DE3" w:rsidRDefault="00BB0DE3" w:rsidP="00366EFD">
      <w:pPr>
        <w:spacing w:afterLines="50"/>
        <w:rPr>
          <w:rFonts w:ascii="Arial" w:hAnsi="Arial" w:cs="Arial"/>
          <w:noProof/>
          <w:szCs w:val="24"/>
          <w:lang w:val="es-VE" w:eastAsia="es-VE"/>
        </w:rPr>
      </w:pPr>
    </w:p>
    <w:p w:rsidR="00BB0DE3" w:rsidRDefault="00BB0DE3" w:rsidP="00366EFD">
      <w:pPr>
        <w:spacing w:afterLines="50"/>
        <w:jc w:val="center"/>
        <w:rPr>
          <w:rFonts w:ascii="Arial" w:hAnsi="Arial" w:cs="Arial"/>
          <w:noProof/>
          <w:szCs w:val="24"/>
          <w:lang w:val="es-VE" w:eastAsia="es-VE"/>
        </w:rPr>
      </w:pPr>
    </w:p>
    <w:p w:rsidR="003F4971" w:rsidRDefault="003F4971" w:rsidP="00366EFD">
      <w:pPr>
        <w:spacing w:afterLines="50"/>
        <w:jc w:val="center"/>
        <w:rPr>
          <w:rFonts w:ascii="Arial" w:hAnsi="Arial" w:cs="Arial"/>
          <w:i w:val="0"/>
          <w:szCs w:val="24"/>
        </w:rPr>
      </w:pPr>
    </w:p>
    <w:p w:rsidR="00CF07E9" w:rsidRDefault="00372200" w:rsidP="003F4971">
      <w:pPr>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5391150" cy="4219575"/>
            <wp:effectExtent l="19050" t="0" r="0" b="0"/>
            <wp:docPr id="2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8"/>
                    <a:srcRect/>
                    <a:stretch>
                      <a:fillRect/>
                    </a:stretch>
                  </pic:blipFill>
                  <pic:spPr bwMode="auto">
                    <a:xfrm>
                      <a:off x="0" y="0"/>
                      <a:ext cx="5391150" cy="4219575"/>
                    </a:xfrm>
                    <a:prstGeom prst="rect">
                      <a:avLst/>
                    </a:prstGeom>
                    <a:noFill/>
                    <a:ln w="9525">
                      <a:noFill/>
                      <a:miter lim="800000"/>
                      <a:headEnd/>
                      <a:tailEnd/>
                    </a:ln>
                  </pic:spPr>
                </pic:pic>
              </a:graphicData>
            </a:graphic>
          </wp:inline>
        </w:drawing>
      </w:r>
    </w:p>
    <w:p w:rsidR="00CF07E9" w:rsidRDefault="00CF07E9" w:rsidP="003F4971">
      <w:pPr>
        <w:jc w:val="center"/>
        <w:rPr>
          <w:rFonts w:ascii="Arial" w:hAnsi="Arial" w:cs="Arial"/>
          <w:i w:val="0"/>
          <w:szCs w:val="24"/>
        </w:rPr>
      </w:pPr>
    </w:p>
    <w:p w:rsidR="00C00A6F" w:rsidRPr="00751A8E" w:rsidRDefault="00851231" w:rsidP="003F4971">
      <w:pPr>
        <w:jc w:val="center"/>
        <w:rPr>
          <w:rFonts w:ascii="Arial" w:hAnsi="Arial" w:cs="Arial"/>
          <w:i w:val="0"/>
          <w:szCs w:val="24"/>
        </w:rPr>
      </w:pPr>
      <w:r>
        <w:rPr>
          <w:rFonts w:ascii="Arial" w:hAnsi="Arial" w:cs="Arial"/>
          <w:i w:val="0"/>
          <w:szCs w:val="24"/>
        </w:rPr>
        <w:t>Tabla N° 19</w:t>
      </w:r>
      <w:r w:rsidR="00F559DF" w:rsidRPr="00751A8E">
        <w:rPr>
          <w:rFonts w:ascii="Arial" w:hAnsi="Arial" w:cs="Arial"/>
          <w:i w:val="0"/>
          <w:szCs w:val="24"/>
        </w:rPr>
        <w:t xml:space="preserve">: Protocolo IPv6, </w:t>
      </w:r>
      <w:r w:rsidR="00117BD7">
        <w:rPr>
          <w:rFonts w:ascii="Arial" w:hAnsi="Arial" w:cs="Arial"/>
          <w:i w:val="0"/>
          <w:szCs w:val="24"/>
        </w:rPr>
        <w:t>Tráfico</w:t>
      </w:r>
      <w:r w:rsidR="00F559DF" w:rsidRPr="00751A8E">
        <w:rPr>
          <w:rFonts w:ascii="Arial" w:hAnsi="Arial" w:cs="Arial"/>
          <w:i w:val="0"/>
          <w:szCs w:val="24"/>
        </w:rPr>
        <w:t xml:space="preserve"> 0%, 50% y 100% enviando datos</w:t>
      </w:r>
    </w:p>
    <w:p w:rsidR="00C00A6F" w:rsidRPr="00751A8E" w:rsidRDefault="00F559DF" w:rsidP="003F4971">
      <w:pPr>
        <w:jc w:val="center"/>
        <w:rPr>
          <w:rFonts w:ascii="Arial" w:hAnsi="Arial" w:cs="Arial"/>
          <w:i w:val="0"/>
          <w:szCs w:val="24"/>
        </w:rPr>
      </w:pPr>
      <w:r w:rsidRPr="00751A8E">
        <w:rPr>
          <w:rFonts w:ascii="Arial" w:hAnsi="Arial" w:cs="Arial"/>
          <w:i w:val="0"/>
          <w:szCs w:val="24"/>
        </w:rPr>
        <w:t xml:space="preserve"> Fuente: Propia (2011)</w:t>
      </w:r>
    </w:p>
    <w:p w:rsidR="003F4971" w:rsidRDefault="003F4971" w:rsidP="00366EFD">
      <w:pPr>
        <w:spacing w:afterLines="50"/>
        <w:jc w:val="center"/>
        <w:rPr>
          <w:rFonts w:ascii="Arial" w:hAnsi="Arial" w:cs="Arial"/>
          <w:i w:val="0"/>
          <w:szCs w:val="24"/>
        </w:rPr>
      </w:pPr>
    </w:p>
    <w:p w:rsidR="003F4971" w:rsidRDefault="003F4971" w:rsidP="00366EFD">
      <w:pPr>
        <w:spacing w:afterLines="50"/>
        <w:jc w:val="center"/>
        <w:rPr>
          <w:rFonts w:ascii="Arial" w:hAnsi="Arial" w:cs="Arial"/>
          <w:i w:val="0"/>
          <w:szCs w:val="24"/>
        </w:rPr>
      </w:pPr>
    </w:p>
    <w:p w:rsidR="00BB0DE3" w:rsidRDefault="00C6667D" w:rsidP="00366EFD">
      <w:pPr>
        <w:spacing w:afterLines="50"/>
        <w:jc w:val="center"/>
        <w:rPr>
          <w:rFonts w:ascii="Arial" w:hAnsi="Arial" w:cs="Arial"/>
          <w:i w:val="0"/>
          <w:szCs w:val="24"/>
        </w:rPr>
      </w:pPr>
      <w:r>
        <w:rPr>
          <w:rFonts w:ascii="Arial" w:hAnsi="Arial" w:cs="Arial"/>
          <w:i w:val="0"/>
          <w:noProof/>
          <w:szCs w:val="24"/>
          <w:lang w:val="es-VE" w:eastAsia="es-VE"/>
        </w:rPr>
        <w:lastRenderedPageBreak/>
        <w:drawing>
          <wp:inline distT="0" distB="0" distL="0" distR="0">
            <wp:extent cx="5372100" cy="4191000"/>
            <wp:effectExtent l="19050" t="0" r="0" b="0"/>
            <wp:docPr id="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9"/>
                    <a:srcRect/>
                    <a:stretch>
                      <a:fillRect/>
                    </a:stretch>
                  </pic:blipFill>
                  <pic:spPr bwMode="auto">
                    <a:xfrm>
                      <a:off x="0" y="0"/>
                      <a:ext cx="5372100" cy="4191000"/>
                    </a:xfrm>
                    <a:prstGeom prst="rect">
                      <a:avLst/>
                    </a:prstGeom>
                    <a:noFill/>
                    <a:ln w="9525">
                      <a:noFill/>
                      <a:miter lim="800000"/>
                      <a:headEnd/>
                      <a:tailEnd/>
                    </a:ln>
                  </pic:spPr>
                </pic:pic>
              </a:graphicData>
            </a:graphic>
          </wp:inline>
        </w:drawing>
      </w:r>
    </w:p>
    <w:p w:rsidR="00BB0DE3" w:rsidRDefault="00BB0DE3" w:rsidP="00366EFD">
      <w:pPr>
        <w:spacing w:afterLines="50"/>
        <w:jc w:val="center"/>
        <w:rPr>
          <w:rFonts w:ascii="Arial" w:hAnsi="Arial" w:cs="Arial"/>
          <w:i w:val="0"/>
          <w:szCs w:val="24"/>
        </w:rPr>
      </w:pPr>
    </w:p>
    <w:p w:rsidR="00BB0DE3" w:rsidRDefault="00851231" w:rsidP="003F4971">
      <w:pPr>
        <w:jc w:val="center"/>
        <w:rPr>
          <w:rFonts w:ascii="Arial" w:hAnsi="Arial" w:cs="Arial"/>
          <w:i w:val="0"/>
          <w:szCs w:val="24"/>
        </w:rPr>
      </w:pPr>
      <w:r>
        <w:rPr>
          <w:rFonts w:ascii="Arial" w:hAnsi="Arial" w:cs="Arial"/>
          <w:i w:val="0"/>
          <w:szCs w:val="24"/>
        </w:rPr>
        <w:t>Tabla N° 20</w:t>
      </w:r>
      <w:r w:rsidR="00F559DF" w:rsidRPr="00751A8E">
        <w:rPr>
          <w:rFonts w:ascii="Arial" w:hAnsi="Arial" w:cs="Arial"/>
          <w:i w:val="0"/>
          <w:szCs w:val="24"/>
        </w:rPr>
        <w:t xml:space="preserve">: Protocolo IPv6, </w:t>
      </w:r>
      <w:r w:rsidR="00117BD7">
        <w:rPr>
          <w:rFonts w:ascii="Arial" w:hAnsi="Arial" w:cs="Arial"/>
          <w:i w:val="0"/>
          <w:szCs w:val="24"/>
        </w:rPr>
        <w:t>Tráfico</w:t>
      </w:r>
      <w:r w:rsidR="00F559DF" w:rsidRPr="00751A8E">
        <w:rPr>
          <w:rFonts w:ascii="Arial" w:hAnsi="Arial" w:cs="Arial"/>
          <w:i w:val="0"/>
          <w:szCs w:val="24"/>
        </w:rPr>
        <w:t xml:space="preserve"> 0%, 50% y 100% enviando video</w:t>
      </w:r>
    </w:p>
    <w:p w:rsidR="00F559DF" w:rsidRDefault="0082009B" w:rsidP="0082009B">
      <w:pPr>
        <w:jc w:val="center"/>
        <w:rPr>
          <w:rFonts w:ascii="Arial" w:hAnsi="Arial" w:cs="Arial"/>
          <w:i w:val="0"/>
          <w:szCs w:val="24"/>
        </w:rPr>
      </w:pPr>
      <w:r>
        <w:rPr>
          <w:rFonts w:ascii="Arial" w:hAnsi="Arial" w:cs="Arial"/>
          <w:i w:val="0"/>
          <w:szCs w:val="24"/>
        </w:rPr>
        <w:t xml:space="preserve"> Fuente: Propia (2011)</w:t>
      </w:r>
    </w:p>
    <w:p w:rsidR="00C6667D" w:rsidRDefault="00C6667D" w:rsidP="0082009B">
      <w:pPr>
        <w:jc w:val="center"/>
        <w:rPr>
          <w:rFonts w:ascii="Arial" w:hAnsi="Arial" w:cs="Arial"/>
          <w:i w:val="0"/>
          <w:szCs w:val="24"/>
        </w:rPr>
      </w:pPr>
    </w:p>
    <w:p w:rsidR="00C6667D" w:rsidRDefault="00C6667D" w:rsidP="0082009B">
      <w:pPr>
        <w:jc w:val="center"/>
        <w:rPr>
          <w:rFonts w:ascii="Arial" w:hAnsi="Arial" w:cs="Arial"/>
          <w:i w:val="0"/>
          <w:szCs w:val="24"/>
        </w:rPr>
      </w:pPr>
    </w:p>
    <w:p w:rsidR="00C6667D" w:rsidRPr="0082009B" w:rsidRDefault="00C6667D" w:rsidP="0082009B">
      <w:pPr>
        <w:jc w:val="center"/>
        <w:rPr>
          <w:rFonts w:ascii="Arial" w:hAnsi="Arial" w:cs="Arial"/>
          <w:i w:val="0"/>
          <w:szCs w:val="24"/>
        </w:rPr>
      </w:pPr>
    </w:p>
    <w:p w:rsidR="00F559DF" w:rsidRPr="00751A8E" w:rsidRDefault="003F4971" w:rsidP="003F4971">
      <w:pPr>
        <w:jc w:val="center"/>
        <w:rPr>
          <w:rFonts w:ascii="Arial" w:hAnsi="Arial" w:cs="Arial"/>
          <w:szCs w:val="24"/>
        </w:rPr>
      </w:pPr>
      <w:r>
        <w:rPr>
          <w:rFonts w:ascii="Arial" w:hAnsi="Arial" w:cs="Arial"/>
          <w:noProof/>
          <w:szCs w:val="24"/>
          <w:lang w:val="es-VE" w:eastAsia="es-VE"/>
        </w:rPr>
        <w:lastRenderedPageBreak/>
        <w:drawing>
          <wp:inline distT="0" distB="0" distL="0" distR="0">
            <wp:extent cx="4926330" cy="3314700"/>
            <wp:effectExtent l="19050" t="0" r="7620" b="0"/>
            <wp:docPr id="48" name="Imagen 69" descr="fis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9" descr="fisher"/>
                    <pic:cNvPicPr>
                      <a:picLocks noChangeAspect="1" noChangeArrowheads="1"/>
                    </pic:cNvPicPr>
                  </pic:nvPicPr>
                  <pic:blipFill>
                    <a:blip r:embed="rId100"/>
                    <a:srcRect/>
                    <a:stretch>
                      <a:fillRect/>
                    </a:stretch>
                  </pic:blipFill>
                  <pic:spPr bwMode="auto">
                    <a:xfrm>
                      <a:off x="0" y="0"/>
                      <a:ext cx="4926330" cy="3314700"/>
                    </a:xfrm>
                    <a:prstGeom prst="rect">
                      <a:avLst/>
                    </a:prstGeom>
                    <a:noFill/>
                  </pic:spPr>
                </pic:pic>
              </a:graphicData>
            </a:graphic>
          </wp:inline>
        </w:drawing>
      </w:r>
    </w:p>
    <w:p w:rsidR="00F559DF" w:rsidRPr="00751A8E" w:rsidRDefault="00F559DF" w:rsidP="005F2ACB">
      <w:pPr>
        <w:rPr>
          <w:rFonts w:ascii="Arial" w:hAnsi="Arial" w:cs="Arial"/>
          <w:szCs w:val="24"/>
        </w:rPr>
      </w:pPr>
    </w:p>
    <w:p w:rsidR="00F559DF" w:rsidRPr="00751A8E" w:rsidRDefault="00851231" w:rsidP="005F2ACB">
      <w:pPr>
        <w:pStyle w:val="BodyText31"/>
        <w:overflowPunct/>
        <w:autoSpaceDE/>
        <w:spacing w:line="240" w:lineRule="auto"/>
        <w:jc w:val="center"/>
        <w:textAlignment w:val="auto"/>
        <w:outlineLvl w:val="0"/>
        <w:rPr>
          <w:bCs/>
          <w:lang w:val="es-ES"/>
        </w:rPr>
      </w:pPr>
      <w:r>
        <w:rPr>
          <w:bCs/>
          <w:lang w:val="es-ES"/>
        </w:rPr>
        <w:t>Tabla N° 21</w:t>
      </w:r>
      <w:r w:rsidR="00F559DF" w:rsidRPr="00751A8E">
        <w:rPr>
          <w:bCs/>
          <w:lang w:val="es-ES"/>
        </w:rPr>
        <w:t>:   Tabla de Distribución F de Fisher con probabilidad de 0.05</w:t>
      </w:r>
    </w:p>
    <w:p w:rsidR="00F559DF" w:rsidRPr="00751A8E" w:rsidRDefault="00F559DF" w:rsidP="00366EFD">
      <w:pPr>
        <w:pStyle w:val="BodyText31"/>
        <w:overflowPunct/>
        <w:autoSpaceDE/>
        <w:spacing w:afterLines="100" w:line="240" w:lineRule="auto"/>
        <w:jc w:val="center"/>
        <w:textAlignment w:val="auto"/>
        <w:outlineLvl w:val="0"/>
        <w:rPr>
          <w:lang w:val="es-ES"/>
        </w:rPr>
      </w:pPr>
      <w:r w:rsidRPr="00751A8E">
        <w:rPr>
          <w:lang w:val="es-ES"/>
        </w:rPr>
        <w:t xml:space="preserve">Fuente: </w:t>
      </w:r>
      <w:proofErr w:type="spellStart"/>
      <w:r w:rsidRPr="00751A8E">
        <w:rPr>
          <w:lang w:val="es-ES"/>
        </w:rPr>
        <w:t>Massart</w:t>
      </w:r>
      <w:proofErr w:type="spellEnd"/>
      <w:r w:rsidRPr="00751A8E">
        <w:rPr>
          <w:lang w:val="es-ES"/>
        </w:rPr>
        <w:t xml:space="preserve"> (1997). </w:t>
      </w:r>
    </w:p>
    <w:p w:rsidR="00F559DF" w:rsidRPr="00751A8E" w:rsidRDefault="00F559DF" w:rsidP="005F2ACB">
      <w:pPr>
        <w:tabs>
          <w:tab w:val="left" w:pos="3585"/>
        </w:tabs>
        <w:rPr>
          <w:rFonts w:ascii="Arial" w:hAnsi="Arial" w:cs="Arial"/>
          <w:szCs w:val="24"/>
        </w:rPr>
      </w:pPr>
    </w:p>
    <w:sectPr w:rsidR="00F559DF" w:rsidRPr="00751A8E" w:rsidSect="00FA6559">
      <w:pgSz w:w="12240" w:h="15840"/>
      <w:pgMar w:top="1985" w:right="1134" w:bottom="1134"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8602B" w:rsidRDefault="00E8602B" w:rsidP="00F80A7E">
      <w:r>
        <w:separator/>
      </w:r>
    </w:p>
  </w:endnote>
  <w:endnote w:type="continuationSeparator" w:id="0">
    <w:p w:rsidR="00E8602B" w:rsidRDefault="00E8602B" w:rsidP="00F80A7E">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10002FF" w:usb1="4000ACFF" w:usb2="00000009" w:usb3="00000000" w:csb0="0000019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man Old Style">
    <w:panose1 w:val="02050604050505020204"/>
    <w:charset w:val="00"/>
    <w:family w:val="roman"/>
    <w:pitch w:val="variable"/>
    <w:sig w:usb0="00000287" w:usb1="000000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706" w:rsidRDefault="006E0706">
    <w:pPr>
      <w:pStyle w:val="Piedepgina"/>
      <w:jc w:val="right"/>
    </w:pPr>
  </w:p>
  <w:p w:rsidR="006E0706" w:rsidRDefault="006E0706">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8602B" w:rsidRDefault="00E8602B" w:rsidP="00F80A7E">
      <w:r>
        <w:separator/>
      </w:r>
    </w:p>
  </w:footnote>
  <w:footnote w:type="continuationSeparator" w:id="0">
    <w:p w:rsidR="00E8602B" w:rsidRDefault="00E8602B" w:rsidP="00F80A7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0706" w:rsidRPr="0076151B" w:rsidRDefault="006E0706" w:rsidP="00885F84">
    <w:pPr>
      <w:pStyle w:val="Encabezado"/>
      <w:jc w:val="right"/>
      <w:rPr>
        <w:lang w:val="es-VE"/>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8130"/>
      <w:docPartObj>
        <w:docPartGallery w:val="Page Numbers (Top of Page)"/>
        <w:docPartUnique/>
      </w:docPartObj>
    </w:sdtPr>
    <w:sdtContent>
      <w:p w:rsidR="006E0706" w:rsidRDefault="005869BB">
        <w:pPr>
          <w:pStyle w:val="Encabezado"/>
          <w:jc w:val="right"/>
        </w:pPr>
        <w:fldSimple w:instr=" PAGE   \* MERGEFORMAT ">
          <w:r w:rsidR="00366EFD">
            <w:rPr>
              <w:noProof/>
            </w:rPr>
            <w:t>96</w:t>
          </w:r>
        </w:fldSimple>
      </w:p>
    </w:sdtContent>
  </w:sdt>
  <w:p w:rsidR="006E0706" w:rsidRPr="0076151B" w:rsidRDefault="006E0706" w:rsidP="00885F84">
    <w:pPr>
      <w:pStyle w:val="Encabezado"/>
      <w:jc w:val="right"/>
      <w:rPr>
        <w:lang w:val="es-VE"/>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18129"/>
      <w:docPartObj>
        <w:docPartGallery w:val="Page Numbers (Top of Page)"/>
        <w:docPartUnique/>
      </w:docPartObj>
    </w:sdtPr>
    <w:sdtContent>
      <w:p w:rsidR="006E0706" w:rsidRDefault="005869BB">
        <w:pPr>
          <w:pStyle w:val="Encabezado"/>
          <w:jc w:val="right"/>
        </w:pPr>
        <w:fldSimple w:instr=" PAGE   \* MERGEFORMAT ">
          <w:r w:rsidR="00366EFD">
            <w:rPr>
              <w:noProof/>
            </w:rPr>
            <w:t>16</w:t>
          </w:r>
        </w:fldSimple>
      </w:p>
    </w:sdtContent>
  </w:sdt>
  <w:p w:rsidR="006E0706" w:rsidRDefault="006E0706">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6"/>
    <w:multiLevelType w:val="singleLevel"/>
    <w:tmpl w:val="00000006"/>
    <w:name w:val="WW8Num6"/>
    <w:lvl w:ilvl="0">
      <w:start w:val="1"/>
      <w:numFmt w:val="bullet"/>
      <w:lvlText w:val=""/>
      <w:lvlJc w:val="left"/>
      <w:pPr>
        <w:tabs>
          <w:tab w:val="num" w:pos="720"/>
        </w:tabs>
        <w:ind w:left="720" w:hanging="360"/>
      </w:pPr>
      <w:rPr>
        <w:rFonts w:ascii="Wingdings" w:hAnsi="Wingdings"/>
      </w:rPr>
    </w:lvl>
  </w:abstractNum>
  <w:abstractNum w:abstractNumId="1">
    <w:nsid w:val="00CA634B"/>
    <w:multiLevelType w:val="hybridMultilevel"/>
    <w:tmpl w:val="232EFE0C"/>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0E4526AD"/>
    <w:multiLevelType w:val="hybridMultilevel"/>
    <w:tmpl w:val="DDE4154C"/>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3">
    <w:nsid w:val="13276572"/>
    <w:multiLevelType w:val="multilevel"/>
    <w:tmpl w:val="0C0A0023"/>
    <w:lvl w:ilvl="0">
      <w:start w:val="1"/>
      <w:numFmt w:val="upperRoman"/>
      <w:pStyle w:val="Ttulo1"/>
      <w:lvlText w:val="Artículo %1."/>
      <w:lvlJc w:val="left"/>
      <w:rPr>
        <w:rFonts w:cs="Times New Roman"/>
      </w:rPr>
    </w:lvl>
    <w:lvl w:ilvl="1">
      <w:start w:val="1"/>
      <w:numFmt w:val="decimalZero"/>
      <w:pStyle w:val="Ttulo2"/>
      <w:isLgl/>
      <w:lvlText w:val="Sección %1.%2"/>
      <w:lvlJc w:val="left"/>
      <w:rPr>
        <w:rFonts w:cs="Times New Roman"/>
      </w:rPr>
    </w:lvl>
    <w:lvl w:ilvl="2">
      <w:start w:val="1"/>
      <w:numFmt w:val="lowerLetter"/>
      <w:pStyle w:val="Ttulo3"/>
      <w:lvlText w:val="(%3)"/>
      <w:lvlJc w:val="left"/>
      <w:pPr>
        <w:ind w:left="720" w:hanging="432"/>
      </w:pPr>
      <w:rPr>
        <w:rFonts w:cs="Times New Roman"/>
      </w:rPr>
    </w:lvl>
    <w:lvl w:ilvl="3">
      <w:start w:val="1"/>
      <w:numFmt w:val="lowerRoman"/>
      <w:pStyle w:val="Ttulo4"/>
      <w:lvlText w:val="(%4)"/>
      <w:lvlJc w:val="right"/>
      <w:pPr>
        <w:ind w:left="864" w:hanging="144"/>
      </w:pPr>
      <w:rPr>
        <w:rFonts w:cs="Times New Roman"/>
      </w:rPr>
    </w:lvl>
    <w:lvl w:ilvl="4">
      <w:start w:val="1"/>
      <w:numFmt w:val="decimal"/>
      <w:lvlText w:val="%5)"/>
      <w:lvlJc w:val="left"/>
      <w:pPr>
        <w:ind w:left="1008" w:hanging="432"/>
      </w:pPr>
      <w:rPr>
        <w:rFonts w:cs="Times New Roman"/>
      </w:rPr>
    </w:lvl>
    <w:lvl w:ilvl="5">
      <w:start w:val="1"/>
      <w:numFmt w:val="lowerLetter"/>
      <w:lvlText w:val="%6)"/>
      <w:lvlJc w:val="left"/>
      <w:pPr>
        <w:ind w:left="1152" w:hanging="432"/>
      </w:pPr>
      <w:rPr>
        <w:rFonts w:cs="Times New Roman"/>
      </w:rPr>
    </w:lvl>
    <w:lvl w:ilvl="6">
      <w:start w:val="1"/>
      <w:numFmt w:val="lowerRoman"/>
      <w:lvlText w:val="%7)"/>
      <w:lvlJc w:val="right"/>
      <w:pPr>
        <w:ind w:left="1296" w:hanging="288"/>
      </w:pPr>
      <w:rPr>
        <w:rFonts w:cs="Times New Roman"/>
      </w:rPr>
    </w:lvl>
    <w:lvl w:ilvl="7">
      <w:start w:val="1"/>
      <w:numFmt w:val="lowerLetter"/>
      <w:pStyle w:val="Ttulo8"/>
      <w:lvlText w:val="%8."/>
      <w:lvlJc w:val="left"/>
      <w:pPr>
        <w:ind w:left="1440" w:hanging="432"/>
      </w:pPr>
      <w:rPr>
        <w:rFonts w:cs="Times New Roman"/>
      </w:rPr>
    </w:lvl>
    <w:lvl w:ilvl="8">
      <w:start w:val="1"/>
      <w:numFmt w:val="lowerRoman"/>
      <w:pStyle w:val="Ttulo9"/>
      <w:lvlText w:val="%9."/>
      <w:lvlJc w:val="right"/>
      <w:pPr>
        <w:ind w:left="1584" w:hanging="144"/>
      </w:pPr>
      <w:rPr>
        <w:rFonts w:cs="Times New Roman"/>
      </w:rPr>
    </w:lvl>
  </w:abstractNum>
  <w:abstractNum w:abstractNumId="4">
    <w:nsid w:val="14511362"/>
    <w:multiLevelType w:val="hybridMultilevel"/>
    <w:tmpl w:val="57B8A3D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A3D4DC1"/>
    <w:multiLevelType w:val="hybridMultilevel"/>
    <w:tmpl w:val="4A4C96A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1E4D2592"/>
    <w:multiLevelType w:val="hybridMultilevel"/>
    <w:tmpl w:val="D618F002"/>
    <w:lvl w:ilvl="0" w:tplc="200A000B">
      <w:start w:val="1"/>
      <w:numFmt w:val="bullet"/>
      <w:lvlText w:val=""/>
      <w:lvlJc w:val="left"/>
      <w:pPr>
        <w:ind w:left="720" w:hanging="360"/>
      </w:pPr>
      <w:rPr>
        <w:rFonts w:ascii="Wingdings" w:hAnsi="Wingdings" w:hint="default"/>
      </w:rPr>
    </w:lvl>
    <w:lvl w:ilvl="1" w:tplc="200A0003">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20FC1162"/>
    <w:multiLevelType w:val="multilevel"/>
    <w:tmpl w:val="40EC01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5A136E"/>
    <w:multiLevelType w:val="hybridMultilevel"/>
    <w:tmpl w:val="60ECDC36"/>
    <w:lvl w:ilvl="0" w:tplc="200A0003">
      <w:start w:val="1"/>
      <w:numFmt w:val="bullet"/>
      <w:lvlText w:val="o"/>
      <w:lvlJc w:val="left"/>
      <w:pPr>
        <w:ind w:left="1440" w:hanging="360"/>
      </w:pPr>
      <w:rPr>
        <w:rFonts w:ascii="Courier New" w:hAnsi="Courier New" w:hint="default"/>
      </w:rPr>
    </w:lvl>
    <w:lvl w:ilvl="1" w:tplc="200A0003" w:tentative="1">
      <w:start w:val="1"/>
      <w:numFmt w:val="bullet"/>
      <w:lvlText w:val="o"/>
      <w:lvlJc w:val="left"/>
      <w:pPr>
        <w:ind w:left="2160" w:hanging="360"/>
      </w:pPr>
      <w:rPr>
        <w:rFonts w:ascii="Courier New" w:hAnsi="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9">
    <w:nsid w:val="25B83B2C"/>
    <w:multiLevelType w:val="hybridMultilevel"/>
    <w:tmpl w:val="A2B6B664"/>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268D347B"/>
    <w:multiLevelType w:val="hybridMultilevel"/>
    <w:tmpl w:val="418C290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nsid w:val="277A35C4"/>
    <w:multiLevelType w:val="hybridMultilevel"/>
    <w:tmpl w:val="3A8218B6"/>
    <w:lvl w:ilvl="0" w:tplc="200A000D">
      <w:start w:val="1"/>
      <w:numFmt w:val="bullet"/>
      <w:lvlText w:val=""/>
      <w:lvlJc w:val="left"/>
      <w:pPr>
        <w:ind w:left="1069" w:hanging="360"/>
      </w:pPr>
      <w:rPr>
        <w:rFonts w:ascii="Wingdings" w:hAnsi="Wingdings" w:hint="default"/>
      </w:rPr>
    </w:lvl>
    <w:lvl w:ilvl="1" w:tplc="200A0003" w:tentative="1">
      <w:start w:val="1"/>
      <w:numFmt w:val="bullet"/>
      <w:lvlText w:val="o"/>
      <w:lvlJc w:val="left"/>
      <w:pPr>
        <w:ind w:left="1789" w:hanging="360"/>
      </w:pPr>
      <w:rPr>
        <w:rFonts w:ascii="Courier New" w:hAnsi="Courier New" w:hint="default"/>
      </w:rPr>
    </w:lvl>
    <w:lvl w:ilvl="2" w:tplc="200A0005" w:tentative="1">
      <w:start w:val="1"/>
      <w:numFmt w:val="bullet"/>
      <w:lvlText w:val=""/>
      <w:lvlJc w:val="left"/>
      <w:pPr>
        <w:ind w:left="2509" w:hanging="360"/>
      </w:pPr>
      <w:rPr>
        <w:rFonts w:ascii="Wingdings" w:hAnsi="Wingdings" w:hint="default"/>
      </w:rPr>
    </w:lvl>
    <w:lvl w:ilvl="3" w:tplc="200A0001" w:tentative="1">
      <w:start w:val="1"/>
      <w:numFmt w:val="bullet"/>
      <w:lvlText w:val=""/>
      <w:lvlJc w:val="left"/>
      <w:pPr>
        <w:ind w:left="3229" w:hanging="360"/>
      </w:pPr>
      <w:rPr>
        <w:rFonts w:ascii="Symbol" w:hAnsi="Symbol" w:hint="default"/>
      </w:rPr>
    </w:lvl>
    <w:lvl w:ilvl="4" w:tplc="200A0003" w:tentative="1">
      <w:start w:val="1"/>
      <w:numFmt w:val="bullet"/>
      <w:lvlText w:val="o"/>
      <w:lvlJc w:val="left"/>
      <w:pPr>
        <w:ind w:left="3949" w:hanging="360"/>
      </w:pPr>
      <w:rPr>
        <w:rFonts w:ascii="Courier New" w:hAnsi="Courier New" w:hint="default"/>
      </w:rPr>
    </w:lvl>
    <w:lvl w:ilvl="5" w:tplc="200A0005" w:tentative="1">
      <w:start w:val="1"/>
      <w:numFmt w:val="bullet"/>
      <w:lvlText w:val=""/>
      <w:lvlJc w:val="left"/>
      <w:pPr>
        <w:ind w:left="4669" w:hanging="360"/>
      </w:pPr>
      <w:rPr>
        <w:rFonts w:ascii="Wingdings" w:hAnsi="Wingdings" w:hint="default"/>
      </w:rPr>
    </w:lvl>
    <w:lvl w:ilvl="6" w:tplc="200A0001" w:tentative="1">
      <w:start w:val="1"/>
      <w:numFmt w:val="bullet"/>
      <w:lvlText w:val=""/>
      <w:lvlJc w:val="left"/>
      <w:pPr>
        <w:ind w:left="5389" w:hanging="360"/>
      </w:pPr>
      <w:rPr>
        <w:rFonts w:ascii="Symbol" w:hAnsi="Symbol" w:hint="default"/>
      </w:rPr>
    </w:lvl>
    <w:lvl w:ilvl="7" w:tplc="200A0003" w:tentative="1">
      <w:start w:val="1"/>
      <w:numFmt w:val="bullet"/>
      <w:lvlText w:val="o"/>
      <w:lvlJc w:val="left"/>
      <w:pPr>
        <w:ind w:left="6109" w:hanging="360"/>
      </w:pPr>
      <w:rPr>
        <w:rFonts w:ascii="Courier New" w:hAnsi="Courier New" w:hint="default"/>
      </w:rPr>
    </w:lvl>
    <w:lvl w:ilvl="8" w:tplc="200A0005" w:tentative="1">
      <w:start w:val="1"/>
      <w:numFmt w:val="bullet"/>
      <w:lvlText w:val=""/>
      <w:lvlJc w:val="left"/>
      <w:pPr>
        <w:ind w:left="6829" w:hanging="360"/>
      </w:pPr>
      <w:rPr>
        <w:rFonts w:ascii="Wingdings" w:hAnsi="Wingdings" w:hint="default"/>
      </w:rPr>
    </w:lvl>
  </w:abstractNum>
  <w:abstractNum w:abstractNumId="12">
    <w:nsid w:val="2C04550A"/>
    <w:multiLevelType w:val="hybridMultilevel"/>
    <w:tmpl w:val="57908DEA"/>
    <w:lvl w:ilvl="0" w:tplc="0C0A0001">
      <w:start w:val="1"/>
      <w:numFmt w:val="bullet"/>
      <w:lvlText w:val=""/>
      <w:lvlJc w:val="left"/>
      <w:pPr>
        <w:ind w:left="720" w:hanging="360"/>
      </w:pPr>
      <w:rPr>
        <w:rFonts w:ascii="Symbol" w:hAnsi="Symbol" w:hint="default"/>
      </w:rPr>
    </w:lvl>
    <w:lvl w:ilvl="1" w:tplc="BD04C020">
      <w:numFmt w:val="bullet"/>
      <w:lvlText w:val="•"/>
      <w:lvlJc w:val="left"/>
      <w:pPr>
        <w:ind w:left="1440" w:hanging="360"/>
      </w:pPr>
      <w:rPr>
        <w:rFonts w:ascii="Arial" w:eastAsia="Batang" w:hAnsi="Arial"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2DD1714D"/>
    <w:multiLevelType w:val="hybridMultilevel"/>
    <w:tmpl w:val="8F4CC73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2E4C54D8"/>
    <w:multiLevelType w:val="hybridMultilevel"/>
    <w:tmpl w:val="54A22780"/>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3D6B66E3"/>
    <w:multiLevelType w:val="hybridMultilevel"/>
    <w:tmpl w:val="BF689B5A"/>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5E34D37"/>
    <w:multiLevelType w:val="hybridMultilevel"/>
    <w:tmpl w:val="7B808124"/>
    <w:lvl w:ilvl="0" w:tplc="200A0003">
      <w:start w:val="1"/>
      <w:numFmt w:val="bullet"/>
      <w:lvlText w:val="o"/>
      <w:lvlJc w:val="left"/>
      <w:pPr>
        <w:ind w:left="1440" w:hanging="360"/>
      </w:pPr>
      <w:rPr>
        <w:rFonts w:ascii="Courier New" w:hAnsi="Courier New" w:hint="default"/>
      </w:rPr>
    </w:lvl>
    <w:lvl w:ilvl="1" w:tplc="200A0003" w:tentative="1">
      <w:start w:val="1"/>
      <w:numFmt w:val="bullet"/>
      <w:lvlText w:val="o"/>
      <w:lvlJc w:val="left"/>
      <w:pPr>
        <w:ind w:left="2160" w:hanging="360"/>
      </w:pPr>
      <w:rPr>
        <w:rFonts w:ascii="Courier New" w:hAnsi="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7">
    <w:nsid w:val="4CDE27B4"/>
    <w:multiLevelType w:val="hybridMultilevel"/>
    <w:tmpl w:val="E7CAE9D0"/>
    <w:lvl w:ilvl="0" w:tplc="200A0003">
      <w:start w:val="1"/>
      <w:numFmt w:val="bullet"/>
      <w:lvlText w:val="o"/>
      <w:lvlJc w:val="left"/>
      <w:pPr>
        <w:ind w:left="2200" w:hanging="360"/>
      </w:pPr>
      <w:rPr>
        <w:rFonts w:ascii="Courier New" w:hAnsi="Courier New" w:hint="default"/>
      </w:rPr>
    </w:lvl>
    <w:lvl w:ilvl="1" w:tplc="200A0003" w:tentative="1">
      <w:start w:val="1"/>
      <w:numFmt w:val="bullet"/>
      <w:lvlText w:val="o"/>
      <w:lvlJc w:val="left"/>
      <w:pPr>
        <w:ind w:left="2920" w:hanging="360"/>
      </w:pPr>
      <w:rPr>
        <w:rFonts w:ascii="Courier New" w:hAnsi="Courier New" w:hint="default"/>
      </w:rPr>
    </w:lvl>
    <w:lvl w:ilvl="2" w:tplc="200A0005" w:tentative="1">
      <w:start w:val="1"/>
      <w:numFmt w:val="bullet"/>
      <w:lvlText w:val=""/>
      <w:lvlJc w:val="left"/>
      <w:pPr>
        <w:ind w:left="3640" w:hanging="360"/>
      </w:pPr>
      <w:rPr>
        <w:rFonts w:ascii="Wingdings" w:hAnsi="Wingdings" w:hint="default"/>
      </w:rPr>
    </w:lvl>
    <w:lvl w:ilvl="3" w:tplc="200A0001" w:tentative="1">
      <w:start w:val="1"/>
      <w:numFmt w:val="bullet"/>
      <w:lvlText w:val=""/>
      <w:lvlJc w:val="left"/>
      <w:pPr>
        <w:ind w:left="4360" w:hanging="360"/>
      </w:pPr>
      <w:rPr>
        <w:rFonts w:ascii="Symbol" w:hAnsi="Symbol" w:hint="default"/>
      </w:rPr>
    </w:lvl>
    <w:lvl w:ilvl="4" w:tplc="200A0003" w:tentative="1">
      <w:start w:val="1"/>
      <w:numFmt w:val="bullet"/>
      <w:lvlText w:val="o"/>
      <w:lvlJc w:val="left"/>
      <w:pPr>
        <w:ind w:left="5080" w:hanging="360"/>
      </w:pPr>
      <w:rPr>
        <w:rFonts w:ascii="Courier New" w:hAnsi="Courier New" w:hint="default"/>
      </w:rPr>
    </w:lvl>
    <w:lvl w:ilvl="5" w:tplc="200A0005" w:tentative="1">
      <w:start w:val="1"/>
      <w:numFmt w:val="bullet"/>
      <w:lvlText w:val=""/>
      <w:lvlJc w:val="left"/>
      <w:pPr>
        <w:ind w:left="5800" w:hanging="360"/>
      </w:pPr>
      <w:rPr>
        <w:rFonts w:ascii="Wingdings" w:hAnsi="Wingdings" w:hint="default"/>
      </w:rPr>
    </w:lvl>
    <w:lvl w:ilvl="6" w:tplc="200A0001" w:tentative="1">
      <w:start w:val="1"/>
      <w:numFmt w:val="bullet"/>
      <w:lvlText w:val=""/>
      <w:lvlJc w:val="left"/>
      <w:pPr>
        <w:ind w:left="6520" w:hanging="360"/>
      </w:pPr>
      <w:rPr>
        <w:rFonts w:ascii="Symbol" w:hAnsi="Symbol" w:hint="default"/>
      </w:rPr>
    </w:lvl>
    <w:lvl w:ilvl="7" w:tplc="200A0003" w:tentative="1">
      <w:start w:val="1"/>
      <w:numFmt w:val="bullet"/>
      <w:lvlText w:val="o"/>
      <w:lvlJc w:val="left"/>
      <w:pPr>
        <w:ind w:left="7240" w:hanging="360"/>
      </w:pPr>
      <w:rPr>
        <w:rFonts w:ascii="Courier New" w:hAnsi="Courier New" w:hint="default"/>
      </w:rPr>
    </w:lvl>
    <w:lvl w:ilvl="8" w:tplc="200A0005" w:tentative="1">
      <w:start w:val="1"/>
      <w:numFmt w:val="bullet"/>
      <w:lvlText w:val=""/>
      <w:lvlJc w:val="left"/>
      <w:pPr>
        <w:ind w:left="7960" w:hanging="360"/>
      </w:pPr>
      <w:rPr>
        <w:rFonts w:ascii="Wingdings" w:hAnsi="Wingdings" w:hint="default"/>
      </w:rPr>
    </w:lvl>
  </w:abstractNum>
  <w:abstractNum w:abstractNumId="18">
    <w:nsid w:val="50452C9E"/>
    <w:multiLevelType w:val="hybridMultilevel"/>
    <w:tmpl w:val="CA7C7E5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nsid w:val="532E5837"/>
    <w:multiLevelType w:val="hybridMultilevel"/>
    <w:tmpl w:val="A3A8D716"/>
    <w:lvl w:ilvl="0" w:tplc="200A000B">
      <w:start w:val="1"/>
      <w:numFmt w:val="bullet"/>
      <w:lvlText w:val=""/>
      <w:lvlJc w:val="left"/>
      <w:pPr>
        <w:ind w:left="0" w:hanging="360"/>
      </w:pPr>
      <w:rPr>
        <w:rFonts w:ascii="Wingdings" w:hAnsi="Wingdings" w:hint="default"/>
      </w:rPr>
    </w:lvl>
    <w:lvl w:ilvl="1" w:tplc="200A0003" w:tentative="1">
      <w:start w:val="1"/>
      <w:numFmt w:val="bullet"/>
      <w:lvlText w:val="o"/>
      <w:lvlJc w:val="left"/>
      <w:pPr>
        <w:ind w:left="720" w:hanging="360"/>
      </w:pPr>
      <w:rPr>
        <w:rFonts w:ascii="Courier New" w:hAnsi="Courier New" w:hint="default"/>
      </w:rPr>
    </w:lvl>
    <w:lvl w:ilvl="2" w:tplc="200A0005" w:tentative="1">
      <w:start w:val="1"/>
      <w:numFmt w:val="bullet"/>
      <w:lvlText w:val=""/>
      <w:lvlJc w:val="left"/>
      <w:pPr>
        <w:ind w:left="1440" w:hanging="360"/>
      </w:pPr>
      <w:rPr>
        <w:rFonts w:ascii="Wingdings" w:hAnsi="Wingdings" w:hint="default"/>
      </w:rPr>
    </w:lvl>
    <w:lvl w:ilvl="3" w:tplc="200A0001" w:tentative="1">
      <w:start w:val="1"/>
      <w:numFmt w:val="bullet"/>
      <w:lvlText w:val=""/>
      <w:lvlJc w:val="left"/>
      <w:pPr>
        <w:ind w:left="2160" w:hanging="360"/>
      </w:pPr>
      <w:rPr>
        <w:rFonts w:ascii="Symbol" w:hAnsi="Symbol" w:hint="default"/>
      </w:rPr>
    </w:lvl>
    <w:lvl w:ilvl="4" w:tplc="200A0003" w:tentative="1">
      <w:start w:val="1"/>
      <w:numFmt w:val="bullet"/>
      <w:lvlText w:val="o"/>
      <w:lvlJc w:val="left"/>
      <w:pPr>
        <w:ind w:left="2880" w:hanging="360"/>
      </w:pPr>
      <w:rPr>
        <w:rFonts w:ascii="Courier New" w:hAnsi="Courier New" w:hint="default"/>
      </w:rPr>
    </w:lvl>
    <w:lvl w:ilvl="5" w:tplc="200A0005" w:tentative="1">
      <w:start w:val="1"/>
      <w:numFmt w:val="bullet"/>
      <w:lvlText w:val=""/>
      <w:lvlJc w:val="left"/>
      <w:pPr>
        <w:ind w:left="3600" w:hanging="360"/>
      </w:pPr>
      <w:rPr>
        <w:rFonts w:ascii="Wingdings" w:hAnsi="Wingdings" w:hint="default"/>
      </w:rPr>
    </w:lvl>
    <w:lvl w:ilvl="6" w:tplc="200A0001" w:tentative="1">
      <w:start w:val="1"/>
      <w:numFmt w:val="bullet"/>
      <w:lvlText w:val=""/>
      <w:lvlJc w:val="left"/>
      <w:pPr>
        <w:ind w:left="4320" w:hanging="360"/>
      </w:pPr>
      <w:rPr>
        <w:rFonts w:ascii="Symbol" w:hAnsi="Symbol" w:hint="default"/>
      </w:rPr>
    </w:lvl>
    <w:lvl w:ilvl="7" w:tplc="200A0003" w:tentative="1">
      <w:start w:val="1"/>
      <w:numFmt w:val="bullet"/>
      <w:lvlText w:val="o"/>
      <w:lvlJc w:val="left"/>
      <w:pPr>
        <w:ind w:left="5040" w:hanging="360"/>
      </w:pPr>
      <w:rPr>
        <w:rFonts w:ascii="Courier New" w:hAnsi="Courier New" w:hint="default"/>
      </w:rPr>
    </w:lvl>
    <w:lvl w:ilvl="8" w:tplc="200A0005" w:tentative="1">
      <w:start w:val="1"/>
      <w:numFmt w:val="bullet"/>
      <w:lvlText w:val=""/>
      <w:lvlJc w:val="left"/>
      <w:pPr>
        <w:ind w:left="5760" w:hanging="360"/>
      </w:pPr>
      <w:rPr>
        <w:rFonts w:ascii="Wingdings" w:hAnsi="Wingdings" w:hint="default"/>
      </w:rPr>
    </w:lvl>
  </w:abstractNum>
  <w:abstractNum w:abstractNumId="20">
    <w:nsid w:val="58F43E8E"/>
    <w:multiLevelType w:val="hybridMultilevel"/>
    <w:tmpl w:val="FD9278B2"/>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1">
    <w:nsid w:val="5F0C270E"/>
    <w:multiLevelType w:val="hybridMultilevel"/>
    <w:tmpl w:val="5CCA0CE8"/>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2">
    <w:nsid w:val="607C3429"/>
    <w:multiLevelType w:val="hybridMultilevel"/>
    <w:tmpl w:val="A0EE54A6"/>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611A61F7"/>
    <w:multiLevelType w:val="hybridMultilevel"/>
    <w:tmpl w:val="E780D208"/>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4">
    <w:nsid w:val="663E1305"/>
    <w:multiLevelType w:val="hybridMultilevel"/>
    <w:tmpl w:val="BCC4200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6670132F"/>
    <w:multiLevelType w:val="hybridMultilevel"/>
    <w:tmpl w:val="142C3A7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nsid w:val="66B04A84"/>
    <w:multiLevelType w:val="hybridMultilevel"/>
    <w:tmpl w:val="421C9A40"/>
    <w:lvl w:ilvl="0" w:tplc="200A000D">
      <w:start w:val="1"/>
      <w:numFmt w:val="bullet"/>
      <w:lvlText w:val=""/>
      <w:lvlJc w:val="left"/>
      <w:pPr>
        <w:ind w:left="2204"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7">
    <w:nsid w:val="6B2B3204"/>
    <w:multiLevelType w:val="hybridMultilevel"/>
    <w:tmpl w:val="0BC033E2"/>
    <w:lvl w:ilvl="0" w:tplc="200A000B">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6E143C04"/>
    <w:multiLevelType w:val="hybridMultilevel"/>
    <w:tmpl w:val="81E8324E"/>
    <w:lvl w:ilvl="0" w:tplc="61C2BF04">
      <w:start w:val="2"/>
      <w:numFmt w:val="bullet"/>
      <w:lvlText w:val="-"/>
      <w:lvlJc w:val="left"/>
      <w:pPr>
        <w:ind w:left="1776" w:hanging="360"/>
      </w:pPr>
      <w:rPr>
        <w:rFonts w:ascii="Arial" w:eastAsia="Times New Roman" w:hAnsi="Arial" w:hint="default"/>
      </w:rPr>
    </w:lvl>
    <w:lvl w:ilvl="1" w:tplc="200A0003">
      <w:start w:val="1"/>
      <w:numFmt w:val="bullet"/>
      <w:lvlText w:val="o"/>
      <w:lvlJc w:val="left"/>
      <w:pPr>
        <w:ind w:left="2496" w:hanging="360"/>
      </w:pPr>
      <w:rPr>
        <w:rFonts w:ascii="Courier New" w:hAnsi="Courier New" w:hint="default"/>
      </w:rPr>
    </w:lvl>
    <w:lvl w:ilvl="2" w:tplc="200A0005" w:tentative="1">
      <w:start w:val="1"/>
      <w:numFmt w:val="bullet"/>
      <w:lvlText w:val=""/>
      <w:lvlJc w:val="left"/>
      <w:pPr>
        <w:ind w:left="3216" w:hanging="360"/>
      </w:pPr>
      <w:rPr>
        <w:rFonts w:ascii="Wingdings" w:hAnsi="Wingdings" w:hint="default"/>
      </w:rPr>
    </w:lvl>
    <w:lvl w:ilvl="3" w:tplc="200A0001" w:tentative="1">
      <w:start w:val="1"/>
      <w:numFmt w:val="bullet"/>
      <w:lvlText w:val=""/>
      <w:lvlJc w:val="left"/>
      <w:pPr>
        <w:ind w:left="3936" w:hanging="360"/>
      </w:pPr>
      <w:rPr>
        <w:rFonts w:ascii="Symbol" w:hAnsi="Symbol" w:hint="default"/>
      </w:rPr>
    </w:lvl>
    <w:lvl w:ilvl="4" w:tplc="200A0003" w:tentative="1">
      <w:start w:val="1"/>
      <w:numFmt w:val="bullet"/>
      <w:lvlText w:val="o"/>
      <w:lvlJc w:val="left"/>
      <w:pPr>
        <w:ind w:left="4656" w:hanging="360"/>
      </w:pPr>
      <w:rPr>
        <w:rFonts w:ascii="Courier New" w:hAnsi="Courier New" w:hint="default"/>
      </w:rPr>
    </w:lvl>
    <w:lvl w:ilvl="5" w:tplc="200A0005" w:tentative="1">
      <w:start w:val="1"/>
      <w:numFmt w:val="bullet"/>
      <w:lvlText w:val=""/>
      <w:lvlJc w:val="left"/>
      <w:pPr>
        <w:ind w:left="5376" w:hanging="360"/>
      </w:pPr>
      <w:rPr>
        <w:rFonts w:ascii="Wingdings" w:hAnsi="Wingdings" w:hint="default"/>
      </w:rPr>
    </w:lvl>
    <w:lvl w:ilvl="6" w:tplc="200A0001" w:tentative="1">
      <w:start w:val="1"/>
      <w:numFmt w:val="bullet"/>
      <w:lvlText w:val=""/>
      <w:lvlJc w:val="left"/>
      <w:pPr>
        <w:ind w:left="6096" w:hanging="360"/>
      </w:pPr>
      <w:rPr>
        <w:rFonts w:ascii="Symbol" w:hAnsi="Symbol" w:hint="default"/>
      </w:rPr>
    </w:lvl>
    <w:lvl w:ilvl="7" w:tplc="200A0003" w:tentative="1">
      <w:start w:val="1"/>
      <w:numFmt w:val="bullet"/>
      <w:lvlText w:val="o"/>
      <w:lvlJc w:val="left"/>
      <w:pPr>
        <w:ind w:left="6816" w:hanging="360"/>
      </w:pPr>
      <w:rPr>
        <w:rFonts w:ascii="Courier New" w:hAnsi="Courier New" w:hint="default"/>
      </w:rPr>
    </w:lvl>
    <w:lvl w:ilvl="8" w:tplc="200A0005" w:tentative="1">
      <w:start w:val="1"/>
      <w:numFmt w:val="bullet"/>
      <w:lvlText w:val=""/>
      <w:lvlJc w:val="left"/>
      <w:pPr>
        <w:ind w:left="7536" w:hanging="360"/>
      </w:pPr>
      <w:rPr>
        <w:rFonts w:ascii="Wingdings" w:hAnsi="Wingdings" w:hint="default"/>
      </w:rPr>
    </w:lvl>
  </w:abstractNum>
  <w:abstractNum w:abstractNumId="29">
    <w:nsid w:val="77356BCE"/>
    <w:multiLevelType w:val="hybridMultilevel"/>
    <w:tmpl w:val="4EC42E9C"/>
    <w:lvl w:ilvl="0" w:tplc="200A0003">
      <w:start w:val="1"/>
      <w:numFmt w:val="bullet"/>
      <w:lvlText w:val="o"/>
      <w:lvlJc w:val="left"/>
      <w:pPr>
        <w:ind w:left="2140" w:hanging="360"/>
      </w:pPr>
      <w:rPr>
        <w:rFonts w:ascii="Courier New" w:hAnsi="Courier New" w:hint="default"/>
      </w:rPr>
    </w:lvl>
    <w:lvl w:ilvl="1" w:tplc="200A0003" w:tentative="1">
      <w:start w:val="1"/>
      <w:numFmt w:val="bullet"/>
      <w:lvlText w:val="o"/>
      <w:lvlJc w:val="left"/>
      <w:pPr>
        <w:ind w:left="2860" w:hanging="360"/>
      </w:pPr>
      <w:rPr>
        <w:rFonts w:ascii="Courier New" w:hAnsi="Courier New" w:hint="default"/>
      </w:rPr>
    </w:lvl>
    <w:lvl w:ilvl="2" w:tplc="200A0005" w:tentative="1">
      <w:start w:val="1"/>
      <w:numFmt w:val="bullet"/>
      <w:lvlText w:val=""/>
      <w:lvlJc w:val="left"/>
      <w:pPr>
        <w:ind w:left="3580" w:hanging="360"/>
      </w:pPr>
      <w:rPr>
        <w:rFonts w:ascii="Wingdings" w:hAnsi="Wingdings" w:hint="default"/>
      </w:rPr>
    </w:lvl>
    <w:lvl w:ilvl="3" w:tplc="200A0001" w:tentative="1">
      <w:start w:val="1"/>
      <w:numFmt w:val="bullet"/>
      <w:lvlText w:val=""/>
      <w:lvlJc w:val="left"/>
      <w:pPr>
        <w:ind w:left="4300" w:hanging="360"/>
      </w:pPr>
      <w:rPr>
        <w:rFonts w:ascii="Symbol" w:hAnsi="Symbol" w:hint="default"/>
      </w:rPr>
    </w:lvl>
    <w:lvl w:ilvl="4" w:tplc="200A0003" w:tentative="1">
      <w:start w:val="1"/>
      <w:numFmt w:val="bullet"/>
      <w:lvlText w:val="o"/>
      <w:lvlJc w:val="left"/>
      <w:pPr>
        <w:ind w:left="5020" w:hanging="360"/>
      </w:pPr>
      <w:rPr>
        <w:rFonts w:ascii="Courier New" w:hAnsi="Courier New" w:hint="default"/>
      </w:rPr>
    </w:lvl>
    <w:lvl w:ilvl="5" w:tplc="200A0005" w:tentative="1">
      <w:start w:val="1"/>
      <w:numFmt w:val="bullet"/>
      <w:lvlText w:val=""/>
      <w:lvlJc w:val="left"/>
      <w:pPr>
        <w:ind w:left="5740" w:hanging="360"/>
      </w:pPr>
      <w:rPr>
        <w:rFonts w:ascii="Wingdings" w:hAnsi="Wingdings" w:hint="default"/>
      </w:rPr>
    </w:lvl>
    <w:lvl w:ilvl="6" w:tplc="200A0001" w:tentative="1">
      <w:start w:val="1"/>
      <w:numFmt w:val="bullet"/>
      <w:lvlText w:val=""/>
      <w:lvlJc w:val="left"/>
      <w:pPr>
        <w:ind w:left="6460" w:hanging="360"/>
      </w:pPr>
      <w:rPr>
        <w:rFonts w:ascii="Symbol" w:hAnsi="Symbol" w:hint="default"/>
      </w:rPr>
    </w:lvl>
    <w:lvl w:ilvl="7" w:tplc="200A0003" w:tentative="1">
      <w:start w:val="1"/>
      <w:numFmt w:val="bullet"/>
      <w:lvlText w:val="o"/>
      <w:lvlJc w:val="left"/>
      <w:pPr>
        <w:ind w:left="7180" w:hanging="360"/>
      </w:pPr>
      <w:rPr>
        <w:rFonts w:ascii="Courier New" w:hAnsi="Courier New" w:hint="default"/>
      </w:rPr>
    </w:lvl>
    <w:lvl w:ilvl="8" w:tplc="200A0005" w:tentative="1">
      <w:start w:val="1"/>
      <w:numFmt w:val="bullet"/>
      <w:lvlText w:val=""/>
      <w:lvlJc w:val="left"/>
      <w:pPr>
        <w:ind w:left="7900" w:hanging="360"/>
      </w:pPr>
      <w:rPr>
        <w:rFonts w:ascii="Wingdings" w:hAnsi="Wingdings" w:hint="default"/>
      </w:rPr>
    </w:lvl>
  </w:abstractNum>
  <w:abstractNum w:abstractNumId="30">
    <w:nsid w:val="7ABD09F4"/>
    <w:multiLevelType w:val="hybridMultilevel"/>
    <w:tmpl w:val="3F3EB8C0"/>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1">
    <w:nsid w:val="7C047CAA"/>
    <w:multiLevelType w:val="hybridMultilevel"/>
    <w:tmpl w:val="545A9004"/>
    <w:lvl w:ilvl="0" w:tplc="0409000F">
      <w:start w:val="1"/>
      <w:numFmt w:val="decimal"/>
      <w:lvlText w:val="%1."/>
      <w:lvlJc w:val="left"/>
      <w:pPr>
        <w:tabs>
          <w:tab w:val="num" w:pos="720"/>
        </w:tabs>
        <w:ind w:left="720" w:hanging="360"/>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32">
    <w:nsid w:val="7D4051DF"/>
    <w:multiLevelType w:val="hybridMultilevel"/>
    <w:tmpl w:val="55D09E6A"/>
    <w:lvl w:ilvl="0" w:tplc="080A000D">
      <w:start w:val="1"/>
      <w:numFmt w:val="bullet"/>
      <w:lvlText w:val=""/>
      <w:lvlJc w:val="left"/>
      <w:pPr>
        <w:ind w:left="2062" w:hanging="360"/>
      </w:pPr>
      <w:rPr>
        <w:rFonts w:ascii="Wingdings" w:hAnsi="Wingdings" w:hint="default"/>
      </w:rPr>
    </w:lvl>
    <w:lvl w:ilvl="1" w:tplc="080A0003" w:tentative="1">
      <w:start w:val="1"/>
      <w:numFmt w:val="bullet"/>
      <w:lvlText w:val="o"/>
      <w:lvlJc w:val="left"/>
      <w:pPr>
        <w:ind w:left="2782" w:hanging="360"/>
      </w:pPr>
      <w:rPr>
        <w:rFonts w:ascii="Courier New" w:hAnsi="Courier New" w:hint="default"/>
      </w:rPr>
    </w:lvl>
    <w:lvl w:ilvl="2" w:tplc="080A0005" w:tentative="1">
      <w:start w:val="1"/>
      <w:numFmt w:val="bullet"/>
      <w:lvlText w:val=""/>
      <w:lvlJc w:val="left"/>
      <w:pPr>
        <w:ind w:left="3502" w:hanging="360"/>
      </w:pPr>
      <w:rPr>
        <w:rFonts w:ascii="Wingdings" w:hAnsi="Wingdings" w:hint="default"/>
      </w:rPr>
    </w:lvl>
    <w:lvl w:ilvl="3" w:tplc="080A0001" w:tentative="1">
      <w:start w:val="1"/>
      <w:numFmt w:val="bullet"/>
      <w:lvlText w:val=""/>
      <w:lvlJc w:val="left"/>
      <w:pPr>
        <w:ind w:left="4222" w:hanging="360"/>
      </w:pPr>
      <w:rPr>
        <w:rFonts w:ascii="Symbol" w:hAnsi="Symbol" w:hint="default"/>
      </w:rPr>
    </w:lvl>
    <w:lvl w:ilvl="4" w:tplc="080A0003" w:tentative="1">
      <w:start w:val="1"/>
      <w:numFmt w:val="bullet"/>
      <w:lvlText w:val="o"/>
      <w:lvlJc w:val="left"/>
      <w:pPr>
        <w:ind w:left="4942" w:hanging="360"/>
      </w:pPr>
      <w:rPr>
        <w:rFonts w:ascii="Courier New" w:hAnsi="Courier New" w:hint="default"/>
      </w:rPr>
    </w:lvl>
    <w:lvl w:ilvl="5" w:tplc="080A0005" w:tentative="1">
      <w:start w:val="1"/>
      <w:numFmt w:val="bullet"/>
      <w:lvlText w:val=""/>
      <w:lvlJc w:val="left"/>
      <w:pPr>
        <w:ind w:left="5662" w:hanging="360"/>
      </w:pPr>
      <w:rPr>
        <w:rFonts w:ascii="Wingdings" w:hAnsi="Wingdings" w:hint="default"/>
      </w:rPr>
    </w:lvl>
    <w:lvl w:ilvl="6" w:tplc="080A0001" w:tentative="1">
      <w:start w:val="1"/>
      <w:numFmt w:val="bullet"/>
      <w:lvlText w:val=""/>
      <w:lvlJc w:val="left"/>
      <w:pPr>
        <w:ind w:left="6382" w:hanging="360"/>
      </w:pPr>
      <w:rPr>
        <w:rFonts w:ascii="Symbol" w:hAnsi="Symbol" w:hint="default"/>
      </w:rPr>
    </w:lvl>
    <w:lvl w:ilvl="7" w:tplc="080A0003" w:tentative="1">
      <w:start w:val="1"/>
      <w:numFmt w:val="bullet"/>
      <w:lvlText w:val="o"/>
      <w:lvlJc w:val="left"/>
      <w:pPr>
        <w:ind w:left="7102" w:hanging="360"/>
      </w:pPr>
      <w:rPr>
        <w:rFonts w:ascii="Courier New" w:hAnsi="Courier New" w:hint="default"/>
      </w:rPr>
    </w:lvl>
    <w:lvl w:ilvl="8" w:tplc="080A0005" w:tentative="1">
      <w:start w:val="1"/>
      <w:numFmt w:val="bullet"/>
      <w:lvlText w:val=""/>
      <w:lvlJc w:val="left"/>
      <w:pPr>
        <w:ind w:left="7822" w:hanging="360"/>
      </w:pPr>
      <w:rPr>
        <w:rFonts w:ascii="Wingdings" w:hAnsi="Wingdings" w:hint="default"/>
      </w:rPr>
    </w:lvl>
  </w:abstractNum>
  <w:num w:numId="1">
    <w:abstractNumId w:val="3"/>
  </w:num>
  <w:num w:numId="2">
    <w:abstractNumId w:val="12"/>
  </w:num>
  <w:num w:numId="3">
    <w:abstractNumId w:val="14"/>
  </w:num>
  <w:num w:numId="4">
    <w:abstractNumId w:val="7"/>
  </w:num>
  <w:num w:numId="5">
    <w:abstractNumId w:val="6"/>
  </w:num>
  <w:num w:numId="6">
    <w:abstractNumId w:val="28"/>
  </w:num>
  <w:num w:numId="7">
    <w:abstractNumId w:val="19"/>
  </w:num>
  <w:num w:numId="8">
    <w:abstractNumId w:val="13"/>
  </w:num>
  <w:num w:numId="9">
    <w:abstractNumId w:val="25"/>
  </w:num>
  <w:num w:numId="10">
    <w:abstractNumId w:val="30"/>
  </w:num>
  <w:num w:numId="11">
    <w:abstractNumId w:val="17"/>
  </w:num>
  <w:num w:numId="12">
    <w:abstractNumId w:val="29"/>
  </w:num>
  <w:num w:numId="13">
    <w:abstractNumId w:val="5"/>
  </w:num>
  <w:num w:numId="14">
    <w:abstractNumId w:val="18"/>
  </w:num>
  <w:num w:numId="15">
    <w:abstractNumId w:val="10"/>
  </w:num>
  <w:num w:numId="16">
    <w:abstractNumId w:val="15"/>
  </w:num>
  <w:num w:numId="17">
    <w:abstractNumId w:val="9"/>
  </w:num>
  <w:num w:numId="18">
    <w:abstractNumId w:val="24"/>
  </w:num>
  <w:num w:numId="19">
    <w:abstractNumId w:val="32"/>
  </w:num>
  <w:num w:numId="20">
    <w:abstractNumId w:val="23"/>
  </w:num>
  <w:num w:numId="21">
    <w:abstractNumId w:val="8"/>
  </w:num>
  <w:num w:numId="22">
    <w:abstractNumId w:val="16"/>
  </w:num>
  <w:num w:numId="23">
    <w:abstractNumId w:val="11"/>
  </w:num>
  <w:num w:numId="24">
    <w:abstractNumId w:val="1"/>
  </w:num>
  <w:num w:numId="25">
    <w:abstractNumId w:val="27"/>
  </w:num>
  <w:num w:numId="26">
    <w:abstractNumId w:val="22"/>
  </w:num>
  <w:num w:numId="27">
    <w:abstractNumId w:val="31"/>
  </w:num>
  <w:num w:numId="28">
    <w:abstractNumId w:val="26"/>
  </w:num>
  <w:num w:numId="29">
    <w:abstractNumId w:val="21"/>
  </w:num>
  <w:num w:numId="30">
    <w:abstractNumId w:val="4"/>
  </w:num>
  <w:num w:numId="31">
    <w:abstractNumId w:val="20"/>
  </w:num>
  <w:num w:numId="32">
    <w:abstractNumId w:val="2"/>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B679D4"/>
    <w:rsid w:val="0000251F"/>
    <w:rsid w:val="0000327E"/>
    <w:rsid w:val="0000683F"/>
    <w:rsid w:val="00022D0F"/>
    <w:rsid w:val="00023144"/>
    <w:rsid w:val="00024B05"/>
    <w:rsid w:val="00042AA9"/>
    <w:rsid w:val="00046447"/>
    <w:rsid w:val="000512DA"/>
    <w:rsid w:val="00053740"/>
    <w:rsid w:val="000547AE"/>
    <w:rsid w:val="000606CB"/>
    <w:rsid w:val="00060A36"/>
    <w:rsid w:val="00062CEF"/>
    <w:rsid w:val="0006398F"/>
    <w:rsid w:val="00063E3A"/>
    <w:rsid w:val="00065613"/>
    <w:rsid w:val="00070698"/>
    <w:rsid w:val="0007139F"/>
    <w:rsid w:val="000734B2"/>
    <w:rsid w:val="000742A9"/>
    <w:rsid w:val="00077EF7"/>
    <w:rsid w:val="00080CA3"/>
    <w:rsid w:val="00081E29"/>
    <w:rsid w:val="00094428"/>
    <w:rsid w:val="0009459F"/>
    <w:rsid w:val="00095D28"/>
    <w:rsid w:val="000A46E7"/>
    <w:rsid w:val="000A7519"/>
    <w:rsid w:val="000B3484"/>
    <w:rsid w:val="000B591C"/>
    <w:rsid w:val="000B7B57"/>
    <w:rsid w:val="000C0B90"/>
    <w:rsid w:val="000C43EF"/>
    <w:rsid w:val="000C54B0"/>
    <w:rsid w:val="000D343A"/>
    <w:rsid w:val="000E5754"/>
    <w:rsid w:val="000E5F01"/>
    <w:rsid w:val="000F1E60"/>
    <w:rsid w:val="000F33C7"/>
    <w:rsid w:val="000F5114"/>
    <w:rsid w:val="00100146"/>
    <w:rsid w:val="00101335"/>
    <w:rsid w:val="0011288C"/>
    <w:rsid w:val="00115F6F"/>
    <w:rsid w:val="00117BD7"/>
    <w:rsid w:val="001225B2"/>
    <w:rsid w:val="001232CC"/>
    <w:rsid w:val="0012589C"/>
    <w:rsid w:val="001258D2"/>
    <w:rsid w:val="001313BA"/>
    <w:rsid w:val="00131FA5"/>
    <w:rsid w:val="001363D6"/>
    <w:rsid w:val="00143DE1"/>
    <w:rsid w:val="00144D4E"/>
    <w:rsid w:val="00146ED6"/>
    <w:rsid w:val="00146F75"/>
    <w:rsid w:val="00164619"/>
    <w:rsid w:val="001704AF"/>
    <w:rsid w:val="00172442"/>
    <w:rsid w:val="00180F0F"/>
    <w:rsid w:val="00181AA5"/>
    <w:rsid w:val="00182995"/>
    <w:rsid w:val="00182F7B"/>
    <w:rsid w:val="00183F9B"/>
    <w:rsid w:val="00185DFD"/>
    <w:rsid w:val="00187CBE"/>
    <w:rsid w:val="001951E3"/>
    <w:rsid w:val="001A05A9"/>
    <w:rsid w:val="001B229D"/>
    <w:rsid w:val="001B7A91"/>
    <w:rsid w:val="001C0C62"/>
    <w:rsid w:val="001C0E7F"/>
    <w:rsid w:val="001E255A"/>
    <w:rsid w:val="001E5253"/>
    <w:rsid w:val="001F3060"/>
    <w:rsid w:val="00204734"/>
    <w:rsid w:val="00210CFD"/>
    <w:rsid w:val="00211DDE"/>
    <w:rsid w:val="0021312F"/>
    <w:rsid w:val="00213DA4"/>
    <w:rsid w:val="00216284"/>
    <w:rsid w:val="002166EA"/>
    <w:rsid w:val="00220E3A"/>
    <w:rsid w:val="0023404F"/>
    <w:rsid w:val="0024027B"/>
    <w:rsid w:val="002406A8"/>
    <w:rsid w:val="00241453"/>
    <w:rsid w:val="0024515D"/>
    <w:rsid w:val="00246918"/>
    <w:rsid w:val="002474A9"/>
    <w:rsid w:val="002511F2"/>
    <w:rsid w:val="00255DB8"/>
    <w:rsid w:val="0026071F"/>
    <w:rsid w:val="00261A1E"/>
    <w:rsid w:val="002640A1"/>
    <w:rsid w:val="002658C6"/>
    <w:rsid w:val="002714AD"/>
    <w:rsid w:val="002723D0"/>
    <w:rsid w:val="00274087"/>
    <w:rsid w:val="002760FF"/>
    <w:rsid w:val="00276ADD"/>
    <w:rsid w:val="002838D0"/>
    <w:rsid w:val="00296033"/>
    <w:rsid w:val="00297A21"/>
    <w:rsid w:val="002B0E8D"/>
    <w:rsid w:val="002B1B2C"/>
    <w:rsid w:val="002B3011"/>
    <w:rsid w:val="002B4CD4"/>
    <w:rsid w:val="002C2497"/>
    <w:rsid w:val="002C5835"/>
    <w:rsid w:val="002D5407"/>
    <w:rsid w:val="002E055D"/>
    <w:rsid w:val="002E1B4B"/>
    <w:rsid w:val="002E72A4"/>
    <w:rsid w:val="002F4EBA"/>
    <w:rsid w:val="002F6D75"/>
    <w:rsid w:val="002F77ED"/>
    <w:rsid w:val="00302E64"/>
    <w:rsid w:val="00303E59"/>
    <w:rsid w:val="00305DA5"/>
    <w:rsid w:val="00305DE1"/>
    <w:rsid w:val="0031155D"/>
    <w:rsid w:val="0031235E"/>
    <w:rsid w:val="003144CF"/>
    <w:rsid w:val="003219AC"/>
    <w:rsid w:val="00323D8D"/>
    <w:rsid w:val="00325053"/>
    <w:rsid w:val="003261C6"/>
    <w:rsid w:val="00330248"/>
    <w:rsid w:val="003324DA"/>
    <w:rsid w:val="00333538"/>
    <w:rsid w:val="003341F6"/>
    <w:rsid w:val="00336687"/>
    <w:rsid w:val="00337186"/>
    <w:rsid w:val="00337697"/>
    <w:rsid w:val="00341242"/>
    <w:rsid w:val="00341457"/>
    <w:rsid w:val="0035408F"/>
    <w:rsid w:val="003601C9"/>
    <w:rsid w:val="00362DC1"/>
    <w:rsid w:val="00366EFD"/>
    <w:rsid w:val="00370997"/>
    <w:rsid w:val="00372200"/>
    <w:rsid w:val="00373C32"/>
    <w:rsid w:val="003765F8"/>
    <w:rsid w:val="00377BFB"/>
    <w:rsid w:val="00393F95"/>
    <w:rsid w:val="003A656B"/>
    <w:rsid w:val="003A766A"/>
    <w:rsid w:val="003A7C36"/>
    <w:rsid w:val="003C0781"/>
    <w:rsid w:val="003D08AD"/>
    <w:rsid w:val="003D167F"/>
    <w:rsid w:val="003D5DC9"/>
    <w:rsid w:val="003D70C7"/>
    <w:rsid w:val="003D715B"/>
    <w:rsid w:val="003D74F8"/>
    <w:rsid w:val="003E04D8"/>
    <w:rsid w:val="003E0F9A"/>
    <w:rsid w:val="003E7C23"/>
    <w:rsid w:val="003F2963"/>
    <w:rsid w:val="003F4971"/>
    <w:rsid w:val="003F76BA"/>
    <w:rsid w:val="00402E55"/>
    <w:rsid w:val="00403CB2"/>
    <w:rsid w:val="004040BD"/>
    <w:rsid w:val="00413CAC"/>
    <w:rsid w:val="00414355"/>
    <w:rsid w:val="004148B0"/>
    <w:rsid w:val="00421B70"/>
    <w:rsid w:val="0042718C"/>
    <w:rsid w:val="00430694"/>
    <w:rsid w:val="00436800"/>
    <w:rsid w:val="00441DD4"/>
    <w:rsid w:val="00442D9C"/>
    <w:rsid w:val="00460CC8"/>
    <w:rsid w:val="0046568F"/>
    <w:rsid w:val="004669F0"/>
    <w:rsid w:val="004749E5"/>
    <w:rsid w:val="004757E4"/>
    <w:rsid w:val="004765F5"/>
    <w:rsid w:val="00482B40"/>
    <w:rsid w:val="004845A2"/>
    <w:rsid w:val="00490F99"/>
    <w:rsid w:val="004A40BA"/>
    <w:rsid w:val="004A63F5"/>
    <w:rsid w:val="004A7937"/>
    <w:rsid w:val="004B0E59"/>
    <w:rsid w:val="004C19EC"/>
    <w:rsid w:val="004D0F2F"/>
    <w:rsid w:val="004D244E"/>
    <w:rsid w:val="004D31A7"/>
    <w:rsid w:val="004D4E0D"/>
    <w:rsid w:val="004E30F5"/>
    <w:rsid w:val="004F4365"/>
    <w:rsid w:val="00505F5C"/>
    <w:rsid w:val="00524E24"/>
    <w:rsid w:val="00536937"/>
    <w:rsid w:val="00540648"/>
    <w:rsid w:val="005425DF"/>
    <w:rsid w:val="005500C6"/>
    <w:rsid w:val="00560E72"/>
    <w:rsid w:val="00576667"/>
    <w:rsid w:val="005824B5"/>
    <w:rsid w:val="00582EDC"/>
    <w:rsid w:val="00584EC1"/>
    <w:rsid w:val="005869BB"/>
    <w:rsid w:val="005949E2"/>
    <w:rsid w:val="00596075"/>
    <w:rsid w:val="0059725E"/>
    <w:rsid w:val="005A11CA"/>
    <w:rsid w:val="005A3032"/>
    <w:rsid w:val="005A3842"/>
    <w:rsid w:val="005A6CA1"/>
    <w:rsid w:val="005A71AA"/>
    <w:rsid w:val="005A7A98"/>
    <w:rsid w:val="005B4559"/>
    <w:rsid w:val="005B5BA5"/>
    <w:rsid w:val="005B688D"/>
    <w:rsid w:val="005C5F51"/>
    <w:rsid w:val="005C6AD8"/>
    <w:rsid w:val="005D1DF4"/>
    <w:rsid w:val="005D1E54"/>
    <w:rsid w:val="005D2205"/>
    <w:rsid w:val="005D6184"/>
    <w:rsid w:val="005E0657"/>
    <w:rsid w:val="005E4A6E"/>
    <w:rsid w:val="005E79C3"/>
    <w:rsid w:val="005F1686"/>
    <w:rsid w:val="005F2ACB"/>
    <w:rsid w:val="00600546"/>
    <w:rsid w:val="0060093D"/>
    <w:rsid w:val="00610FB8"/>
    <w:rsid w:val="0061114B"/>
    <w:rsid w:val="00624E27"/>
    <w:rsid w:val="0062624E"/>
    <w:rsid w:val="00626A38"/>
    <w:rsid w:val="00626BC2"/>
    <w:rsid w:val="00633BE7"/>
    <w:rsid w:val="00634724"/>
    <w:rsid w:val="00642A34"/>
    <w:rsid w:val="0064644F"/>
    <w:rsid w:val="00653CFA"/>
    <w:rsid w:val="006559C1"/>
    <w:rsid w:val="006560ED"/>
    <w:rsid w:val="00657AD6"/>
    <w:rsid w:val="0066679E"/>
    <w:rsid w:val="00666E6A"/>
    <w:rsid w:val="0067362C"/>
    <w:rsid w:val="006745B6"/>
    <w:rsid w:val="006823FD"/>
    <w:rsid w:val="00690AEB"/>
    <w:rsid w:val="00692EC9"/>
    <w:rsid w:val="006A0E17"/>
    <w:rsid w:val="006A5E15"/>
    <w:rsid w:val="006B0D24"/>
    <w:rsid w:val="006B7619"/>
    <w:rsid w:val="006C1777"/>
    <w:rsid w:val="006C33BD"/>
    <w:rsid w:val="006C46EF"/>
    <w:rsid w:val="006C77D2"/>
    <w:rsid w:val="006D1BF8"/>
    <w:rsid w:val="006D2B24"/>
    <w:rsid w:val="006D7F8A"/>
    <w:rsid w:val="006E0331"/>
    <w:rsid w:val="006E0706"/>
    <w:rsid w:val="006E4772"/>
    <w:rsid w:val="006E56EF"/>
    <w:rsid w:val="006E6EA1"/>
    <w:rsid w:val="006F3F51"/>
    <w:rsid w:val="00700871"/>
    <w:rsid w:val="00721A4A"/>
    <w:rsid w:val="00730310"/>
    <w:rsid w:val="00730383"/>
    <w:rsid w:val="00730D00"/>
    <w:rsid w:val="007314C9"/>
    <w:rsid w:val="007350BE"/>
    <w:rsid w:val="0073543F"/>
    <w:rsid w:val="00743FCC"/>
    <w:rsid w:val="0074475D"/>
    <w:rsid w:val="00744903"/>
    <w:rsid w:val="00751A8E"/>
    <w:rsid w:val="00754F48"/>
    <w:rsid w:val="00760385"/>
    <w:rsid w:val="0076151B"/>
    <w:rsid w:val="00770837"/>
    <w:rsid w:val="00770AA3"/>
    <w:rsid w:val="00771FAC"/>
    <w:rsid w:val="0077372B"/>
    <w:rsid w:val="007821E3"/>
    <w:rsid w:val="00782E5F"/>
    <w:rsid w:val="00784369"/>
    <w:rsid w:val="007845CF"/>
    <w:rsid w:val="0079114F"/>
    <w:rsid w:val="0079281D"/>
    <w:rsid w:val="007A61FD"/>
    <w:rsid w:val="007B1446"/>
    <w:rsid w:val="007B1C38"/>
    <w:rsid w:val="007B1D4E"/>
    <w:rsid w:val="007B768B"/>
    <w:rsid w:val="007C0B56"/>
    <w:rsid w:val="007C2317"/>
    <w:rsid w:val="007C5DD0"/>
    <w:rsid w:val="007D1EE0"/>
    <w:rsid w:val="007D4A0B"/>
    <w:rsid w:val="007D5037"/>
    <w:rsid w:val="007D7511"/>
    <w:rsid w:val="007E4B19"/>
    <w:rsid w:val="007F0176"/>
    <w:rsid w:val="007F36C5"/>
    <w:rsid w:val="008019DA"/>
    <w:rsid w:val="008066AC"/>
    <w:rsid w:val="00812607"/>
    <w:rsid w:val="00817FC8"/>
    <w:rsid w:val="0082009B"/>
    <w:rsid w:val="00823910"/>
    <w:rsid w:val="00824E4C"/>
    <w:rsid w:val="008277D1"/>
    <w:rsid w:val="00840194"/>
    <w:rsid w:val="00851231"/>
    <w:rsid w:val="00851820"/>
    <w:rsid w:val="008614BA"/>
    <w:rsid w:val="0086700E"/>
    <w:rsid w:val="00867148"/>
    <w:rsid w:val="00867468"/>
    <w:rsid w:val="008747C4"/>
    <w:rsid w:val="00876D9C"/>
    <w:rsid w:val="008814D5"/>
    <w:rsid w:val="00882A10"/>
    <w:rsid w:val="008840AF"/>
    <w:rsid w:val="00885F84"/>
    <w:rsid w:val="00890656"/>
    <w:rsid w:val="00890BC5"/>
    <w:rsid w:val="00890D4F"/>
    <w:rsid w:val="00892061"/>
    <w:rsid w:val="008945BB"/>
    <w:rsid w:val="008A3A09"/>
    <w:rsid w:val="008B025A"/>
    <w:rsid w:val="008B0A7F"/>
    <w:rsid w:val="008B0DCB"/>
    <w:rsid w:val="008B17E7"/>
    <w:rsid w:val="008B2896"/>
    <w:rsid w:val="008B7C82"/>
    <w:rsid w:val="008C0FBC"/>
    <w:rsid w:val="008C32AC"/>
    <w:rsid w:val="008C7341"/>
    <w:rsid w:val="008D5606"/>
    <w:rsid w:val="008D6809"/>
    <w:rsid w:val="008D7919"/>
    <w:rsid w:val="008E1DEE"/>
    <w:rsid w:val="008E74C6"/>
    <w:rsid w:val="008F3FDC"/>
    <w:rsid w:val="008F4930"/>
    <w:rsid w:val="008F4F6E"/>
    <w:rsid w:val="00901301"/>
    <w:rsid w:val="00907922"/>
    <w:rsid w:val="00917A2D"/>
    <w:rsid w:val="00922A3F"/>
    <w:rsid w:val="009238F1"/>
    <w:rsid w:val="0092425F"/>
    <w:rsid w:val="00930802"/>
    <w:rsid w:val="009368E1"/>
    <w:rsid w:val="0094067A"/>
    <w:rsid w:val="009408E7"/>
    <w:rsid w:val="0094243B"/>
    <w:rsid w:val="009571A3"/>
    <w:rsid w:val="0097022B"/>
    <w:rsid w:val="009721AA"/>
    <w:rsid w:val="0097289F"/>
    <w:rsid w:val="00973B5D"/>
    <w:rsid w:val="009758E7"/>
    <w:rsid w:val="00981F9C"/>
    <w:rsid w:val="009824C5"/>
    <w:rsid w:val="00983917"/>
    <w:rsid w:val="009839B0"/>
    <w:rsid w:val="0098502A"/>
    <w:rsid w:val="009875F1"/>
    <w:rsid w:val="009919C8"/>
    <w:rsid w:val="00991D81"/>
    <w:rsid w:val="00997BC4"/>
    <w:rsid w:val="009A08B6"/>
    <w:rsid w:val="009A19E7"/>
    <w:rsid w:val="009B0BF5"/>
    <w:rsid w:val="009B34FD"/>
    <w:rsid w:val="009B65F1"/>
    <w:rsid w:val="009C1230"/>
    <w:rsid w:val="009C1514"/>
    <w:rsid w:val="009D5DFA"/>
    <w:rsid w:val="009D60BB"/>
    <w:rsid w:val="009E7984"/>
    <w:rsid w:val="009F1575"/>
    <w:rsid w:val="009F24D2"/>
    <w:rsid w:val="009F6DF1"/>
    <w:rsid w:val="009F6EDE"/>
    <w:rsid w:val="009F757B"/>
    <w:rsid w:val="00A05245"/>
    <w:rsid w:val="00A07378"/>
    <w:rsid w:val="00A11F38"/>
    <w:rsid w:val="00A133F3"/>
    <w:rsid w:val="00A17C98"/>
    <w:rsid w:val="00A20CED"/>
    <w:rsid w:val="00A21679"/>
    <w:rsid w:val="00A220AB"/>
    <w:rsid w:val="00A241CC"/>
    <w:rsid w:val="00A26733"/>
    <w:rsid w:val="00A27AF8"/>
    <w:rsid w:val="00A30A0B"/>
    <w:rsid w:val="00A35F1B"/>
    <w:rsid w:val="00A40A2B"/>
    <w:rsid w:val="00A44E0D"/>
    <w:rsid w:val="00A450E5"/>
    <w:rsid w:val="00A501CF"/>
    <w:rsid w:val="00A572D4"/>
    <w:rsid w:val="00A61AAD"/>
    <w:rsid w:val="00A72652"/>
    <w:rsid w:val="00A72B47"/>
    <w:rsid w:val="00A76DC4"/>
    <w:rsid w:val="00A81E84"/>
    <w:rsid w:val="00A8235F"/>
    <w:rsid w:val="00A90E47"/>
    <w:rsid w:val="00A93703"/>
    <w:rsid w:val="00AA0F66"/>
    <w:rsid w:val="00AA1F86"/>
    <w:rsid w:val="00AB115A"/>
    <w:rsid w:val="00AB277D"/>
    <w:rsid w:val="00AC0A98"/>
    <w:rsid w:val="00AC4B3D"/>
    <w:rsid w:val="00AC7020"/>
    <w:rsid w:val="00AD07D9"/>
    <w:rsid w:val="00AD12D8"/>
    <w:rsid w:val="00AD6E0F"/>
    <w:rsid w:val="00AD7AF7"/>
    <w:rsid w:val="00AE2B05"/>
    <w:rsid w:val="00AE3CFE"/>
    <w:rsid w:val="00AE61C1"/>
    <w:rsid w:val="00AE642A"/>
    <w:rsid w:val="00AE725F"/>
    <w:rsid w:val="00AF1588"/>
    <w:rsid w:val="00AF2E51"/>
    <w:rsid w:val="00AF6A65"/>
    <w:rsid w:val="00B062E9"/>
    <w:rsid w:val="00B064D9"/>
    <w:rsid w:val="00B10B4E"/>
    <w:rsid w:val="00B11402"/>
    <w:rsid w:val="00B13F20"/>
    <w:rsid w:val="00B14DC7"/>
    <w:rsid w:val="00B23EDE"/>
    <w:rsid w:val="00B2481E"/>
    <w:rsid w:val="00B32D0D"/>
    <w:rsid w:val="00B3599A"/>
    <w:rsid w:val="00B3646D"/>
    <w:rsid w:val="00B36EAB"/>
    <w:rsid w:val="00B37D71"/>
    <w:rsid w:val="00B413CF"/>
    <w:rsid w:val="00B41903"/>
    <w:rsid w:val="00B41D6B"/>
    <w:rsid w:val="00B46CE1"/>
    <w:rsid w:val="00B46EB9"/>
    <w:rsid w:val="00B50718"/>
    <w:rsid w:val="00B563F6"/>
    <w:rsid w:val="00B62752"/>
    <w:rsid w:val="00B679D4"/>
    <w:rsid w:val="00B72680"/>
    <w:rsid w:val="00B73703"/>
    <w:rsid w:val="00B74158"/>
    <w:rsid w:val="00B77C5A"/>
    <w:rsid w:val="00B83DE5"/>
    <w:rsid w:val="00B841D4"/>
    <w:rsid w:val="00B84975"/>
    <w:rsid w:val="00B86A71"/>
    <w:rsid w:val="00B87C05"/>
    <w:rsid w:val="00B90A5F"/>
    <w:rsid w:val="00B93A3C"/>
    <w:rsid w:val="00BA0A97"/>
    <w:rsid w:val="00BA1FF6"/>
    <w:rsid w:val="00BA2A99"/>
    <w:rsid w:val="00BA707C"/>
    <w:rsid w:val="00BB0DE3"/>
    <w:rsid w:val="00BB4CBF"/>
    <w:rsid w:val="00BC0283"/>
    <w:rsid w:val="00BC29F2"/>
    <w:rsid w:val="00BC673A"/>
    <w:rsid w:val="00BC78D7"/>
    <w:rsid w:val="00BD73CC"/>
    <w:rsid w:val="00BE362E"/>
    <w:rsid w:val="00BE404B"/>
    <w:rsid w:val="00BF3523"/>
    <w:rsid w:val="00C00A6F"/>
    <w:rsid w:val="00C03072"/>
    <w:rsid w:val="00C056AE"/>
    <w:rsid w:val="00C129F4"/>
    <w:rsid w:val="00C218A8"/>
    <w:rsid w:val="00C24025"/>
    <w:rsid w:val="00C26ACA"/>
    <w:rsid w:val="00C279AA"/>
    <w:rsid w:val="00C27FA3"/>
    <w:rsid w:val="00C33AA3"/>
    <w:rsid w:val="00C344F2"/>
    <w:rsid w:val="00C354DC"/>
    <w:rsid w:val="00C36850"/>
    <w:rsid w:val="00C42AC4"/>
    <w:rsid w:val="00C4307C"/>
    <w:rsid w:val="00C449EF"/>
    <w:rsid w:val="00C46FE2"/>
    <w:rsid w:val="00C503AC"/>
    <w:rsid w:val="00C50EE2"/>
    <w:rsid w:val="00C532D9"/>
    <w:rsid w:val="00C63945"/>
    <w:rsid w:val="00C6667D"/>
    <w:rsid w:val="00C70421"/>
    <w:rsid w:val="00C757A6"/>
    <w:rsid w:val="00C80360"/>
    <w:rsid w:val="00C82970"/>
    <w:rsid w:val="00C82FFA"/>
    <w:rsid w:val="00C842AD"/>
    <w:rsid w:val="00C87911"/>
    <w:rsid w:val="00C90A39"/>
    <w:rsid w:val="00C924C8"/>
    <w:rsid w:val="00C93CBA"/>
    <w:rsid w:val="00C962A1"/>
    <w:rsid w:val="00C96C5F"/>
    <w:rsid w:val="00CA1BE9"/>
    <w:rsid w:val="00CA2341"/>
    <w:rsid w:val="00CA2573"/>
    <w:rsid w:val="00CA2D0F"/>
    <w:rsid w:val="00CA4A04"/>
    <w:rsid w:val="00CB362F"/>
    <w:rsid w:val="00CB73A5"/>
    <w:rsid w:val="00CC3304"/>
    <w:rsid w:val="00CC3D05"/>
    <w:rsid w:val="00CC46A3"/>
    <w:rsid w:val="00CC62F9"/>
    <w:rsid w:val="00CD317A"/>
    <w:rsid w:val="00CD60A1"/>
    <w:rsid w:val="00CD6739"/>
    <w:rsid w:val="00CD7E47"/>
    <w:rsid w:val="00CE6F7B"/>
    <w:rsid w:val="00CE7007"/>
    <w:rsid w:val="00CF07E9"/>
    <w:rsid w:val="00CF32C1"/>
    <w:rsid w:val="00CF3FBF"/>
    <w:rsid w:val="00CF5B60"/>
    <w:rsid w:val="00CF7AA6"/>
    <w:rsid w:val="00D0130D"/>
    <w:rsid w:val="00D05A35"/>
    <w:rsid w:val="00D10231"/>
    <w:rsid w:val="00D1473C"/>
    <w:rsid w:val="00D14984"/>
    <w:rsid w:val="00D21F80"/>
    <w:rsid w:val="00D223B6"/>
    <w:rsid w:val="00D25A26"/>
    <w:rsid w:val="00D3358A"/>
    <w:rsid w:val="00D34CDB"/>
    <w:rsid w:val="00D34E19"/>
    <w:rsid w:val="00D43450"/>
    <w:rsid w:val="00D43CC1"/>
    <w:rsid w:val="00D459AD"/>
    <w:rsid w:val="00D46085"/>
    <w:rsid w:val="00D547C3"/>
    <w:rsid w:val="00D55701"/>
    <w:rsid w:val="00D57087"/>
    <w:rsid w:val="00D57B5D"/>
    <w:rsid w:val="00D6609F"/>
    <w:rsid w:val="00D71E79"/>
    <w:rsid w:val="00D773D9"/>
    <w:rsid w:val="00D809E3"/>
    <w:rsid w:val="00D81CF1"/>
    <w:rsid w:val="00D84B16"/>
    <w:rsid w:val="00D84B7C"/>
    <w:rsid w:val="00D87ADA"/>
    <w:rsid w:val="00D94CF2"/>
    <w:rsid w:val="00D956B0"/>
    <w:rsid w:val="00DA27F1"/>
    <w:rsid w:val="00DA6FD6"/>
    <w:rsid w:val="00DA7F4A"/>
    <w:rsid w:val="00DB094A"/>
    <w:rsid w:val="00DB0ABA"/>
    <w:rsid w:val="00DB3728"/>
    <w:rsid w:val="00DB5C34"/>
    <w:rsid w:val="00DC2749"/>
    <w:rsid w:val="00DC751A"/>
    <w:rsid w:val="00DD0D57"/>
    <w:rsid w:val="00DD2306"/>
    <w:rsid w:val="00DD2813"/>
    <w:rsid w:val="00DD2B16"/>
    <w:rsid w:val="00DD417C"/>
    <w:rsid w:val="00DD427E"/>
    <w:rsid w:val="00DD6130"/>
    <w:rsid w:val="00DE0F9B"/>
    <w:rsid w:val="00DE2BF2"/>
    <w:rsid w:val="00DE3BF1"/>
    <w:rsid w:val="00DF2E7D"/>
    <w:rsid w:val="00E00916"/>
    <w:rsid w:val="00E01F23"/>
    <w:rsid w:val="00E03306"/>
    <w:rsid w:val="00E03C87"/>
    <w:rsid w:val="00E06ECB"/>
    <w:rsid w:val="00E115F0"/>
    <w:rsid w:val="00E15D9E"/>
    <w:rsid w:val="00E25581"/>
    <w:rsid w:val="00E317C0"/>
    <w:rsid w:val="00E323F0"/>
    <w:rsid w:val="00E36515"/>
    <w:rsid w:val="00E37789"/>
    <w:rsid w:val="00E41297"/>
    <w:rsid w:val="00E41582"/>
    <w:rsid w:val="00E4678B"/>
    <w:rsid w:val="00E51F37"/>
    <w:rsid w:val="00E52E81"/>
    <w:rsid w:val="00E559F0"/>
    <w:rsid w:val="00E560CB"/>
    <w:rsid w:val="00E56374"/>
    <w:rsid w:val="00E67D39"/>
    <w:rsid w:val="00E711D0"/>
    <w:rsid w:val="00E74951"/>
    <w:rsid w:val="00E75381"/>
    <w:rsid w:val="00E76D42"/>
    <w:rsid w:val="00E774B4"/>
    <w:rsid w:val="00E82ADA"/>
    <w:rsid w:val="00E8602B"/>
    <w:rsid w:val="00E86E25"/>
    <w:rsid w:val="00E90E0C"/>
    <w:rsid w:val="00EA05E4"/>
    <w:rsid w:val="00EA2D2D"/>
    <w:rsid w:val="00EB027C"/>
    <w:rsid w:val="00EB3965"/>
    <w:rsid w:val="00EB4A15"/>
    <w:rsid w:val="00EB5EB3"/>
    <w:rsid w:val="00EC2990"/>
    <w:rsid w:val="00EC4B92"/>
    <w:rsid w:val="00EC7096"/>
    <w:rsid w:val="00ED0778"/>
    <w:rsid w:val="00ED0867"/>
    <w:rsid w:val="00ED6340"/>
    <w:rsid w:val="00EE4D77"/>
    <w:rsid w:val="00EF31F1"/>
    <w:rsid w:val="00EF40F4"/>
    <w:rsid w:val="00EF59E3"/>
    <w:rsid w:val="00F00E49"/>
    <w:rsid w:val="00F13835"/>
    <w:rsid w:val="00F20743"/>
    <w:rsid w:val="00F32B4E"/>
    <w:rsid w:val="00F3320F"/>
    <w:rsid w:val="00F35711"/>
    <w:rsid w:val="00F36810"/>
    <w:rsid w:val="00F413F5"/>
    <w:rsid w:val="00F45ECA"/>
    <w:rsid w:val="00F51DA1"/>
    <w:rsid w:val="00F523E9"/>
    <w:rsid w:val="00F54CFF"/>
    <w:rsid w:val="00F552AD"/>
    <w:rsid w:val="00F559DF"/>
    <w:rsid w:val="00F576A1"/>
    <w:rsid w:val="00F60137"/>
    <w:rsid w:val="00F623F3"/>
    <w:rsid w:val="00F647BB"/>
    <w:rsid w:val="00F67320"/>
    <w:rsid w:val="00F67914"/>
    <w:rsid w:val="00F7489E"/>
    <w:rsid w:val="00F74F30"/>
    <w:rsid w:val="00F80A7E"/>
    <w:rsid w:val="00F9053B"/>
    <w:rsid w:val="00F9469F"/>
    <w:rsid w:val="00FA2AF3"/>
    <w:rsid w:val="00FA345C"/>
    <w:rsid w:val="00FA50BB"/>
    <w:rsid w:val="00FA6559"/>
    <w:rsid w:val="00FB7CA8"/>
    <w:rsid w:val="00FB7D98"/>
    <w:rsid w:val="00FC0736"/>
    <w:rsid w:val="00FC3E1D"/>
    <w:rsid w:val="00FD19C9"/>
    <w:rsid w:val="00FE4C4E"/>
    <w:rsid w:val="00FE6477"/>
    <w:rsid w:val="00FE7BAF"/>
    <w:rsid w:val="00FF184A"/>
    <w:rsid w:val="00FF77D7"/>
  </w:rsids>
  <m:mathPr>
    <m:mathFont m:val="Cambria Math"/>
    <m:brkBin m:val="before"/>
    <m:brkBinSub m:val="--"/>
    <m:smallFrac m:val="off"/>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481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es-VE" w:eastAsia="es-VE" w:bidi="ar-SA"/>
      </w:rPr>
    </w:rPrDefault>
    <w:pPrDefault/>
  </w:docDefaults>
  <w:latentStyles w:defLockedState="0" w:defUIPriority="99" w:defSemiHidden="1" w:defUnhideWhenUsed="0" w:defQFormat="0" w:count="267">
    <w:lsdException w:name="Normal" w:locked="1" w:semiHidden="0" w:uiPriority="0" w:qFormat="1"/>
    <w:lsdException w:name="heading 1" w:locked="1" w:semiHidden="0" w:uiPriority="0" w:qFormat="1"/>
    <w:lsdException w:name="heading 2" w:locked="1" w:semiHidden="0" w:uiPriority="0" w:qFormat="1"/>
    <w:lsdException w:name="heading 3" w:locked="1" w:semiHidden="0" w:uiPriority="0" w:qFormat="1"/>
    <w:lsdException w:name="heading 4" w:locked="1" w:semiHidden="0" w:uiPriority="0" w:qFormat="1"/>
    <w:lsdException w:name="heading 5" w:locked="1" w:uiPriority="0" w:unhideWhenUsed="1" w:qFormat="1"/>
    <w:lsdException w:name="heading 6" w:locked="1" w:uiPriority="0" w:unhideWhenUsed="1" w:qFormat="1"/>
    <w:lsdException w:name="heading 7" w:locked="1" w:uiPriority="0" w:unhideWhenUsed="1" w:qFormat="1"/>
    <w:lsdException w:name="heading 8" w:locked="1" w:semiHidden="0" w:uiPriority="0" w:qFormat="1"/>
    <w:lsdException w:name="heading 9" w:locked="1" w:semiHidden="0" w:uiPriority="0" w:qFormat="1"/>
    <w:lsdException w:name="index 1" w:unhideWhenUsed="1"/>
    <w:lsdException w:name="index 2" w:unhideWhenUsed="1"/>
    <w:lsdException w:name="index 3" w:unhideWhenUsed="1"/>
    <w:lsdException w:name="index 4" w:unhideWhenUsed="1"/>
    <w:lsdException w:name="index 5" w:unhideWhenUsed="1"/>
    <w:lsdException w:name="index 6" w:unhideWhenUsed="1"/>
    <w:lsdException w:name="index 7" w:unhideWhenUsed="1"/>
    <w:lsdException w:name="index 8" w:unhideWhenUsed="1"/>
    <w:lsdException w:name="index 9" w:unhideWhenUsed="1"/>
    <w:lsdException w:name="toc 1" w:locked="1" w:semiHidden="0" w:uiPriority="0"/>
    <w:lsdException w:name="toc 2" w:locked="1" w:semiHidden="0" w:uiPriority="0"/>
    <w:lsdException w:name="toc 3" w:locked="1" w:semiHidden="0" w:uiPriority="0"/>
    <w:lsdException w:name="toc 4" w:locked="1" w:semiHidden="0" w:uiPriority="0"/>
    <w:lsdException w:name="toc 5" w:locked="1" w:semiHidden="0" w:uiPriority="0"/>
    <w:lsdException w:name="toc 6" w:locked="1" w:semiHidden="0" w:uiPriority="0"/>
    <w:lsdException w:name="toc 7" w:locked="1" w:semiHidden="0" w:uiPriority="0"/>
    <w:lsdException w:name="toc 8" w:locked="1" w:semiHidden="0" w:uiPriority="0"/>
    <w:lsdException w:name="toc 9" w:locked="1" w:semiHidden="0" w:uiPriority="0"/>
    <w:lsdException w:name="Normal Indent" w:unhideWhenUsed="1"/>
    <w:lsdException w:name="footnote text" w:unhideWhenUsed="1"/>
    <w:lsdException w:name="annotation text" w:unhideWhenUsed="1"/>
    <w:lsdException w:name="header" w:unhideWhenUsed="1"/>
    <w:lsdException w:name="footer" w:unhideWhenUsed="1"/>
    <w:lsdException w:name="index heading" w:unhideWhenUsed="1"/>
    <w:lsdException w:name="caption" w:locked="1" w:uiPriority="0" w:unhideWhenUsed="1" w:qFormat="1"/>
    <w:lsdException w:name="table of figures" w:unhideWhenUsed="1"/>
    <w:lsdException w:name="envelope address" w:unhideWhenUsed="1"/>
    <w:lsdException w:name="envelope return" w:unhideWhenUsed="1"/>
    <w:lsdException w:name="footnote reference" w:unhideWhenUsed="1"/>
    <w:lsdException w:name="annotation reference" w:unhideWhenUsed="1"/>
    <w:lsdException w:name="line number" w:unhideWhenUsed="1"/>
    <w:lsdException w:name="page number" w:unhideWhenUsed="1"/>
    <w:lsdException w:name="endnote reference" w:unhideWhenUsed="1"/>
    <w:lsdException w:name="endnote text" w:unhideWhenUsed="1"/>
    <w:lsdException w:name="table of authorities" w:unhideWhenUsed="1"/>
    <w:lsdException w:name="macro" w:unhideWhenUsed="1"/>
    <w:lsdException w:name="toa heading" w:unhideWhenUsed="1"/>
    <w:lsdException w:name="List" w:unhideWhenUsed="1"/>
    <w:lsdException w:name="List Bullet" w:locked="1" w:semiHidden="0" w:uiPriority="0"/>
    <w:lsdException w:name="List Number"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unhideWhenUsed="1"/>
    <w:lsdException w:name="Title" w:locked="1" w:semiHidden="0" w:uiPriority="0" w:qFormat="1"/>
    <w:lsdException w:name="Closing" w:unhideWhenUsed="1"/>
    <w:lsdException w:name="Signature" w:unhideWhenUsed="1"/>
    <w:lsdException w:name="Default Paragraph Font" w:locked="1" w:semiHidden="0" w:uiPriority="0"/>
    <w:lsdException w:name="Body Text" w:locked="1" w:semiHidden="0" w:uiPriority="0"/>
    <w:lsdException w:name="Body Text Indent" w:unhideWhenUsed="1"/>
    <w:lsdException w:name="List Continue" w:unhideWhenUsed="1"/>
    <w:lsdException w:name="List Continue 2" w:unhideWhenUsed="1"/>
    <w:lsdException w:name="List Continue 3" w:unhideWhenUsed="1"/>
    <w:lsdException w:name="List Continue 4" w:unhideWhenUsed="1"/>
    <w:lsdException w:name="List Continue 5" w:unhideWhenUsed="1"/>
    <w:lsdException w:name="Message Header" w:unhideWhenUsed="1"/>
    <w:lsdException w:name="Subtitle" w:locked="1" w:semiHidden="0" w:uiPriority="0" w:qFormat="1"/>
    <w:lsdException w:name="Salutation" w:unhideWhenUsed="1"/>
    <w:lsdException w:name="Date" w:unhideWhenUsed="1"/>
    <w:lsdException w:name="Body Text First Indent" w:unhideWhenUsed="1"/>
    <w:lsdException w:name="Body Text First Indent 2" w:unhideWhenUsed="1"/>
    <w:lsdException w:name="Note Heading" w:unhideWhenUsed="1"/>
    <w:lsdException w:name="Body Text 2" w:unhideWhenUsed="1"/>
    <w:lsdException w:name="Body Text 3" w:unhideWhenUsed="1"/>
    <w:lsdException w:name="Body Text Indent 2" w:unhideWhenUsed="1"/>
    <w:lsdException w:name="Body Text Indent 3" w:unhideWhenUsed="1"/>
    <w:lsdException w:name="Block Text" w:unhideWhenUsed="1"/>
    <w:lsdException w:name="Hyperlink" w:unhideWhenUsed="1"/>
    <w:lsdException w:name="FollowedHyperlink" w:unhideWhenUsed="1"/>
    <w:lsdException w:name="Strong" w:locked="1" w:semiHidden="0" w:uiPriority="0" w:qFormat="1"/>
    <w:lsdException w:name="Emphasis" w:locked="1" w:semiHidden="0" w:uiPriority="20" w:qFormat="1"/>
    <w:lsdException w:name="Document Map" w:unhideWhenUsed="1"/>
    <w:lsdException w:name="Plain Text" w:unhideWhenUsed="1"/>
    <w:lsdException w:name="E-mail Signature" w:unhideWhenUsed="1"/>
    <w:lsdException w:name="HTML Top of Form" w:unhideWhenUsed="1"/>
    <w:lsdException w:name="HTML Bottom of Form" w:unhideWhenUsed="1"/>
    <w:lsdException w:name="Normal (Web)" w:locked="1" w:semiHidden="0"/>
    <w:lsdException w:name="HTML Acronym" w:unhideWhenUsed="1"/>
    <w:lsdException w:name="HTML Address" w:unhideWhenUsed="1"/>
    <w:lsdException w:name="HTML Cite" w:unhideWhenUsed="1"/>
    <w:lsdException w:name="HTML Code" w:unhideWhenUsed="1"/>
    <w:lsdException w:name="HTML Definition" w:unhideWhenUsed="1"/>
    <w:lsdException w:name="HTML Keyboard" w:unhideWhenUsed="1"/>
    <w:lsdException w:name="HTML Preformatted" w:unhideWhenUsed="1"/>
    <w:lsdException w:name="HTML Sample" w:unhideWhenUsed="1"/>
    <w:lsdException w:name="HTML Typewriter" w:unhideWhenUsed="1"/>
    <w:lsdException w:name="HTML Variable" w:unhideWhenUsed="1"/>
    <w:lsdException w:name="Normal Table" w:unhideWhenUsed="1"/>
    <w:lsdException w:name="annotation subject" w:unhideWhenUsed="1"/>
    <w:lsdException w:name="No List" w:unhideWhenUsed="1"/>
    <w:lsdException w:name="Outline List 1" w:unhideWhenUsed="1"/>
    <w:lsdException w:name="Outline List 2" w:unhideWhenUsed="1"/>
    <w:lsdException w:name="Outline List 3" w:unhideWhenUsed="1"/>
    <w:lsdException w:name="Table Simple 1" w:unhideWhenUsed="1"/>
    <w:lsdException w:name="Table Simple 2" w:unhideWhenUsed="1"/>
    <w:lsdException w:name="Table Simple 3" w:unhideWhenUsed="1"/>
    <w:lsdException w:name="Table Classic 1" w:unhideWhenUsed="1"/>
    <w:lsdException w:name="Table Classic 2" w:unhideWhenUsed="1"/>
    <w:lsdException w:name="Table Classic 3" w:unhideWhenUsed="1"/>
    <w:lsdException w:name="Table Classic 4" w:unhideWhenUsed="1"/>
    <w:lsdException w:name="Table Colorful 1" w:unhideWhenUsed="1"/>
    <w:lsdException w:name="Table Colorful 2" w:unhideWhenUsed="1"/>
    <w:lsdException w:name="Table Colorful 3" w:unhideWhenUsed="1"/>
    <w:lsdException w:name="Table Columns 1" w:unhideWhenUsed="1"/>
    <w:lsdException w:name="Table Columns 2" w:unhideWhenUsed="1"/>
    <w:lsdException w:name="Table Columns 3" w:unhideWhenUsed="1"/>
    <w:lsdException w:name="Table Columns 4" w:unhideWhenUsed="1"/>
    <w:lsdException w:name="Table Columns 5" w:unhideWhenUsed="1"/>
    <w:lsdException w:name="Table Grid 1" w:unhideWhenUsed="1"/>
    <w:lsdException w:name="Table Grid 2" w:unhideWhenUsed="1"/>
    <w:lsdException w:name="Table Grid 3" w:unhideWhenUsed="1"/>
    <w:lsdException w:name="Table Grid 4" w:unhideWhenUsed="1"/>
    <w:lsdException w:name="Table Grid 5" w:unhideWhenUsed="1"/>
    <w:lsdException w:name="Table Grid 6" w:unhideWhenUsed="1"/>
    <w:lsdException w:name="Table Grid 7" w:unhideWhenUsed="1"/>
    <w:lsdException w:name="Table Grid 8" w:unhideWhenUsed="1"/>
    <w:lsdException w:name="Table List 1" w:unhideWhenUsed="1"/>
    <w:lsdException w:name="Table List 2" w:unhideWhenUsed="1"/>
    <w:lsdException w:name="Table List 3" w:unhideWhenUsed="1"/>
    <w:lsdException w:name="Table List 4" w:unhideWhenUsed="1"/>
    <w:lsdException w:name="Table List 5" w:unhideWhenUsed="1"/>
    <w:lsdException w:name="Table List 6" w:unhideWhenUsed="1"/>
    <w:lsdException w:name="Table List 7" w:unhideWhenUsed="1"/>
    <w:lsdException w:name="Table List 8" w:unhideWhenUsed="1"/>
    <w:lsdException w:name="Table 3D effects 1" w:unhideWhenUsed="1"/>
    <w:lsdException w:name="Table 3D effects 2" w:unhideWhenUsed="1"/>
    <w:lsdException w:name="Table 3D effects 3" w:unhideWhenUsed="1"/>
    <w:lsdException w:name="Table Contemporary" w:unhideWhenUsed="1"/>
    <w:lsdException w:name="Table Elegant" w:unhideWhenUsed="1"/>
    <w:lsdException w:name="Table Professional" w:unhideWhenUsed="1"/>
    <w:lsdException w:name="Table Subtle 1" w:unhideWhenUsed="1"/>
    <w:lsdException w:name="Table Subtle 2" w:unhideWhenUsed="1"/>
    <w:lsdException w:name="Table Web 1" w:unhideWhenUsed="1"/>
    <w:lsdException w:name="Table Web 2" w:unhideWhenUsed="1"/>
    <w:lsdException w:name="Table Web 3" w:unhideWhenUsed="1"/>
    <w:lsdException w:name="Balloon Text" w:unhideWhenUsed="1"/>
    <w:lsdException w:name="Table Grid" w:locked="1" w:semiHidden="0" w:uiPriority="0"/>
    <w:lsdException w:name="Table Theme" w:unhideWhenUsed="1"/>
    <w:lsdException w:name="No Spacing" w:semiHidden="0" w:uiPriority="1" w:qFormat="1"/>
    <w:lsdException w:name="Light Shading" w:semiHidden="0" w:uiPriority="60"/>
    <w:lsdException w:name="Light List" w:semiHidden="0" w:uiPriority="61"/>
    <w:lsdException w:name="Light Grid" w:semiHidden="0" w:uiPriority="62"/>
    <w:lsdException w:name="Medium Shading 1" w:semiHidden="0" w:uiPriority="63"/>
    <w:lsdException w:name="Medium Shading 2" w:semiHidden="0" w:uiPriority="64"/>
    <w:lsdException w:name="Medium List 1" w:semiHidden="0" w:uiPriority="65"/>
    <w:lsdException w:name="Medium List 2" w:semiHidden="0" w:uiPriority="66"/>
    <w:lsdException w:name="Medium Grid 1" w:semiHidden="0" w:uiPriority="67"/>
    <w:lsdException w:name="Medium Grid 2" w:semiHidden="0" w:uiPriority="68"/>
    <w:lsdException w:name="Medium Grid 3" w:semiHidden="0" w:uiPriority="69"/>
    <w:lsdException w:name="Dark List" w:semiHidden="0" w:uiPriority="70"/>
    <w:lsdException w:name="Colorful Shading" w:semiHidden="0" w:uiPriority="71"/>
    <w:lsdException w:name="Colorful List" w:semiHidden="0" w:uiPriority="72"/>
    <w:lsdException w:name="Colorful Grid" w:semiHidden="0" w:uiPriority="73"/>
    <w:lsdException w:name="Light Shading Accent 1" w:semiHidden="0" w:uiPriority="60"/>
    <w:lsdException w:name="Light List Accent 1" w:semiHidden="0" w:uiPriority="61"/>
    <w:lsdException w:name="Light Grid Accent 1" w:semiHidden="0" w:uiPriority="62"/>
    <w:lsdException w:name="Medium Shading 1 Accent 1" w:semiHidden="0" w:uiPriority="63"/>
    <w:lsdException w:name="Medium Shading 2 Accent 1" w:semiHidden="0" w:uiPriority="64"/>
    <w:lsdException w:name="Medium List 1 Accent 1" w:semiHidden="0" w:uiPriority="65"/>
    <w:lsdException w:name="List Paragraph" w:semiHidden="0" w:uiPriority="34" w:qFormat="1"/>
    <w:lsdException w:name="Quote" w:semiHidden="0" w:uiPriority="29" w:qFormat="1"/>
    <w:lsdException w:name="Intense Quote" w:semiHidden="0" w:uiPriority="30" w:qFormat="1"/>
    <w:lsdException w:name="Medium List 2 Accent 1" w:semiHidden="0" w:uiPriority="66"/>
    <w:lsdException w:name="Medium Grid 1 Accent 1" w:semiHidden="0" w:uiPriority="67"/>
    <w:lsdException w:name="Medium Grid 2 Accent 1" w:semiHidden="0" w:uiPriority="68"/>
    <w:lsdException w:name="Medium Grid 3 Accent 1" w:semiHidden="0" w:uiPriority="69"/>
    <w:lsdException w:name="Dark List Accent 1" w:semiHidden="0" w:uiPriority="70"/>
    <w:lsdException w:name="Colorful Shading Accent 1" w:semiHidden="0" w:uiPriority="71"/>
    <w:lsdException w:name="Colorful List Accent 1" w:semiHidden="0" w:uiPriority="72"/>
    <w:lsdException w:name="Colorful Grid Accent 1" w:semiHidden="0" w:uiPriority="73"/>
    <w:lsdException w:name="Light Shading Accent 2" w:semiHidden="0" w:uiPriority="60"/>
    <w:lsdException w:name="Light List Accent 2" w:semiHidden="0" w:uiPriority="61"/>
    <w:lsdException w:name="Light Grid Accent 2" w:semiHidden="0" w:uiPriority="62"/>
    <w:lsdException w:name="Medium Shading 1 Accent 2" w:semiHidden="0" w:uiPriority="63"/>
    <w:lsdException w:name="Medium Shading 2 Accent 2" w:semiHidden="0" w:uiPriority="64"/>
    <w:lsdException w:name="Medium List 1 Accent 2" w:semiHidden="0" w:uiPriority="65"/>
    <w:lsdException w:name="Medium List 2 Accent 2" w:semiHidden="0" w:uiPriority="66"/>
    <w:lsdException w:name="Medium Grid 1 Accent 2" w:semiHidden="0" w:uiPriority="67"/>
    <w:lsdException w:name="Medium Grid 2 Accent 2" w:semiHidden="0" w:uiPriority="68"/>
    <w:lsdException w:name="Medium Grid 3 Accent 2" w:semiHidden="0" w:uiPriority="69"/>
    <w:lsdException w:name="Dark List Accent 2" w:semiHidden="0" w:uiPriority="70"/>
    <w:lsdException w:name="Colorful Shading Accent 2" w:semiHidden="0" w:uiPriority="71"/>
    <w:lsdException w:name="Colorful List Accent 2" w:semiHidden="0" w:uiPriority="72"/>
    <w:lsdException w:name="Colorful Grid Accent 2" w:semiHidden="0" w:uiPriority="73"/>
    <w:lsdException w:name="Light Shading Accent 3" w:semiHidden="0" w:uiPriority="60"/>
    <w:lsdException w:name="Light List Accent 3" w:semiHidden="0" w:uiPriority="61"/>
    <w:lsdException w:name="Light Grid Accent 3" w:semiHidden="0" w:uiPriority="62"/>
    <w:lsdException w:name="Medium Shading 1 Accent 3" w:semiHidden="0" w:uiPriority="63"/>
    <w:lsdException w:name="Medium Shading 2 Accent 3" w:semiHidden="0" w:uiPriority="64"/>
    <w:lsdException w:name="Medium List 1 Accent 3" w:semiHidden="0" w:uiPriority="65"/>
    <w:lsdException w:name="Medium List 2 Accent 3" w:semiHidden="0" w:uiPriority="66"/>
    <w:lsdException w:name="Medium Grid 1 Accent 3" w:semiHidden="0" w:uiPriority="67"/>
    <w:lsdException w:name="Medium Grid 2 Accent 3" w:semiHidden="0" w:uiPriority="68"/>
    <w:lsdException w:name="Medium Grid 3 Accent 3" w:semiHidden="0" w:uiPriority="69"/>
    <w:lsdException w:name="Dark List Accent 3" w:semiHidden="0" w:uiPriority="70"/>
    <w:lsdException w:name="Colorful Shading Accent 3" w:semiHidden="0" w:uiPriority="71"/>
    <w:lsdException w:name="Colorful List Accent 3" w:semiHidden="0" w:uiPriority="72"/>
    <w:lsdException w:name="Colorful Grid Accent 3" w:semiHidden="0" w:uiPriority="73"/>
    <w:lsdException w:name="Light Shading Accent 4" w:semiHidden="0" w:uiPriority="60"/>
    <w:lsdException w:name="Light List Accent 4" w:semiHidden="0" w:uiPriority="61"/>
    <w:lsdException w:name="Light Grid Accent 4" w:semiHidden="0" w:uiPriority="62"/>
    <w:lsdException w:name="Medium Shading 1 Accent 4" w:semiHidden="0" w:uiPriority="63"/>
    <w:lsdException w:name="Medium Shading 2 Accent 4" w:semiHidden="0" w:uiPriority="64"/>
    <w:lsdException w:name="Medium List 1 Accent 4" w:semiHidden="0" w:uiPriority="65"/>
    <w:lsdException w:name="Medium List 2 Accent 4" w:semiHidden="0" w:uiPriority="66"/>
    <w:lsdException w:name="Medium Grid 1 Accent 4" w:semiHidden="0" w:uiPriority="67"/>
    <w:lsdException w:name="Medium Grid 2 Accent 4" w:semiHidden="0" w:uiPriority="68"/>
    <w:lsdException w:name="Medium Grid 3 Accent 4" w:semiHidden="0" w:uiPriority="69"/>
    <w:lsdException w:name="Dark List Accent 4" w:semiHidden="0" w:uiPriority="70"/>
    <w:lsdException w:name="Colorful Shading Accent 4" w:semiHidden="0" w:uiPriority="71"/>
    <w:lsdException w:name="Colorful List Accent 4" w:semiHidden="0" w:uiPriority="72"/>
    <w:lsdException w:name="Colorful Grid Accent 4" w:semiHidden="0" w:uiPriority="73"/>
    <w:lsdException w:name="Light Shading Accent 5" w:semiHidden="0" w:uiPriority="60"/>
    <w:lsdException w:name="Light List Accent 5" w:semiHidden="0" w:uiPriority="61"/>
    <w:lsdException w:name="Light Grid Accent 5" w:semiHidden="0" w:uiPriority="62"/>
    <w:lsdException w:name="Medium Shading 1 Accent 5" w:semiHidden="0" w:uiPriority="63"/>
    <w:lsdException w:name="Medium Shading 2 Accent 5" w:semiHidden="0" w:uiPriority="64"/>
    <w:lsdException w:name="Medium List 1 Accent 5" w:semiHidden="0" w:uiPriority="65"/>
    <w:lsdException w:name="Medium List 2 Accent 5" w:semiHidden="0" w:uiPriority="66"/>
    <w:lsdException w:name="Medium Grid 1 Accent 5" w:semiHidden="0" w:uiPriority="67"/>
    <w:lsdException w:name="Medium Grid 2 Accent 5" w:semiHidden="0" w:uiPriority="68"/>
    <w:lsdException w:name="Medium Grid 3 Accent 5" w:semiHidden="0" w:uiPriority="69"/>
    <w:lsdException w:name="Dark List Accent 5" w:semiHidden="0" w:uiPriority="70"/>
    <w:lsdException w:name="Colorful Shading Accent 5" w:semiHidden="0" w:uiPriority="71"/>
    <w:lsdException w:name="Colorful List Accent 5" w:semiHidden="0" w:uiPriority="72"/>
    <w:lsdException w:name="Colorful Grid Accent 5" w:semiHidden="0" w:uiPriority="73"/>
    <w:lsdException w:name="Light Shading Accent 6" w:semiHidden="0" w:uiPriority="60"/>
    <w:lsdException w:name="Light List Accent 6" w:semiHidden="0" w:uiPriority="61"/>
    <w:lsdException w:name="Light Grid Accent 6" w:semiHidden="0" w:uiPriority="62"/>
    <w:lsdException w:name="Medium Shading 1 Accent 6" w:semiHidden="0" w:uiPriority="63"/>
    <w:lsdException w:name="Medium Shading 2 Accent 6" w:semiHidden="0" w:uiPriority="64"/>
    <w:lsdException w:name="Medium List 1 Accent 6" w:semiHidden="0" w:uiPriority="65"/>
    <w:lsdException w:name="Medium List 2 Accent 6" w:semiHidden="0" w:uiPriority="66"/>
    <w:lsdException w:name="Medium Grid 1 Accent 6" w:semiHidden="0" w:uiPriority="67"/>
    <w:lsdException w:name="Medium Grid 2 Accent 6" w:semiHidden="0" w:uiPriority="68"/>
    <w:lsdException w:name="Medium Grid 3 Accent 6" w:semiHidden="0" w:uiPriority="69"/>
    <w:lsdException w:name="Dark List Accent 6" w:semiHidden="0" w:uiPriority="70"/>
    <w:lsdException w:name="Colorful Shading Accent 6" w:semiHidden="0" w:uiPriority="71"/>
    <w:lsdException w:name="Colorful List Accent 6" w:semiHidden="0" w:uiPriority="72"/>
    <w:lsdException w:name="Colorful Grid Accent 6" w:semiHidden="0" w:uiPriority="73"/>
    <w:lsdException w:name="Subtle Emphasis" w:semiHidden="0" w:uiPriority="19" w:qFormat="1"/>
    <w:lsdException w:name="Intense Emphasis" w:semiHidden="0" w:uiPriority="21" w:qFormat="1"/>
    <w:lsdException w:name="Subtle Reference" w:semiHidden="0" w:uiPriority="31" w:qFormat="1"/>
    <w:lsdException w:name="Intense Reference" w:semiHidden="0" w:uiPriority="32" w:qFormat="1"/>
    <w:lsdException w:name="Book Title" w:semiHidden="0" w:uiPriority="33" w:qFormat="1"/>
    <w:lsdException w:name="Bibliography" w:uiPriority="37" w:unhideWhenUsed="1"/>
    <w:lsdException w:name="TOC Heading" w:uiPriority="39" w:unhideWhenUsed="1" w:qFormat="1"/>
  </w:latentStyles>
  <w:style w:type="paragraph" w:default="1" w:styleId="Normal">
    <w:name w:val="Normal"/>
    <w:qFormat/>
    <w:rsid w:val="00B679D4"/>
    <w:rPr>
      <w:rFonts w:ascii="Lucida Sans" w:eastAsia="Times New Roman" w:hAnsi="Lucida Sans"/>
      <w:i/>
      <w:sz w:val="24"/>
      <w:lang w:val="es-ES" w:eastAsia="es-ES"/>
    </w:rPr>
  </w:style>
  <w:style w:type="paragraph" w:styleId="Ttulo1">
    <w:name w:val="heading 1"/>
    <w:basedOn w:val="Normal"/>
    <w:next w:val="Normal"/>
    <w:link w:val="Ttulo1Car"/>
    <w:uiPriority w:val="99"/>
    <w:qFormat/>
    <w:rsid w:val="00B679D4"/>
    <w:pPr>
      <w:keepNext/>
      <w:numPr>
        <w:numId w:val="1"/>
      </w:numPr>
      <w:outlineLvl w:val="0"/>
    </w:pPr>
    <w:rPr>
      <w:rFonts w:ascii="Times New Roman" w:hAnsi="Times New Roman"/>
      <w:i w:val="0"/>
      <w:sz w:val="28"/>
      <w:lang w:val="es-VE"/>
    </w:rPr>
  </w:style>
  <w:style w:type="paragraph" w:styleId="Ttulo2">
    <w:name w:val="heading 2"/>
    <w:basedOn w:val="Normal"/>
    <w:next w:val="Normal"/>
    <w:link w:val="Ttulo2Car"/>
    <w:uiPriority w:val="99"/>
    <w:qFormat/>
    <w:rsid w:val="00B679D4"/>
    <w:pPr>
      <w:keepNext/>
      <w:numPr>
        <w:ilvl w:val="1"/>
        <w:numId w:val="1"/>
      </w:numPr>
      <w:jc w:val="center"/>
      <w:outlineLvl w:val="1"/>
    </w:pPr>
    <w:rPr>
      <w:rFonts w:ascii="Times New Roman" w:hAnsi="Times New Roman"/>
      <w:b/>
      <w:i w:val="0"/>
      <w:sz w:val="30"/>
      <w:lang w:val="es-VE"/>
    </w:rPr>
  </w:style>
  <w:style w:type="paragraph" w:styleId="Ttulo3">
    <w:name w:val="heading 3"/>
    <w:basedOn w:val="Normal"/>
    <w:next w:val="Normal"/>
    <w:link w:val="Ttulo3Car"/>
    <w:uiPriority w:val="99"/>
    <w:qFormat/>
    <w:rsid w:val="00B679D4"/>
    <w:pPr>
      <w:keepNext/>
      <w:numPr>
        <w:ilvl w:val="2"/>
        <w:numId w:val="1"/>
      </w:numPr>
      <w:outlineLvl w:val="2"/>
    </w:pPr>
    <w:rPr>
      <w:rFonts w:ascii="Times New Roman" w:hAnsi="Times New Roman"/>
      <w:b/>
      <w:i w:val="0"/>
      <w:sz w:val="28"/>
      <w:lang w:val="es-VE"/>
    </w:rPr>
  </w:style>
  <w:style w:type="paragraph" w:styleId="Ttulo4">
    <w:name w:val="heading 4"/>
    <w:basedOn w:val="Normal"/>
    <w:next w:val="Normal"/>
    <w:link w:val="Ttulo4Car"/>
    <w:uiPriority w:val="99"/>
    <w:qFormat/>
    <w:rsid w:val="00B679D4"/>
    <w:pPr>
      <w:keepNext/>
      <w:numPr>
        <w:ilvl w:val="3"/>
        <w:numId w:val="1"/>
      </w:numPr>
      <w:jc w:val="center"/>
      <w:outlineLvl w:val="3"/>
    </w:pPr>
    <w:rPr>
      <w:rFonts w:ascii="Times New Roman" w:hAnsi="Times New Roman"/>
      <w:i w:val="0"/>
      <w:sz w:val="160"/>
      <w:lang w:val="es-VE"/>
    </w:rPr>
  </w:style>
  <w:style w:type="paragraph" w:styleId="Ttulo8">
    <w:name w:val="heading 8"/>
    <w:basedOn w:val="Normal"/>
    <w:next w:val="Normal"/>
    <w:link w:val="Ttulo8Car"/>
    <w:uiPriority w:val="99"/>
    <w:qFormat/>
    <w:rsid w:val="00B679D4"/>
    <w:pPr>
      <w:keepNext/>
      <w:numPr>
        <w:ilvl w:val="7"/>
        <w:numId w:val="1"/>
      </w:numPr>
      <w:jc w:val="center"/>
      <w:outlineLvl w:val="7"/>
    </w:pPr>
    <w:rPr>
      <w:rFonts w:ascii="Arial" w:hAnsi="Arial" w:cs="Arial"/>
      <w:i w:val="0"/>
      <w:lang w:val="es-VE"/>
    </w:rPr>
  </w:style>
  <w:style w:type="paragraph" w:styleId="Ttulo9">
    <w:name w:val="heading 9"/>
    <w:basedOn w:val="Normal"/>
    <w:next w:val="Normal"/>
    <w:link w:val="Ttulo9Car"/>
    <w:uiPriority w:val="99"/>
    <w:qFormat/>
    <w:rsid w:val="00B679D4"/>
    <w:pPr>
      <w:keepNext/>
      <w:numPr>
        <w:ilvl w:val="8"/>
        <w:numId w:val="1"/>
      </w:numPr>
      <w:outlineLvl w:val="8"/>
    </w:pPr>
    <w:rPr>
      <w:rFonts w:ascii="Arial" w:hAnsi="Arial" w:cs="Arial"/>
      <w:i w:val="0"/>
      <w:lang w:val="es-V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locked/>
    <w:rsid w:val="00B679D4"/>
    <w:rPr>
      <w:rFonts w:ascii="Times New Roman" w:eastAsia="Times New Roman" w:hAnsi="Times New Roman"/>
      <w:sz w:val="28"/>
      <w:lang w:eastAsia="es-ES"/>
    </w:rPr>
  </w:style>
  <w:style w:type="character" w:customStyle="1" w:styleId="Ttulo2Car">
    <w:name w:val="Título 2 Car"/>
    <w:basedOn w:val="Fuentedeprrafopredeter"/>
    <w:link w:val="Ttulo2"/>
    <w:uiPriority w:val="99"/>
    <w:locked/>
    <w:rsid w:val="00B679D4"/>
    <w:rPr>
      <w:rFonts w:ascii="Times New Roman" w:eastAsia="Times New Roman" w:hAnsi="Times New Roman"/>
      <w:b/>
      <w:sz w:val="30"/>
      <w:lang w:eastAsia="es-ES"/>
    </w:rPr>
  </w:style>
  <w:style w:type="character" w:customStyle="1" w:styleId="Ttulo3Car">
    <w:name w:val="Título 3 Car"/>
    <w:basedOn w:val="Fuentedeprrafopredeter"/>
    <w:link w:val="Ttulo3"/>
    <w:uiPriority w:val="99"/>
    <w:locked/>
    <w:rsid w:val="00B679D4"/>
    <w:rPr>
      <w:rFonts w:ascii="Times New Roman" w:eastAsia="Times New Roman" w:hAnsi="Times New Roman"/>
      <w:b/>
      <w:sz w:val="28"/>
      <w:lang w:eastAsia="es-ES"/>
    </w:rPr>
  </w:style>
  <w:style w:type="character" w:customStyle="1" w:styleId="Ttulo4Car">
    <w:name w:val="Título 4 Car"/>
    <w:basedOn w:val="Fuentedeprrafopredeter"/>
    <w:link w:val="Ttulo4"/>
    <w:uiPriority w:val="99"/>
    <w:locked/>
    <w:rsid w:val="00B679D4"/>
    <w:rPr>
      <w:rFonts w:ascii="Times New Roman" w:eastAsia="Times New Roman" w:hAnsi="Times New Roman"/>
      <w:sz w:val="160"/>
      <w:lang w:eastAsia="es-ES"/>
    </w:rPr>
  </w:style>
  <w:style w:type="character" w:customStyle="1" w:styleId="Ttulo8Car">
    <w:name w:val="Título 8 Car"/>
    <w:basedOn w:val="Fuentedeprrafopredeter"/>
    <w:link w:val="Ttulo8"/>
    <w:uiPriority w:val="99"/>
    <w:locked/>
    <w:rsid w:val="00B679D4"/>
    <w:rPr>
      <w:rFonts w:ascii="Arial" w:eastAsia="Times New Roman" w:hAnsi="Arial" w:cs="Arial"/>
      <w:sz w:val="24"/>
      <w:lang w:eastAsia="es-ES"/>
    </w:rPr>
  </w:style>
  <w:style w:type="character" w:customStyle="1" w:styleId="Ttulo9Car">
    <w:name w:val="Título 9 Car"/>
    <w:basedOn w:val="Fuentedeprrafopredeter"/>
    <w:link w:val="Ttulo9"/>
    <w:uiPriority w:val="99"/>
    <w:locked/>
    <w:rsid w:val="00B679D4"/>
    <w:rPr>
      <w:rFonts w:ascii="Arial" w:eastAsia="Times New Roman" w:hAnsi="Arial" w:cs="Arial"/>
      <w:sz w:val="24"/>
      <w:lang w:eastAsia="es-ES"/>
    </w:rPr>
  </w:style>
  <w:style w:type="character" w:styleId="Hipervnculo">
    <w:name w:val="Hyperlink"/>
    <w:basedOn w:val="Fuentedeprrafopredeter"/>
    <w:uiPriority w:val="99"/>
    <w:rsid w:val="00B679D4"/>
    <w:rPr>
      <w:rFonts w:cs="Times New Roman"/>
      <w:color w:val="0000FF"/>
      <w:u w:val="single"/>
    </w:rPr>
  </w:style>
  <w:style w:type="character" w:customStyle="1" w:styleId="apple-style-span">
    <w:name w:val="apple-style-span"/>
    <w:basedOn w:val="Fuentedeprrafopredeter"/>
    <w:rsid w:val="00B679D4"/>
    <w:rPr>
      <w:rFonts w:cs="Times New Roman"/>
    </w:rPr>
  </w:style>
  <w:style w:type="character" w:customStyle="1" w:styleId="apple-converted-space">
    <w:name w:val="apple-converted-space"/>
    <w:basedOn w:val="Fuentedeprrafopredeter"/>
    <w:rsid w:val="00B679D4"/>
    <w:rPr>
      <w:rFonts w:cs="Times New Roman"/>
    </w:rPr>
  </w:style>
  <w:style w:type="paragraph" w:styleId="Prrafodelista">
    <w:name w:val="List Paragraph"/>
    <w:basedOn w:val="Normal"/>
    <w:uiPriority w:val="99"/>
    <w:qFormat/>
    <w:rsid w:val="00B679D4"/>
    <w:pPr>
      <w:spacing w:after="200" w:line="276" w:lineRule="auto"/>
      <w:ind w:left="720"/>
      <w:contextualSpacing/>
    </w:pPr>
    <w:rPr>
      <w:rFonts w:ascii="Calibri" w:eastAsia="Calibri" w:hAnsi="Calibri"/>
      <w:i w:val="0"/>
      <w:sz w:val="22"/>
      <w:szCs w:val="22"/>
      <w:lang w:eastAsia="en-US"/>
    </w:rPr>
  </w:style>
  <w:style w:type="paragraph" w:styleId="Encabezado">
    <w:name w:val="header"/>
    <w:basedOn w:val="Normal"/>
    <w:link w:val="EncabezadoCar"/>
    <w:uiPriority w:val="99"/>
    <w:rsid w:val="00B679D4"/>
    <w:pPr>
      <w:tabs>
        <w:tab w:val="center" w:pos="4419"/>
        <w:tab w:val="right" w:pos="8838"/>
      </w:tabs>
    </w:pPr>
    <w:rPr>
      <w:rFonts w:ascii="Times New Roman" w:hAnsi="Times New Roman"/>
      <w:i w:val="0"/>
      <w:szCs w:val="24"/>
    </w:rPr>
  </w:style>
  <w:style w:type="character" w:customStyle="1" w:styleId="EncabezadoCar">
    <w:name w:val="Encabezado Car"/>
    <w:basedOn w:val="Fuentedeprrafopredeter"/>
    <w:link w:val="Encabezado"/>
    <w:uiPriority w:val="99"/>
    <w:locked/>
    <w:rsid w:val="00B679D4"/>
    <w:rPr>
      <w:rFonts w:ascii="Times New Roman" w:hAnsi="Times New Roman" w:cs="Times New Roman"/>
      <w:sz w:val="24"/>
      <w:szCs w:val="24"/>
      <w:lang w:val="es-ES" w:eastAsia="es-ES"/>
    </w:rPr>
  </w:style>
  <w:style w:type="paragraph" w:styleId="Piedepgina">
    <w:name w:val="footer"/>
    <w:basedOn w:val="Normal"/>
    <w:link w:val="PiedepginaCar"/>
    <w:uiPriority w:val="99"/>
    <w:rsid w:val="00B679D4"/>
    <w:pPr>
      <w:tabs>
        <w:tab w:val="center" w:pos="4419"/>
        <w:tab w:val="right" w:pos="8838"/>
      </w:tabs>
    </w:pPr>
  </w:style>
  <w:style w:type="character" w:customStyle="1" w:styleId="PiedepginaCar">
    <w:name w:val="Pie de página Car"/>
    <w:basedOn w:val="Fuentedeprrafopredeter"/>
    <w:link w:val="Piedepgina"/>
    <w:uiPriority w:val="99"/>
    <w:locked/>
    <w:rsid w:val="00B679D4"/>
    <w:rPr>
      <w:rFonts w:ascii="Lucida Sans" w:hAnsi="Lucida Sans" w:cs="Times New Roman"/>
      <w:i/>
      <w:sz w:val="20"/>
      <w:szCs w:val="20"/>
      <w:lang w:val="es-ES" w:eastAsia="es-ES"/>
    </w:rPr>
  </w:style>
  <w:style w:type="paragraph" w:styleId="NormalWeb">
    <w:name w:val="Normal (Web)"/>
    <w:basedOn w:val="Normal"/>
    <w:uiPriority w:val="99"/>
    <w:rsid w:val="00B679D4"/>
    <w:pPr>
      <w:spacing w:before="100" w:beforeAutospacing="1" w:after="100" w:afterAutospacing="1"/>
    </w:pPr>
    <w:rPr>
      <w:rFonts w:ascii="Times New Roman" w:hAnsi="Times New Roman"/>
      <w:i w:val="0"/>
      <w:szCs w:val="24"/>
    </w:rPr>
  </w:style>
  <w:style w:type="character" w:styleId="Refdecomentario">
    <w:name w:val="annotation reference"/>
    <w:basedOn w:val="Fuentedeprrafopredeter"/>
    <w:uiPriority w:val="99"/>
    <w:semiHidden/>
    <w:rsid w:val="00E4678B"/>
    <w:rPr>
      <w:rFonts w:cs="Times New Roman"/>
      <w:sz w:val="16"/>
      <w:szCs w:val="16"/>
    </w:rPr>
  </w:style>
  <w:style w:type="paragraph" w:styleId="Textocomentario">
    <w:name w:val="annotation text"/>
    <w:basedOn w:val="Normal"/>
    <w:link w:val="TextocomentarioCar"/>
    <w:uiPriority w:val="99"/>
    <w:semiHidden/>
    <w:rsid w:val="00E4678B"/>
    <w:rPr>
      <w:sz w:val="20"/>
    </w:rPr>
  </w:style>
  <w:style w:type="character" w:customStyle="1" w:styleId="TextocomentarioCar">
    <w:name w:val="Texto comentario Car"/>
    <w:basedOn w:val="Fuentedeprrafopredeter"/>
    <w:link w:val="Textocomentario"/>
    <w:uiPriority w:val="99"/>
    <w:semiHidden/>
    <w:locked/>
    <w:rsid w:val="00E4678B"/>
    <w:rPr>
      <w:rFonts w:ascii="Lucida Sans" w:hAnsi="Lucida Sans" w:cs="Times New Roman"/>
      <w:i/>
      <w:sz w:val="20"/>
      <w:szCs w:val="20"/>
      <w:lang w:val="es-ES" w:eastAsia="es-ES"/>
    </w:rPr>
  </w:style>
  <w:style w:type="paragraph" w:styleId="Textodeglobo">
    <w:name w:val="Balloon Text"/>
    <w:basedOn w:val="Normal"/>
    <w:link w:val="TextodegloboCar"/>
    <w:uiPriority w:val="99"/>
    <w:semiHidden/>
    <w:rsid w:val="00E4678B"/>
    <w:rPr>
      <w:rFonts w:ascii="Tahoma" w:hAnsi="Tahoma" w:cs="Tahoma"/>
      <w:sz w:val="16"/>
      <w:szCs w:val="16"/>
    </w:rPr>
  </w:style>
  <w:style w:type="character" w:customStyle="1" w:styleId="TextodegloboCar">
    <w:name w:val="Texto de globo Car"/>
    <w:basedOn w:val="Fuentedeprrafopredeter"/>
    <w:link w:val="Textodeglobo"/>
    <w:uiPriority w:val="99"/>
    <w:semiHidden/>
    <w:locked/>
    <w:rsid w:val="00E4678B"/>
    <w:rPr>
      <w:rFonts w:ascii="Tahoma" w:hAnsi="Tahoma" w:cs="Tahoma"/>
      <w:i/>
      <w:sz w:val="16"/>
      <w:szCs w:val="16"/>
      <w:lang w:val="es-ES" w:eastAsia="es-ES"/>
    </w:rPr>
  </w:style>
  <w:style w:type="paragraph" w:styleId="Listaconvietas">
    <w:name w:val="List Bullet"/>
    <w:basedOn w:val="Normal"/>
    <w:uiPriority w:val="99"/>
    <w:rsid w:val="00E4678B"/>
    <w:pPr>
      <w:tabs>
        <w:tab w:val="num" w:pos="360"/>
      </w:tabs>
      <w:ind w:left="360" w:hanging="360"/>
    </w:pPr>
    <w:rPr>
      <w:rFonts w:ascii="Times New Roman" w:hAnsi="Times New Roman"/>
      <w:i w:val="0"/>
      <w:szCs w:val="24"/>
    </w:rPr>
  </w:style>
  <w:style w:type="character" w:styleId="Textoennegrita">
    <w:name w:val="Strong"/>
    <w:basedOn w:val="Fuentedeprrafopredeter"/>
    <w:uiPriority w:val="99"/>
    <w:qFormat/>
    <w:rsid w:val="003261C6"/>
    <w:rPr>
      <w:rFonts w:cs="Times New Roman"/>
      <w:b/>
      <w:bCs/>
    </w:rPr>
  </w:style>
  <w:style w:type="paragraph" w:customStyle="1" w:styleId="BodyText31">
    <w:name w:val="Body Text 31"/>
    <w:basedOn w:val="Normal"/>
    <w:rsid w:val="00274087"/>
    <w:pPr>
      <w:suppressAutoHyphens/>
      <w:overflowPunct w:val="0"/>
      <w:autoSpaceDE w:val="0"/>
      <w:spacing w:line="480" w:lineRule="auto"/>
      <w:jc w:val="both"/>
      <w:textAlignment w:val="baseline"/>
    </w:pPr>
    <w:rPr>
      <w:rFonts w:ascii="Arial" w:hAnsi="Arial" w:cs="Arial"/>
      <w:i w:val="0"/>
      <w:szCs w:val="24"/>
      <w:lang w:val="es-ES_tradnl" w:eastAsia="ar-SA"/>
    </w:rPr>
  </w:style>
  <w:style w:type="paragraph" w:styleId="Textoindependiente">
    <w:name w:val="Body Text"/>
    <w:basedOn w:val="Normal"/>
    <w:link w:val="TextoindependienteCar"/>
    <w:uiPriority w:val="99"/>
    <w:rsid w:val="00274087"/>
    <w:pPr>
      <w:suppressAutoHyphens/>
      <w:spacing w:line="480" w:lineRule="auto"/>
      <w:jc w:val="center"/>
    </w:pPr>
    <w:rPr>
      <w:rFonts w:ascii="Bookman Old Style" w:eastAsia="Batang" w:hAnsi="Bookman Old Style" w:cs="Bookman Old Style"/>
      <w:i w:val="0"/>
      <w:szCs w:val="24"/>
      <w:lang w:val="es-VE" w:eastAsia="ar-SA"/>
    </w:rPr>
  </w:style>
  <w:style w:type="character" w:customStyle="1" w:styleId="TextoindependienteCar">
    <w:name w:val="Texto independiente Car"/>
    <w:basedOn w:val="Fuentedeprrafopredeter"/>
    <w:link w:val="Textoindependiente"/>
    <w:uiPriority w:val="99"/>
    <w:locked/>
    <w:rsid w:val="00274087"/>
    <w:rPr>
      <w:rFonts w:ascii="Bookman Old Style" w:eastAsia="Batang" w:hAnsi="Bookman Old Style" w:cs="Bookman Old Style"/>
      <w:sz w:val="24"/>
      <w:szCs w:val="24"/>
      <w:lang w:eastAsia="ar-SA" w:bidi="ar-SA"/>
    </w:rPr>
  </w:style>
  <w:style w:type="paragraph" w:styleId="Sinespaciado">
    <w:name w:val="No Spacing"/>
    <w:uiPriority w:val="99"/>
    <w:qFormat/>
    <w:rsid w:val="00885F84"/>
    <w:rPr>
      <w:sz w:val="22"/>
      <w:szCs w:val="22"/>
      <w:lang w:eastAsia="en-US"/>
    </w:rPr>
  </w:style>
  <w:style w:type="paragraph" w:styleId="HTMLconformatoprevio">
    <w:name w:val="HTML Preformatted"/>
    <w:basedOn w:val="Normal"/>
    <w:link w:val="HTMLconformatoprevioCar"/>
    <w:uiPriority w:val="99"/>
    <w:rsid w:val="00885F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val="0"/>
      <w:sz w:val="20"/>
      <w:lang w:val="es-VE" w:eastAsia="es-VE"/>
    </w:rPr>
  </w:style>
  <w:style w:type="character" w:customStyle="1" w:styleId="HTMLconformatoprevioCar">
    <w:name w:val="HTML con formato previo Car"/>
    <w:basedOn w:val="Fuentedeprrafopredeter"/>
    <w:link w:val="HTMLconformatoprevio"/>
    <w:uiPriority w:val="99"/>
    <w:locked/>
    <w:rsid w:val="00885F84"/>
    <w:rPr>
      <w:rFonts w:ascii="Courier New" w:hAnsi="Courier New" w:cs="Courier New"/>
      <w:sz w:val="20"/>
      <w:szCs w:val="20"/>
      <w:lang w:eastAsia="es-VE"/>
    </w:rPr>
  </w:style>
  <w:style w:type="character" w:styleId="nfasis">
    <w:name w:val="Emphasis"/>
    <w:basedOn w:val="Fuentedeprrafopredeter"/>
    <w:uiPriority w:val="20"/>
    <w:qFormat/>
    <w:rsid w:val="00AA1F86"/>
    <w:rPr>
      <w:rFonts w:cs="Times New Roman"/>
      <w:i/>
      <w:iCs/>
    </w:rPr>
  </w:style>
  <w:style w:type="paragraph" w:styleId="Asuntodelcomentario">
    <w:name w:val="annotation subject"/>
    <w:basedOn w:val="Textocomentario"/>
    <w:next w:val="Textocomentario"/>
    <w:link w:val="AsuntodelcomentarioCar"/>
    <w:uiPriority w:val="99"/>
    <w:semiHidden/>
    <w:unhideWhenUsed/>
    <w:rsid w:val="00CF5B60"/>
    <w:rPr>
      <w:b/>
      <w:bCs/>
    </w:rPr>
  </w:style>
  <w:style w:type="character" w:customStyle="1" w:styleId="AsuntodelcomentarioCar">
    <w:name w:val="Asunto del comentario Car"/>
    <w:basedOn w:val="TextocomentarioCar"/>
    <w:link w:val="Asuntodelcomentario"/>
    <w:uiPriority w:val="99"/>
    <w:semiHidden/>
    <w:rsid w:val="00CF5B60"/>
    <w:rPr>
      <w:rFonts w:eastAsia="Times New Roman"/>
      <w:b/>
      <w:bCs/>
      <w:i/>
    </w:rPr>
  </w:style>
  <w:style w:type="paragraph" w:styleId="Revisin">
    <w:name w:val="Revision"/>
    <w:hidden/>
    <w:uiPriority w:val="99"/>
    <w:semiHidden/>
    <w:rsid w:val="00A81E84"/>
    <w:rPr>
      <w:rFonts w:ascii="Lucida Sans" w:eastAsia="Times New Roman" w:hAnsi="Lucida Sans"/>
      <w:i/>
      <w:sz w:val="24"/>
      <w:lang w:val="es-ES" w:eastAsia="es-ES"/>
    </w:rPr>
  </w:style>
  <w:style w:type="character" w:customStyle="1" w:styleId="cstext">
    <w:name w:val="cstext"/>
    <w:basedOn w:val="Fuentedeprrafopredeter"/>
    <w:rsid w:val="00F51DA1"/>
  </w:style>
</w:styles>
</file>

<file path=word/webSettings.xml><?xml version="1.0" encoding="utf-8"?>
<w:webSettings xmlns:r="http://schemas.openxmlformats.org/officeDocument/2006/relationships" xmlns:w="http://schemas.openxmlformats.org/wordprocessingml/2006/main">
  <w:divs>
    <w:div w:id="403457942">
      <w:bodyDiv w:val="1"/>
      <w:marLeft w:val="0"/>
      <w:marRight w:val="0"/>
      <w:marTop w:val="0"/>
      <w:marBottom w:val="0"/>
      <w:divBdr>
        <w:top w:val="none" w:sz="0" w:space="0" w:color="auto"/>
        <w:left w:val="none" w:sz="0" w:space="0" w:color="auto"/>
        <w:bottom w:val="none" w:sz="0" w:space="0" w:color="auto"/>
        <w:right w:val="none" w:sz="0" w:space="0" w:color="auto"/>
      </w:divBdr>
      <w:divsChild>
        <w:div w:id="1731725996">
          <w:marLeft w:val="0"/>
          <w:marRight w:val="0"/>
          <w:marTop w:val="0"/>
          <w:marBottom w:val="0"/>
          <w:divBdr>
            <w:top w:val="none" w:sz="0" w:space="0" w:color="auto"/>
            <w:left w:val="none" w:sz="0" w:space="0" w:color="auto"/>
            <w:bottom w:val="none" w:sz="0" w:space="0" w:color="auto"/>
            <w:right w:val="none" w:sz="0" w:space="0" w:color="auto"/>
          </w:divBdr>
        </w:div>
        <w:div w:id="1787001755">
          <w:marLeft w:val="0"/>
          <w:marRight w:val="0"/>
          <w:marTop w:val="0"/>
          <w:marBottom w:val="0"/>
          <w:divBdr>
            <w:top w:val="none" w:sz="0" w:space="0" w:color="auto"/>
            <w:left w:val="none" w:sz="0" w:space="0" w:color="auto"/>
            <w:bottom w:val="none" w:sz="0" w:space="0" w:color="auto"/>
            <w:right w:val="none" w:sz="0" w:space="0" w:color="auto"/>
          </w:divBdr>
        </w:div>
        <w:div w:id="54474801">
          <w:marLeft w:val="0"/>
          <w:marRight w:val="0"/>
          <w:marTop w:val="0"/>
          <w:marBottom w:val="0"/>
          <w:divBdr>
            <w:top w:val="none" w:sz="0" w:space="0" w:color="auto"/>
            <w:left w:val="none" w:sz="0" w:space="0" w:color="auto"/>
            <w:bottom w:val="none" w:sz="0" w:space="0" w:color="auto"/>
            <w:right w:val="none" w:sz="0" w:space="0" w:color="auto"/>
          </w:divBdr>
        </w:div>
        <w:div w:id="1056856041">
          <w:marLeft w:val="0"/>
          <w:marRight w:val="0"/>
          <w:marTop w:val="0"/>
          <w:marBottom w:val="0"/>
          <w:divBdr>
            <w:top w:val="none" w:sz="0" w:space="0" w:color="auto"/>
            <w:left w:val="none" w:sz="0" w:space="0" w:color="auto"/>
            <w:bottom w:val="none" w:sz="0" w:space="0" w:color="auto"/>
            <w:right w:val="none" w:sz="0" w:space="0" w:color="auto"/>
          </w:divBdr>
        </w:div>
        <w:div w:id="364142505">
          <w:marLeft w:val="0"/>
          <w:marRight w:val="0"/>
          <w:marTop w:val="0"/>
          <w:marBottom w:val="0"/>
          <w:divBdr>
            <w:top w:val="none" w:sz="0" w:space="0" w:color="auto"/>
            <w:left w:val="none" w:sz="0" w:space="0" w:color="auto"/>
            <w:bottom w:val="none" w:sz="0" w:space="0" w:color="auto"/>
            <w:right w:val="none" w:sz="0" w:space="0" w:color="auto"/>
          </w:divBdr>
        </w:div>
        <w:div w:id="2008904061">
          <w:marLeft w:val="0"/>
          <w:marRight w:val="0"/>
          <w:marTop w:val="0"/>
          <w:marBottom w:val="0"/>
          <w:divBdr>
            <w:top w:val="none" w:sz="0" w:space="0" w:color="auto"/>
            <w:left w:val="none" w:sz="0" w:space="0" w:color="auto"/>
            <w:bottom w:val="none" w:sz="0" w:space="0" w:color="auto"/>
            <w:right w:val="none" w:sz="0" w:space="0" w:color="auto"/>
          </w:divBdr>
        </w:div>
        <w:div w:id="1675110454">
          <w:marLeft w:val="0"/>
          <w:marRight w:val="0"/>
          <w:marTop w:val="0"/>
          <w:marBottom w:val="0"/>
          <w:divBdr>
            <w:top w:val="none" w:sz="0" w:space="0" w:color="auto"/>
            <w:left w:val="none" w:sz="0" w:space="0" w:color="auto"/>
            <w:bottom w:val="none" w:sz="0" w:space="0" w:color="auto"/>
            <w:right w:val="none" w:sz="0" w:space="0" w:color="auto"/>
          </w:divBdr>
        </w:div>
        <w:div w:id="958530042">
          <w:marLeft w:val="0"/>
          <w:marRight w:val="0"/>
          <w:marTop w:val="0"/>
          <w:marBottom w:val="0"/>
          <w:divBdr>
            <w:top w:val="none" w:sz="0" w:space="0" w:color="auto"/>
            <w:left w:val="none" w:sz="0" w:space="0" w:color="auto"/>
            <w:bottom w:val="none" w:sz="0" w:space="0" w:color="auto"/>
            <w:right w:val="none" w:sz="0" w:space="0" w:color="auto"/>
          </w:divBdr>
        </w:div>
        <w:div w:id="1797941581">
          <w:marLeft w:val="0"/>
          <w:marRight w:val="0"/>
          <w:marTop w:val="0"/>
          <w:marBottom w:val="0"/>
          <w:divBdr>
            <w:top w:val="none" w:sz="0" w:space="0" w:color="auto"/>
            <w:left w:val="none" w:sz="0" w:space="0" w:color="auto"/>
            <w:bottom w:val="none" w:sz="0" w:space="0" w:color="auto"/>
            <w:right w:val="none" w:sz="0" w:space="0" w:color="auto"/>
          </w:divBdr>
        </w:div>
        <w:div w:id="1137719035">
          <w:marLeft w:val="0"/>
          <w:marRight w:val="0"/>
          <w:marTop w:val="0"/>
          <w:marBottom w:val="0"/>
          <w:divBdr>
            <w:top w:val="none" w:sz="0" w:space="0" w:color="auto"/>
            <w:left w:val="none" w:sz="0" w:space="0" w:color="auto"/>
            <w:bottom w:val="none" w:sz="0" w:space="0" w:color="auto"/>
            <w:right w:val="none" w:sz="0" w:space="0" w:color="auto"/>
          </w:divBdr>
        </w:div>
        <w:div w:id="1481574325">
          <w:marLeft w:val="0"/>
          <w:marRight w:val="0"/>
          <w:marTop w:val="0"/>
          <w:marBottom w:val="0"/>
          <w:divBdr>
            <w:top w:val="none" w:sz="0" w:space="0" w:color="auto"/>
            <w:left w:val="none" w:sz="0" w:space="0" w:color="auto"/>
            <w:bottom w:val="none" w:sz="0" w:space="0" w:color="auto"/>
            <w:right w:val="none" w:sz="0" w:space="0" w:color="auto"/>
          </w:divBdr>
        </w:div>
        <w:div w:id="1017657884">
          <w:marLeft w:val="0"/>
          <w:marRight w:val="0"/>
          <w:marTop w:val="0"/>
          <w:marBottom w:val="0"/>
          <w:divBdr>
            <w:top w:val="none" w:sz="0" w:space="0" w:color="auto"/>
            <w:left w:val="none" w:sz="0" w:space="0" w:color="auto"/>
            <w:bottom w:val="none" w:sz="0" w:space="0" w:color="auto"/>
            <w:right w:val="none" w:sz="0" w:space="0" w:color="auto"/>
          </w:divBdr>
        </w:div>
        <w:div w:id="1554391654">
          <w:marLeft w:val="0"/>
          <w:marRight w:val="0"/>
          <w:marTop w:val="0"/>
          <w:marBottom w:val="0"/>
          <w:divBdr>
            <w:top w:val="none" w:sz="0" w:space="0" w:color="auto"/>
            <w:left w:val="none" w:sz="0" w:space="0" w:color="auto"/>
            <w:bottom w:val="none" w:sz="0" w:space="0" w:color="auto"/>
            <w:right w:val="none" w:sz="0" w:space="0" w:color="auto"/>
          </w:divBdr>
        </w:div>
        <w:div w:id="969474752">
          <w:marLeft w:val="0"/>
          <w:marRight w:val="0"/>
          <w:marTop w:val="0"/>
          <w:marBottom w:val="0"/>
          <w:divBdr>
            <w:top w:val="none" w:sz="0" w:space="0" w:color="auto"/>
            <w:left w:val="none" w:sz="0" w:space="0" w:color="auto"/>
            <w:bottom w:val="none" w:sz="0" w:space="0" w:color="auto"/>
            <w:right w:val="none" w:sz="0" w:space="0" w:color="auto"/>
          </w:divBdr>
        </w:div>
      </w:divsChild>
    </w:div>
    <w:div w:id="854659945">
      <w:marLeft w:val="0"/>
      <w:marRight w:val="0"/>
      <w:marTop w:val="0"/>
      <w:marBottom w:val="0"/>
      <w:divBdr>
        <w:top w:val="none" w:sz="0" w:space="0" w:color="auto"/>
        <w:left w:val="none" w:sz="0" w:space="0" w:color="auto"/>
        <w:bottom w:val="none" w:sz="0" w:space="0" w:color="auto"/>
        <w:right w:val="none" w:sz="0" w:space="0" w:color="auto"/>
      </w:divBdr>
      <w:divsChild>
        <w:div w:id="854659943">
          <w:marLeft w:val="0"/>
          <w:marRight w:val="0"/>
          <w:marTop w:val="0"/>
          <w:marBottom w:val="0"/>
          <w:divBdr>
            <w:top w:val="none" w:sz="0" w:space="0" w:color="auto"/>
            <w:left w:val="none" w:sz="0" w:space="0" w:color="auto"/>
            <w:bottom w:val="none" w:sz="0" w:space="0" w:color="auto"/>
            <w:right w:val="none" w:sz="0" w:space="0" w:color="auto"/>
          </w:divBdr>
        </w:div>
        <w:div w:id="854659944">
          <w:marLeft w:val="0"/>
          <w:marRight w:val="0"/>
          <w:marTop w:val="0"/>
          <w:marBottom w:val="0"/>
          <w:divBdr>
            <w:top w:val="none" w:sz="0" w:space="0" w:color="auto"/>
            <w:left w:val="none" w:sz="0" w:space="0" w:color="auto"/>
            <w:bottom w:val="none" w:sz="0" w:space="0" w:color="auto"/>
            <w:right w:val="none" w:sz="0" w:space="0" w:color="auto"/>
          </w:divBdr>
        </w:div>
        <w:div w:id="854659947">
          <w:marLeft w:val="0"/>
          <w:marRight w:val="0"/>
          <w:marTop w:val="0"/>
          <w:marBottom w:val="0"/>
          <w:divBdr>
            <w:top w:val="none" w:sz="0" w:space="0" w:color="auto"/>
            <w:left w:val="none" w:sz="0" w:space="0" w:color="auto"/>
            <w:bottom w:val="none" w:sz="0" w:space="0" w:color="auto"/>
            <w:right w:val="none" w:sz="0" w:space="0" w:color="auto"/>
          </w:divBdr>
        </w:div>
        <w:div w:id="854659948">
          <w:marLeft w:val="0"/>
          <w:marRight w:val="0"/>
          <w:marTop w:val="0"/>
          <w:marBottom w:val="0"/>
          <w:divBdr>
            <w:top w:val="none" w:sz="0" w:space="0" w:color="auto"/>
            <w:left w:val="none" w:sz="0" w:space="0" w:color="auto"/>
            <w:bottom w:val="none" w:sz="0" w:space="0" w:color="auto"/>
            <w:right w:val="none" w:sz="0" w:space="0" w:color="auto"/>
          </w:divBdr>
        </w:div>
        <w:div w:id="854659949">
          <w:marLeft w:val="0"/>
          <w:marRight w:val="0"/>
          <w:marTop w:val="0"/>
          <w:marBottom w:val="0"/>
          <w:divBdr>
            <w:top w:val="none" w:sz="0" w:space="0" w:color="auto"/>
            <w:left w:val="none" w:sz="0" w:space="0" w:color="auto"/>
            <w:bottom w:val="none" w:sz="0" w:space="0" w:color="auto"/>
            <w:right w:val="none" w:sz="0" w:space="0" w:color="auto"/>
          </w:divBdr>
        </w:div>
      </w:divsChild>
    </w:div>
    <w:div w:id="854659946">
      <w:marLeft w:val="0"/>
      <w:marRight w:val="0"/>
      <w:marTop w:val="0"/>
      <w:marBottom w:val="0"/>
      <w:divBdr>
        <w:top w:val="none" w:sz="0" w:space="0" w:color="auto"/>
        <w:left w:val="none" w:sz="0" w:space="0" w:color="auto"/>
        <w:bottom w:val="none" w:sz="0" w:space="0" w:color="auto"/>
        <w:right w:val="none" w:sz="0" w:space="0" w:color="auto"/>
      </w:divBdr>
    </w:div>
    <w:div w:id="19368623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s.wikipedia.org/wiki/Protocolo" TargetMode="External"/><Relationship Id="rId21" Type="http://schemas.openxmlformats.org/officeDocument/2006/relationships/image" Target="media/image9.jpeg"/><Relationship Id="rId34" Type="http://schemas.openxmlformats.org/officeDocument/2006/relationships/image" Target="media/image18.png"/><Relationship Id="rId42" Type="http://schemas.openxmlformats.org/officeDocument/2006/relationships/image" Target="media/image26.jpe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hyperlink" Target="http://tgrajales.net/investipos.pdf" TargetMode="External"/><Relationship Id="rId89" Type="http://schemas.openxmlformats.org/officeDocument/2006/relationships/hyperlink" Target="http://catarina.udlap.mx/u_dl_a/tales/documentos/lis/morales_d_l/capitulo2.pdf" TargetMode="External"/><Relationship Id="rId97" Type="http://schemas.openxmlformats.org/officeDocument/2006/relationships/image" Target="media/image62.png"/><Relationship Id="rId7" Type="http://schemas.openxmlformats.org/officeDocument/2006/relationships/endnotes" Target="endnotes.xml"/><Relationship Id="rId71" Type="http://schemas.openxmlformats.org/officeDocument/2006/relationships/image" Target="media/image55.png"/><Relationship Id="rId92" Type="http://schemas.openxmlformats.org/officeDocument/2006/relationships/hyperlink" Target="http://www.nro.net/media/remaining-ipv4-address-below-5.html" TargetMode="External"/><Relationship Id="rId2" Type="http://schemas.openxmlformats.org/officeDocument/2006/relationships/numbering" Target="numbering.xml"/><Relationship Id="rId16" Type="http://schemas.openxmlformats.org/officeDocument/2006/relationships/image" Target="media/image4.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hyperlink" Target="http://es.wikipedia.org/wiki/Analizador_de_protocolos"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hyperlink" Target="http://www.ietf.org/rfc/rfc2460.txt" TargetMode="External"/><Relationship Id="rId87" Type="http://schemas.openxmlformats.org/officeDocument/2006/relationships/hyperlink" Target="http://www.ie.itcr.ac.cr/faustino/Redes/Clase9/" TargetMode="External"/><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hyperlink" Target="http://www.ati.es/novatica/2001/151/glovoip.pdf" TargetMode="External"/><Relationship Id="rId90" Type="http://schemas.openxmlformats.org/officeDocument/2006/relationships/hyperlink" Target="http://upcommons.upc.edu/pfc/bitstream/2099.1/3716/2/40393-2.pdf" TargetMode="External"/><Relationship Id="rId95" Type="http://schemas.openxmlformats.org/officeDocument/2006/relationships/hyperlink" Target="http://oasis.dit.upm.es/~omar/tesis/tesis1/taro/26-Migracion-IPv6-Omar-Wallid.pdf" TargetMode="External"/><Relationship Id="rId19" Type="http://schemas.openxmlformats.org/officeDocument/2006/relationships/image" Target="media/image7.jpeg"/><Relationship Id="rId14" Type="http://schemas.openxmlformats.org/officeDocument/2006/relationships/image" Target="media/image2.jpeg"/><Relationship Id="rId22" Type="http://schemas.openxmlformats.org/officeDocument/2006/relationships/image" Target="media/image10.emf"/><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hyperlink" Target="http://exa.unne.edu.ar/depar/areas/informatica/SistemasOperativos/libmpls.PDF" TargetMode="External"/><Relationship Id="rId100"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hyperlink" Target="http://tesis.pucp.edu.pe/repositorio/handle/123456789/212" TargetMode="External"/><Relationship Id="rId85" Type="http://schemas.openxmlformats.org/officeDocument/2006/relationships/hyperlink" Target="http://www.ietf.org/" TargetMode="External"/><Relationship Id="rId93" Type="http://schemas.openxmlformats.org/officeDocument/2006/relationships/hyperlink" Target="http://www.rau.edu.uy/ipv6/queesipv6.htm" TargetMode="External"/><Relationship Id="rId98" Type="http://schemas.openxmlformats.org/officeDocument/2006/relationships/image" Target="media/image63.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jpeg"/><Relationship Id="rId25" Type="http://schemas.openxmlformats.org/officeDocument/2006/relationships/hyperlink" Target="http://es.wikipedia.org/wiki/Software"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8.jpe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hyperlink" Target="http://www.sisteseg.com/files/Microsoft_Word_-_RED_LAN_Y_SU_TECNOLOGIA.pdf" TargetMode="External"/><Relationship Id="rId88" Type="http://schemas.openxmlformats.org/officeDocument/2006/relationships/hyperlink" Target="http://toip.uchile.cl/mediawiki/upload/9/92/Redaccion73.pdf" TargetMode="External"/><Relationship Id="rId91" Type="http://schemas.openxmlformats.org/officeDocument/2006/relationships/hyperlink" Target="http://www.ramonmillan.com/tutoriales/mpls.php" TargetMode="External"/><Relationship Id="rId96"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package" Target="embeddings/Diapositiva_de_Microsoft_Office_PowerPoint1.sldx"/><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header" Target="head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hyperlink" Target="http://www.cisco.com/web/learning/netacad/index.html" TargetMode="External"/><Relationship Id="rId81" Type="http://schemas.openxmlformats.org/officeDocument/2006/relationships/hyperlink" Target="http://www.eveliux.com/mx/curso-de-telecomunicaciones-y-redes.php" TargetMode="External"/><Relationship Id="rId86" Type="http://schemas.openxmlformats.org/officeDocument/2006/relationships/hyperlink" Target="http://www.ietf.org/" TargetMode="External"/><Relationship Id="rId94" Type="http://schemas.openxmlformats.org/officeDocument/2006/relationships/hyperlink" Target="http://repositorio.utm.edu.ec/bitstream/123456789/27/1/TESIS%20IPV6.pdf" TargetMode="External"/><Relationship Id="rId99" Type="http://schemas.openxmlformats.org/officeDocument/2006/relationships/image" Target="media/image64.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acurero@gmail.com" TargetMode="External"/><Relationship Id="rId13" Type="http://schemas.openxmlformats.org/officeDocument/2006/relationships/header" Target="header3.xml"/><Relationship Id="rId18" Type="http://schemas.openxmlformats.org/officeDocument/2006/relationships/image" Target="media/image6.png"/><Relationship Id="rId39"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AFB471-7CF2-48CD-A82A-173CD8E6F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952</TotalTime>
  <Pages>96</Pages>
  <Words>15655</Words>
  <Characters>86107</Characters>
  <Application>Microsoft Office Word</Application>
  <DocSecurity>0</DocSecurity>
  <Lines>717</Lines>
  <Paragraphs>203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101559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AngelisC</dc:creator>
  <cp:lastModifiedBy>AngelisC</cp:lastModifiedBy>
  <cp:revision>100</cp:revision>
  <dcterms:created xsi:type="dcterms:W3CDTF">2012-02-27T05:17:00Z</dcterms:created>
  <dcterms:modified xsi:type="dcterms:W3CDTF">2012-02-29T20:37:00Z</dcterms:modified>
</cp:coreProperties>
</file>